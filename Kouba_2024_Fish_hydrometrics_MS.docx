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93E7C" w14:textId="77777777" w:rsidR="006316D0" w:rsidRDefault="00000000">
      <w:pPr>
        <w:pStyle w:val="Title"/>
      </w:pPr>
      <w:r>
        <w:t>A watershed-specific formula to predict coho salmon reproduction using river flow metrics</w:t>
      </w:r>
    </w:p>
    <w:p w14:paraId="305F1ABA" w14:textId="77777777" w:rsidR="006316D0" w:rsidRDefault="00000000">
      <w:pPr>
        <w:pStyle w:val="Author"/>
      </w:pPr>
      <w:r>
        <w:t>Claire Kouba, Jason Wiener and Thomas Harter</w:t>
      </w:r>
    </w:p>
    <w:p w14:paraId="4B9118D4" w14:textId="77777777" w:rsidR="006316D0" w:rsidRDefault="00000000">
      <w:pPr>
        <w:pStyle w:val="Date"/>
      </w:pPr>
      <w:r>
        <w:t>Sept. 2024</w:t>
      </w:r>
    </w:p>
    <w:p w14:paraId="18724CE4" w14:textId="77777777" w:rsidR="006316D0" w:rsidRDefault="00000000">
      <w:pPr>
        <w:pStyle w:val="Heading1"/>
      </w:pPr>
      <w:bookmarkStart w:id="0" w:name="abstract"/>
      <w:r>
        <w:t>Abstract</w:t>
      </w:r>
    </w:p>
    <w:p w14:paraId="73FC926E" w14:textId="77777777" w:rsidR="006316D0" w:rsidRDefault="00000000">
      <w:pPr>
        <w:pStyle w:val="FirstParagraph"/>
      </w:pPr>
      <w:r>
        <w:rPr>
          <w:b/>
          <w:bCs/>
        </w:rPr>
        <w:t>global comments</w:t>
      </w:r>
    </w:p>
    <w:p w14:paraId="3B8A6A5E" w14:textId="338FE67E" w:rsidR="006316D0" w:rsidRDefault="00000000">
      <w:pPr>
        <w:pStyle w:val="Compact"/>
        <w:numPr>
          <w:ilvl w:val="0"/>
          <w:numId w:val="2"/>
        </w:numPr>
      </w:pPr>
      <w:del w:id="1" w:author="Kouba, Claire" w:date="2024-10-03T10:57:00Z" w16du:dateUtc="2024-10-03T14:57:00Z">
        <w:r w:rsidDel="00537135">
          <w:rPr>
            <w:b/>
            <w:bCs/>
          </w:rPr>
          <w:delText>rethink use of “predict” in introduction. clarify model development vs use. use ctrl-F for “predict”</w:delText>
        </w:r>
      </w:del>
    </w:p>
    <w:p w14:paraId="481F5AE9" w14:textId="77777777" w:rsidR="006316D0" w:rsidRDefault="00000000">
      <w:pPr>
        <w:pStyle w:val="Compact"/>
        <w:numPr>
          <w:ilvl w:val="0"/>
          <w:numId w:val="2"/>
        </w:numPr>
      </w:pPr>
      <w:r>
        <w:rPr>
          <w:b/>
          <w:bCs/>
        </w:rPr>
        <w:t>ctrl f for ecological response variables and ecological metrics. prefer ecological response variables</w:t>
      </w:r>
    </w:p>
    <w:p w14:paraId="75EF7069" w14:textId="77777777" w:rsidR="006316D0"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7DB86F31" w14:textId="3005351C" w:rsidR="006316D0"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w:t>
      </w:r>
      <w:ins w:id="2" w:author="Kouba, Claire" w:date="2024-10-03T10:33:00Z" w16du:dateUtc="2024-10-03T14:33:00Z">
        <w:r w:rsidR="00192E97">
          <w:t>Hydrology could explain a greater degree of v</w:t>
        </w:r>
      </w:ins>
      <w:ins w:id="3" w:author="Kouba, Claire" w:date="2024-10-03T10:30:00Z" w16du:dateUtc="2024-10-03T14:30:00Z">
        <w:r w:rsidR="00192E97">
          <w:t xml:space="preserve">ariance in </w:t>
        </w:r>
      </w:ins>
      <w:ins w:id="4" w:author="Kouba, Claire" w:date="2024-10-03T10:32:00Z" w16du:dateUtc="2024-10-03T14:32:00Z">
        <w:r w:rsidR="00192E97">
          <w:t xml:space="preserve">relative </w:t>
        </w:r>
      </w:ins>
      <w:ins w:id="5" w:author="Kouba, Claire" w:date="2024-10-03T10:30:00Z" w16du:dateUtc="2024-10-03T14:30:00Z">
        <w:r w:rsidR="00192E97">
          <w:t>c</w:t>
        </w:r>
      </w:ins>
      <w:del w:id="6" w:author="Kouba, Claire" w:date="2024-10-03T10:30:00Z" w16du:dateUtc="2024-10-03T14:30:00Z">
        <w:r w:rsidDel="00192E97">
          <w:delText>C</w:delText>
        </w:r>
      </w:del>
      <w:r>
        <w:t xml:space="preserve">oho reproduction </w:t>
      </w:r>
      <w:del w:id="7" w:author="Kouba, Claire" w:date="2024-10-03T10:33:00Z" w16du:dateUtc="2024-10-03T14:33:00Z">
        <w:r w:rsidDel="00192E97">
          <w:delText xml:space="preserve">was found to be more </w:delText>
        </w:r>
      </w:del>
      <w:del w:id="8" w:author="Kouba, Claire" w:date="2024-10-03T10:30:00Z" w16du:dateUtc="2024-10-03T14:30:00Z">
        <w:r w:rsidDel="00192E97">
          <w:delText xml:space="preserve">predictable </w:delText>
        </w:r>
      </w:del>
      <w:del w:id="9" w:author="Kouba, Claire" w:date="2024-10-03T10:31:00Z" w16du:dateUtc="2024-10-03T14:31:00Z">
        <w:r w:rsidDel="00192E97">
          <w:delText xml:space="preserve">that </w:delText>
        </w:r>
      </w:del>
      <w:ins w:id="10" w:author="Kouba, Claire" w:date="2024-10-03T10:31:00Z" w16du:dateUtc="2024-10-03T14:31:00Z">
        <w:r w:rsidR="00192E97">
          <w:t>tha</w:t>
        </w:r>
        <w:r w:rsidR="00192E97">
          <w:t>n</w:t>
        </w:r>
        <w:r w:rsidR="00192E97">
          <w:t xml:space="preserve"> </w:t>
        </w:r>
      </w:ins>
      <w:del w:id="11" w:author="Kouba, Claire" w:date="2024-10-03T10:33:00Z" w16du:dateUtc="2024-10-03T14:33:00Z">
        <w:r w:rsidDel="00192E97">
          <w:delText xml:space="preserve">that for </w:delText>
        </w:r>
      </w:del>
      <w:r>
        <w:t>Chinook</w:t>
      </w:r>
      <w:ins w:id="12" w:author="Kouba, Claire" w:date="2024-10-03T10:33:00Z" w16du:dateUtc="2024-10-03T14:33:00Z">
        <w:r w:rsidR="00192E97">
          <w:t xml:space="preserve"> reproduction</w:t>
        </w:r>
      </w:ins>
      <w:r>
        <w:t xml:space="preserve">. The hydrologic metrics that explain the greatest variance in </w:t>
      </w:r>
      <w:del w:id="13" w:author="Kouba, Claire" w:date="2024-10-03T10:31:00Z" w16du:dateUtc="2024-10-03T14:31:00Z">
        <w:r w:rsidDel="00192E97">
          <w:delText xml:space="preserve">predicted </w:delText>
        </w:r>
      </w:del>
      <w:r>
        <w:t>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278E9F2B" w14:textId="77777777" w:rsidR="006316D0" w:rsidRDefault="00000000">
      <w:pPr>
        <w:pStyle w:val="BodyText"/>
      </w:pPr>
      <w:r>
        <w:lastRenderedPageBreak/>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257CEB8C" w14:textId="77777777" w:rsidR="006316D0" w:rsidRDefault="00000000">
      <w:r>
        <w:br w:type="page"/>
      </w:r>
    </w:p>
    <w:p w14:paraId="446512CE" w14:textId="77777777" w:rsidR="006316D0" w:rsidRDefault="00000000">
      <w:pPr>
        <w:pStyle w:val="Heading1"/>
      </w:pPr>
      <w:bookmarkStart w:id="14" w:name="introduction"/>
      <w:bookmarkEnd w:id="0"/>
      <w:r>
        <w:rPr>
          <w:rStyle w:val="SectionNumber"/>
        </w:rPr>
        <w:lastRenderedPageBreak/>
        <w:t>1</w:t>
      </w:r>
      <w:r>
        <w:tab/>
        <w:t>Introduction</w:t>
      </w:r>
    </w:p>
    <w:p w14:paraId="748F4478" w14:textId="77777777" w:rsidR="006316D0" w:rsidRDefault="00000000">
      <w:pPr>
        <w:pStyle w:val="Heading2"/>
      </w:pPr>
      <w:bookmarkStart w:id="15" w:name="motivation-and-objectives"/>
      <w:r>
        <w:rPr>
          <w:rStyle w:val="SectionNumber"/>
        </w:rPr>
        <w:t>1.1</w:t>
      </w:r>
      <w:r>
        <w:tab/>
        <w:t>Motivation and objectives</w:t>
      </w:r>
    </w:p>
    <w:p w14:paraId="3742B56B" w14:textId="77777777" w:rsidR="006316D0" w:rsidRDefault="00000000">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However,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15368D3C" w14:textId="77777777" w:rsidR="006316D0"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68D4F596" w14:textId="77777777" w:rsidR="006316D0" w:rsidRDefault="00000000">
      <w:pPr>
        <w:pStyle w:val="BodyText"/>
      </w:pPr>
      <w:r>
        <w:t>One method for estimating ecological water needs is the functional flows framework (Poff et al. 1997; Poff and Zimmerman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 (Yarnell et al. 2020; Patterson et al. 2020).</w:t>
      </w:r>
    </w:p>
    <w:p w14:paraId="4CDE5D93" w14:textId="0CC4070D" w:rsidR="006316D0" w:rsidRDefault="00000000">
      <w:pPr>
        <w:pStyle w:val="BodyText"/>
      </w:pPr>
      <w:r>
        <w:t>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w:t>
      </w:r>
      <w:ins w:id="16" w:author="Kouba, Claire" w:date="2024-10-03T10:34:00Z" w16du:dateUtc="2024-10-03T14:34:00Z">
        <w:r w:rsidR="00192E97">
          <w:t>,</w:t>
        </w:r>
      </w:ins>
      <w:r>
        <w:t xml:space="preserve"> hydrologic metric</w:t>
      </w:r>
      <w:ins w:id="17" w:author="Kouba, Claire" w:date="2024-10-03T10:34:00Z" w16du:dateUtc="2024-10-03T14:34:00Z">
        <w:r w:rsidR="00192E97">
          <w:t>s</w:t>
        </w:r>
      </w:ins>
      <w:r>
        <w:t xml:space="preserve"> </w:t>
      </w:r>
      <w:ins w:id="18" w:author="Kouba, Claire" w:date="2024-10-03T10:34:00Z" w16du:dateUtc="2024-10-03T14:34:00Z">
        <w:r w:rsidR="00192E97">
          <w:t xml:space="preserve">(predictors) </w:t>
        </w:r>
      </w:ins>
      <w:r>
        <w:t xml:space="preserve">were selected that best </w:t>
      </w:r>
      <w:del w:id="19" w:author="Kouba, Claire" w:date="2024-10-03T10:34:00Z" w16du:dateUtc="2024-10-03T14:34:00Z">
        <w:r w:rsidDel="00192E97">
          <w:delText xml:space="preserve">predict </w:delText>
        </w:r>
      </w:del>
      <w:ins w:id="20" w:author="Kouba, Claire" w:date="2024-10-03T10:34:00Z" w16du:dateUtc="2024-10-03T14:34:00Z">
        <w:r w:rsidR="00192E97">
          <w:t>explain</w:t>
        </w:r>
        <w:r w:rsidR="00192E97">
          <w:t xml:space="preserve"> </w:t>
        </w:r>
        <w:r w:rsidR="00192E97">
          <w:t>v</w:t>
        </w:r>
      </w:ins>
      <w:ins w:id="21" w:author="Kouba, Claire" w:date="2024-10-03T10:35:00Z" w16du:dateUtc="2024-10-03T14:35:00Z">
        <w:r w:rsidR="00192E97">
          <w:t xml:space="preserve">ariation in </w:t>
        </w:r>
      </w:ins>
      <w:r>
        <w:t xml:space="preserve">salmon outcomes. The result of the predictor selection was a Hydrologic Benefit function for each species, </w:t>
      </w:r>
      <w:r>
        <w:lastRenderedPageBreak/>
        <w:t>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09B8A154" w14:textId="77777777" w:rsidR="006316D0" w:rsidRDefault="00000000">
      <w:pPr>
        <w:pStyle w:val="Heading2"/>
      </w:pPr>
      <w:bookmarkStart w:id="22" w:name="history-of-flow-ecology-relationships"/>
      <w:bookmarkEnd w:id="15"/>
      <w:r>
        <w:rPr>
          <w:rStyle w:val="SectionNumber"/>
        </w:rPr>
        <w:t>1.2</w:t>
      </w:r>
      <w:r>
        <w:tab/>
        <w:t>History of flow-ecology relationships</w:t>
      </w:r>
    </w:p>
    <w:p w14:paraId="0B11CD97" w14:textId="77777777" w:rsidR="006316D0" w:rsidRDefault="00000000">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w:t>
      </w:r>
    </w:p>
    <w:p w14:paraId="4508C491" w14:textId="77777777" w:rsidR="006316D0"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7C69B6AE" w14:textId="77777777" w:rsidR="006316D0"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 </w:t>
      </w:r>
    </w:p>
    <w:p w14:paraId="7E922067" w14:textId="77777777" w:rsidR="006316D0" w:rsidRDefault="00000000">
      <w:pPr>
        <w:pStyle w:val="BodyText"/>
      </w:pPr>
      <w:r>
        <w:lastRenderedPageBreak/>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 </w:t>
      </w:r>
    </w:p>
    <w:p w14:paraId="46F1FE89" w14:textId="77777777" w:rsidR="006316D0"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4CBEB5FF" w14:textId="5770D92A" w:rsidR="006316D0" w:rsidRDefault="00000000">
      <w:pPr>
        <w:pStyle w:val="BodyText"/>
      </w:pPr>
      <w:r>
        <w:t xml:space="preserve">The present study is a longitudinal analysis, using empirical data and a case study, to address the second of the two key links identified above. We use empirical data to </w:t>
      </w:r>
      <w:ins w:id="23" w:author="Kouba, Claire" w:date="2024-10-03T10:36:00Z" w16du:dateUtc="2024-10-03T14:36:00Z">
        <w:r w:rsidR="00192E97">
          <w:t>develop a predictive model</w:t>
        </w:r>
      </w:ins>
      <w:del w:id="24" w:author="Kouba, Claire" w:date="2024-10-03T10:36:00Z" w16du:dateUtc="2024-10-03T14:36:00Z">
        <w:r w:rsidDel="00192E97">
          <w:delText>predict</w:delText>
        </w:r>
      </w:del>
      <w:del w:id="25" w:author="Kouba, Claire" w:date="2024-10-03T10:37:00Z" w16du:dateUtc="2024-10-03T14:37:00Z">
        <w:r w:rsidDel="00192E97">
          <w:delText xml:space="preserve"> </w:delText>
        </w:r>
      </w:del>
      <w:ins w:id="26" w:author="Kouba, Claire" w:date="2024-10-03T10:37:00Z" w16du:dateUtc="2024-10-03T14:37:00Z">
        <w:r w:rsidR="00192E97">
          <w:t xml:space="preserve"> of</w:t>
        </w:r>
      </w:ins>
      <w:ins w:id="27" w:author="Kouba, Claire" w:date="2024-10-03T10:35:00Z" w16du:dateUtc="2024-10-03T14:35:00Z">
        <w:r w:rsidR="00192E97">
          <w:t xml:space="preserve"> </w:t>
        </w:r>
      </w:ins>
      <w:r>
        <w:t xml:space="preserve">a biological response to measurable (and simulatable) changes in flow metrics. We refer to this </w:t>
      </w:r>
      <w:del w:id="28" w:author="Kouba, Claire" w:date="2024-10-03T10:37:00Z" w16du:dateUtc="2024-10-03T14:37:00Z">
        <w:r w:rsidDel="00192E97">
          <w:delText xml:space="preserve">prediction </w:delText>
        </w:r>
      </w:del>
      <w:ins w:id="29" w:author="Kouba, Claire" w:date="2024-10-03T10:37:00Z" w16du:dateUtc="2024-10-03T14:37:00Z">
        <w:r w:rsidR="00192E97">
          <w:t>model</w:t>
        </w:r>
        <w:r w:rsidR="00192E97">
          <w:t xml:space="preserve"> </w:t>
        </w:r>
      </w:ins>
      <w:r>
        <w:t xml:space="preserve">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w:t>
      </w:r>
      <w:del w:id="30" w:author="Kouba, Claire" w:date="2024-10-03T10:38:00Z" w16du:dateUtc="2024-10-03T14:38:00Z">
        <w:r w:rsidDel="00192E97">
          <w:delText xml:space="preserve">predicting </w:delText>
        </w:r>
      </w:del>
      <w:ins w:id="31" w:author="Kouba, Claire" w:date="2024-10-03T10:38:00Z" w16du:dateUtc="2024-10-03T14:38:00Z">
        <w:r w:rsidR="00192E97">
          <w:t>simulating</w:t>
        </w:r>
        <w:r w:rsidR="00192E97">
          <w:t xml:space="preserve"> </w:t>
        </w:r>
      </w:ins>
      <w:r>
        <w:t>flow changes from watershed management actions using an appropriate hydrologic model, then use hydrologic benefit functions to summarize the ecologic outcomes of a portfolio of water and land use scenarios.</w:t>
      </w:r>
    </w:p>
    <w:p w14:paraId="4B58C483" w14:textId="77777777" w:rsidR="006316D0" w:rsidRDefault="00000000">
      <w:pPr>
        <w:pStyle w:val="Heading1"/>
      </w:pPr>
      <w:bookmarkStart w:id="32" w:name="X75e9e61e99e6d01b3fc2a82737d889fa0508f9a"/>
      <w:bookmarkEnd w:id="14"/>
      <w:bookmarkEnd w:id="22"/>
      <w:r>
        <w:rPr>
          <w:rStyle w:val="SectionNumber"/>
        </w:rPr>
        <w:t>2</w:t>
      </w:r>
      <w:r>
        <w:tab/>
        <w:t>Methods: Case study setting and species of concern</w:t>
      </w:r>
    </w:p>
    <w:p w14:paraId="2777BD5E" w14:textId="77777777" w:rsidR="006316D0" w:rsidRDefault="00000000">
      <w:pPr>
        <w:pStyle w:val="FirstParagraph"/>
      </w:pPr>
      <w:r>
        <w:t>Exploring the empirical relationship between river hydrology and an ecological response requires both spatial and temporal overlap in a study area’s hydrologic and ecological monitoring data.</w:t>
      </w:r>
    </w:p>
    <w:p w14:paraId="37A88894" w14:textId="77777777" w:rsidR="006316D0" w:rsidRDefault="00000000">
      <w:pPr>
        <w:pStyle w:val="BodyText"/>
      </w:pPr>
      <w:r>
        <w:lastRenderedPageBreak/>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578C6FE7" w14:textId="77777777" w:rsidR="006316D0" w:rsidRDefault="00000000">
      <w:pPr>
        <w:pStyle w:val="BodyText"/>
      </w:pPr>
      <w:r>
        <w:t>Ecologic data in Scott Valley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This study takes advantage of this nearly two-decade record of adult spawner and juvenile salmon abundance observations to draw preliminary conclusions regarding this hydrology-ecology relationship.</w:t>
      </w:r>
    </w:p>
    <w:p w14:paraId="41ADDE77" w14:textId="77777777" w:rsidR="006316D0" w:rsidRDefault="00000000">
      <w:pPr>
        <w:pStyle w:val="CaptionedFigure"/>
      </w:pPr>
      <w:r>
        <w:rPr>
          <w:noProof/>
        </w:rPr>
        <w:lastRenderedPageBreak/>
        <w:drawing>
          <wp:inline distT="0" distB="0" distL="0" distR="0" wp14:anchorId="62CEEEE4" wp14:editId="37AF9CE9">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463C4423" w14:textId="77777777" w:rsidR="006316D0" w:rsidRDefault="00000000">
      <w:pPr>
        <w:pStyle w:val="ImageCaption"/>
      </w:pPr>
      <w:bookmarkStart w:id="33" w:name="fig:ScottWatershedMap"/>
      <w:bookmarkEnd w:id="33"/>
      <w:r>
        <w:t>Figure 1: The Scott River watershed, with regional geographic context (see inset) and local features.</w:t>
      </w:r>
    </w:p>
    <w:p w14:paraId="110EC271" w14:textId="77777777" w:rsidR="006316D0" w:rsidRDefault="00000000">
      <w:pPr>
        <w:pStyle w:val="Heading2"/>
      </w:pPr>
      <w:bookmarkStart w:id="34" w:name="X36fa6955ee881a3061f3114fd02206899c105b3"/>
      <w:r>
        <w:rPr>
          <w:rStyle w:val="SectionNumber"/>
        </w:rPr>
        <w:t>2.1</w:t>
      </w:r>
      <w:r>
        <w:tab/>
        <w:t>Scott River watershed setting and water use</w:t>
      </w:r>
    </w:p>
    <w:p w14:paraId="7E4626B7" w14:textId="77777777" w:rsidR="006316D0" w:rsidRDefault="00000000">
      <w:pPr>
        <w:pStyle w:val="Heading3"/>
      </w:pPr>
      <w:bookmarkStart w:id="35" w:name="geography-climate-and-hydrology"/>
      <w:r>
        <w:rPr>
          <w:rStyle w:val="SectionNumber"/>
        </w:rPr>
        <w:t>2.1.1</w:t>
      </w:r>
      <w:r>
        <w:tab/>
        <w:t>Geography, climate and hydrology</w:t>
      </w:r>
    </w:p>
    <w:p w14:paraId="64482720" w14:textId="77777777" w:rsidR="006316D0" w:rsidRDefault="00000000">
      <w:pPr>
        <w:pStyle w:val="FirstParagraph"/>
      </w:pPr>
      <w:r>
        <w:t>The Scott River drains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spanning sections of Northern California and Southern Oregon (Figure 1,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 2).</w:t>
      </w:r>
    </w:p>
    <w:p w14:paraId="3F11DF26" w14:textId="77777777" w:rsidR="006316D0" w:rsidRDefault="00000000">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 (Mack 1958; Harter and Hines 2008). Groundwater discharge sustains streamflow in low-lying areas, especially during the dry season of August through October or November (Tolley, Foglia, and Harter 2019). For consistency with regulatory and management programs in this region, this document uses units of cubic feet per second (cfs) when reporting hydrologic fluxes.</w:t>
      </w:r>
    </w:p>
    <w:p w14:paraId="2BAA9D8E" w14:textId="77777777" w:rsidR="006316D0" w:rsidRDefault="00000000">
      <w:pPr>
        <w:pStyle w:val="CaptionedFigure"/>
      </w:pPr>
      <w:r>
        <w:rPr>
          <w:noProof/>
        </w:rPr>
        <w:drawing>
          <wp:inline distT="0" distB="0" distL="0" distR="0" wp14:anchorId="672368B0" wp14:editId="5474242B">
            <wp:extent cx="5334000" cy="4572000"/>
            <wp:effectExtent l="0" t="0" r="0" b="0"/>
            <wp:docPr id="29"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30"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4B6B27E1" w14:textId="77777777" w:rsidR="006316D0" w:rsidRDefault="00000000">
      <w:pPr>
        <w:pStyle w:val="ImageCaption"/>
      </w:pPr>
      <w:bookmarkStart w:id="36" w:name="fig:fjFlowFigure"/>
      <w:bookmarkEnd w:id="36"/>
      <w:r>
        <w:t xml:space="preserve">Figure 2: Each translucent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type is defined by quartiles of the distribution of total annual flow.</w:t>
      </w:r>
    </w:p>
    <w:p w14:paraId="68E5ADAA" w14:textId="77777777" w:rsidR="006316D0" w:rsidRDefault="00000000">
      <w:pPr>
        <w:pStyle w:val="Heading3"/>
      </w:pPr>
      <w:bookmarkStart w:id="37" w:name="water-uses-and-management-objectives"/>
      <w:bookmarkEnd w:id="35"/>
      <w:r>
        <w:rPr>
          <w:rStyle w:val="SectionNumber"/>
        </w:rPr>
        <w:t>2.1.2</w:t>
      </w:r>
      <w:r>
        <w:tab/>
        <w:t>Water uses and management objectives</w:t>
      </w:r>
    </w:p>
    <w:p w14:paraId="4E44452C" w14:textId="77777777" w:rsidR="006316D0" w:rsidRDefault="00000000">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2C1E90D6" w14:textId="77777777" w:rsidR="006316D0" w:rsidRDefault="00000000">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2BA73224" w14:textId="77777777" w:rsidR="006316D0" w:rsidRDefault="00000000">
      <w:pPr>
        <w:pStyle w:val="Heading2"/>
      </w:pPr>
      <w:bookmarkStart w:id="38" w:name="Xf9b99239fe8eb82d085e872a0934e80531e93af"/>
      <w:bookmarkEnd w:id="34"/>
      <w:bookmarkEnd w:id="37"/>
      <w:r>
        <w:rPr>
          <w:rStyle w:val="SectionNumber"/>
        </w:rPr>
        <w:t>2.2</w:t>
      </w:r>
      <w:r>
        <w:tab/>
        <w:t>Species of concern: coho and Chinook salmon</w:t>
      </w:r>
    </w:p>
    <w:p w14:paraId="483B6518" w14:textId="77777777" w:rsidR="006316D0"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p w14:paraId="29A237A4" w14:textId="77777777" w:rsidR="006316D0" w:rsidRDefault="00000000">
      <w:pPr>
        <w:pStyle w:val="Heading3"/>
      </w:pPr>
      <w:bookmarkStart w:id="39" w:name="Xc3d192a351ce51bc154ee865047dda44101f72f"/>
      <w:r>
        <w:rPr>
          <w:rStyle w:val="SectionNumber"/>
        </w:rPr>
        <w:t>2.2.1</w:t>
      </w:r>
      <w:r>
        <w:tab/>
        <w:t>Salmon management and monitoring in the Scott River watershed</w:t>
      </w:r>
    </w:p>
    <w:p w14:paraId="4F3D53F6" w14:textId="77777777" w:rsidR="006316D0" w:rsidRDefault="00000000">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7ECAE5D8" w14:textId="77777777" w:rsidR="006316D0" w:rsidRDefault="00000000">
      <w:pPr>
        <w:pStyle w:val="BodyText"/>
      </w:pPr>
      <w:r>
        <w:lastRenderedPageBreak/>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48E09BBC" w14:textId="77777777" w:rsidR="006316D0" w:rsidRDefault="00000000">
      <w:pPr>
        <w:pStyle w:val="Heading3"/>
      </w:pPr>
      <w:bookmarkStart w:id="40" w:name="X136f33e79e427ef0f7f53ec015635d638b8a303"/>
      <w:bookmarkEnd w:id="39"/>
      <w:r>
        <w:rPr>
          <w:rStyle w:val="SectionNumber"/>
        </w:rPr>
        <w:t>2.2.2</w:t>
      </w:r>
      <w:r>
        <w:tab/>
        <w:t>Life cycle and status of coho salmon (</w:t>
      </w:r>
      <w:r>
        <w:rPr>
          <w:i/>
          <w:iCs/>
        </w:rPr>
        <w:t>Oncorhynchus kisutch</w:t>
      </w:r>
      <w:r>
        <w:t>)</w:t>
      </w:r>
    </w:p>
    <w:p w14:paraId="6BC35655" w14:textId="77777777" w:rsidR="006316D0" w:rsidRDefault="00000000">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3FD3EF51" w14:textId="77777777" w:rsidR="006316D0" w:rsidRDefault="00000000">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4090DAC1" w14:textId="77777777" w:rsidR="006316D0" w:rsidRDefault="00000000">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10250046" w14:textId="77777777" w:rsidR="006316D0" w:rsidRDefault="00000000">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76882EF4" w14:textId="77777777" w:rsidR="006316D0" w:rsidRDefault="00000000">
      <w:pPr>
        <w:pStyle w:val="CaptionedFigure"/>
      </w:pPr>
      <w:r>
        <w:rPr>
          <w:noProof/>
        </w:rPr>
        <w:lastRenderedPageBreak/>
        <w:drawing>
          <wp:inline distT="0" distB="0" distL="0" distR="0" wp14:anchorId="069C659C" wp14:editId="38F2B8EF">
            <wp:extent cx="4142177" cy="7772400"/>
            <wp:effectExtent l="0" t="0" r="0" b="0"/>
            <wp:docPr id="37"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8"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617E4950" w14:textId="77777777" w:rsidR="006316D0" w:rsidRDefault="00000000">
      <w:pPr>
        <w:pStyle w:val="ImageCaption"/>
      </w:pPr>
      <w:bookmarkStart w:id="41" w:name="fig:cohoLifeCycleFigure"/>
      <w:bookmarkEnd w:id="41"/>
      <w:r>
        <w:t>Figure 3: Typical life stage progression of coho salmon in the Scott River watershed.</w:t>
      </w:r>
    </w:p>
    <w:p w14:paraId="44CF79DF" w14:textId="77777777" w:rsidR="006316D0" w:rsidRDefault="00000000">
      <w:pPr>
        <w:pStyle w:val="Heading3"/>
      </w:pPr>
      <w:bookmarkStart w:id="42" w:name="X1f6deda8747bb62c369b257f1af857aca7ccbda"/>
      <w:bookmarkEnd w:id="40"/>
      <w:r>
        <w:rPr>
          <w:rStyle w:val="SectionNumber"/>
        </w:rPr>
        <w:lastRenderedPageBreak/>
        <w:t>2.2.3</w:t>
      </w:r>
      <w:r>
        <w:tab/>
        <w:t>Life cycle and status of Chinook salmon (</w:t>
      </w:r>
      <w:r>
        <w:rPr>
          <w:i/>
          <w:iCs/>
        </w:rPr>
        <w:t>Onchorhynchus tsawytscha</w:t>
      </w:r>
      <w:r>
        <w:t>)</w:t>
      </w:r>
    </w:p>
    <w:p w14:paraId="66834ADC" w14:textId="77777777" w:rsidR="006316D0" w:rsidRDefault="00000000">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55DBB482" w14:textId="77777777" w:rsidR="006316D0" w:rsidRDefault="00000000">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68A8D037" w14:textId="77777777" w:rsidR="006316D0" w:rsidRDefault="00000000">
      <w:pPr>
        <w:pStyle w:val="Heading3"/>
      </w:pPr>
      <w:bookmarkStart w:id="43" w:name="X81526482162caeee6479f25539a9c6105844354"/>
      <w:bookmarkEnd w:id="42"/>
      <w:r>
        <w:rPr>
          <w:rStyle w:val="SectionNumber"/>
        </w:rPr>
        <w:t>2.2.4</w:t>
      </w:r>
      <w:r>
        <w:tab/>
        <w:t>Relevant distinctions in Chinook and coho life histories</w:t>
      </w:r>
    </w:p>
    <w:p w14:paraId="2F48CAE3" w14:textId="77777777" w:rsidR="006316D0" w:rsidRDefault="00000000">
      <w:pPr>
        <w:pStyle w:val="FirstParagraph"/>
      </w:pPr>
      <w:r>
        <w:t>Chinook and coho salmon are distinct in several ways relevant to this study and to management considerations:</w:t>
      </w:r>
    </w:p>
    <w:p w14:paraId="169C3870" w14:textId="77777777" w:rsidR="006316D0" w:rsidRDefault="00000000">
      <w:pPr>
        <w:pStyle w:val="Compact"/>
        <w:numPr>
          <w:ilvl w:val="0"/>
          <w:numId w:val="3"/>
        </w:numPr>
      </w:pPr>
      <w:r>
        <w:t>In most years Chinook spawning migration takes place earlier (September-December) than coho (October-January).</w:t>
      </w:r>
    </w:p>
    <w:p w14:paraId="022DEF97" w14:textId="77777777" w:rsidR="006316D0" w:rsidRDefault="00000000">
      <w:pPr>
        <w:pStyle w:val="Compact"/>
        <w:numPr>
          <w:ilvl w:val="0"/>
          <w:numId w:val="3"/>
        </w:numPr>
      </w:pPr>
      <w:r>
        <w:t>Chinook in this watershed hatch in the spring and migrate to the ocean in their first year of life, in contrast to coho, which spend a full year in the stream before migrating (Agrawal et al. 2005; Knechtle and Giudice 2020).</w:t>
      </w:r>
    </w:p>
    <w:p w14:paraId="374D3199" w14:textId="77777777" w:rsidR="006316D0"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277487D6" w14:textId="77777777" w:rsidR="006316D0" w:rsidRDefault="00000000">
      <w:pPr>
        <w:pStyle w:val="Compact"/>
        <w:numPr>
          <w:ilvl w:val="0"/>
          <w:numId w:val="3"/>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14:paraId="3C8BF1A3" w14:textId="77777777" w:rsidR="006316D0" w:rsidRDefault="00000000">
      <w:pPr>
        <w:pStyle w:val="Heading1"/>
      </w:pPr>
      <w:bookmarkStart w:id="44" w:name="methods-quantitative-analysis"/>
      <w:bookmarkEnd w:id="32"/>
      <w:bookmarkEnd w:id="38"/>
      <w:bookmarkEnd w:id="43"/>
      <w:r>
        <w:rPr>
          <w:rStyle w:val="SectionNumber"/>
        </w:rPr>
        <w:t>3</w:t>
      </w:r>
      <w:r>
        <w:tab/>
        <w:t>Methods: Quantitative analysis</w:t>
      </w:r>
    </w:p>
    <w:p w14:paraId="5FC1CC56" w14:textId="77777777" w:rsidR="006316D0" w:rsidRDefault="00000000">
      <w:pPr>
        <w:pStyle w:val="FirstParagraph"/>
      </w:pPr>
      <w:r>
        <w:t>We used lasso regression (James et al. 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p w14:paraId="28C8DC15" w14:textId="77777777" w:rsidR="006316D0" w:rsidRDefault="00000000">
      <w:pPr>
        <w:pStyle w:val="Heading2"/>
      </w:pPr>
      <w:bookmarkStart w:id="45" w:name="Xe8c516df69f6b9666ccfbf7165518f829d29364"/>
      <w:r>
        <w:rPr>
          <w:rStyle w:val="SectionNumber"/>
        </w:rPr>
        <w:t>3.1</w:t>
      </w:r>
      <w:r>
        <w:tab/>
        <w:t>Step 1. Calculate predictors: Flow metrics to describe Scott River flow regime</w:t>
      </w:r>
    </w:p>
    <w:p w14:paraId="3CAFC721" w14:textId="77777777" w:rsidR="006316D0" w:rsidRDefault="00000000">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1. Additional information is available in Patterson et al. (2020) and supporting documentation.</w:t>
      </w:r>
    </w:p>
    <w:p w14:paraId="3E770AFD" w14:textId="77777777" w:rsidR="006316D0" w:rsidRDefault="00000000">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77ED691E" w14:textId="77777777" w:rsidR="006316D0" w:rsidRDefault="00000000">
      <w:pPr>
        <w:pStyle w:val="BodyText"/>
      </w:pPr>
      <w:r>
        <w:t xml:space="preserve">Secondly, two additional metrics were devised for this study area related to timing of anadromous fish access to preferred spawning habitat (illustrated in Figure 5). These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14:paraId="69E6A29A" w14:textId="77777777" w:rsidR="006316D0" w:rsidRDefault="00000000">
      <w:pPr>
        <w:pStyle w:val="BodyText"/>
      </w:pPr>
      <w:r>
        <w:t>Finally, to identify the presence of scouring flows [i.e., storm events that can mobilize large amounts of sediment and either bury or wash away salmonid eggs; Scott River Watershed Council (SRWC) (2018)], which presumably have a detrimental effect on survival, we calculated the number of days in each year with average daily flow greater than the 90th flow percentile (for the full Fort Jones hydrologic record).</w:t>
      </w:r>
    </w:p>
    <w:p w14:paraId="4FF8CDC7" w14:textId="77777777" w:rsidR="006316D0" w:rsidRDefault="00000000">
      <w:pPr>
        <w:pStyle w:val="Heading3"/>
      </w:pPr>
      <w:bookmarkStart w:id="46" w:name="Xf45fee2eebd53972590b701c61840508f81f9c4"/>
      <w:r>
        <w:rPr>
          <w:rStyle w:val="SectionNumber"/>
        </w:rPr>
        <w:t>3.1.1</w:t>
      </w:r>
      <w:r>
        <w:tab/>
        <w:t>Selecting flow thresholds for dis- and re-connection timing</w:t>
      </w:r>
    </w:p>
    <w:p w14:paraId="16FB3159" w14:textId="77777777" w:rsidR="006316D0" w:rsidRDefault="00000000">
      <w:pPr>
        <w:pStyle w:val="FirstParagraph"/>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3DA0E5F2" w14:textId="77777777" w:rsidR="006316D0" w:rsidRDefault="00000000">
      <w:pPr>
        <w:pStyle w:val="BodyText"/>
      </w:pPr>
      <w:r>
        <w:t xml:space="preserve">The re- and disconnection timing of proximate flow thresholds is somewhat correlated. Lasso regression is an appropriate method for this type of data because it can eliminate some redundancy in predictor information (James et al. 2013). </w:t>
      </w:r>
    </w:p>
    <w:p w14:paraId="60A23ABF" w14:textId="77777777" w:rsidR="006316D0" w:rsidRDefault="00000000">
      <w:pPr>
        <w:pStyle w:val="TableCaption"/>
      </w:pPr>
      <w:bookmarkStart w:id="47" w:name="tab:funcFlowTermsTab"/>
      <w:bookmarkEnd w:id="47"/>
      <w:r>
        <w:t>Table 1: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6316D0" w14:paraId="0AFAD1AA"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4965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6E9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AE73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5A1B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6700F66E" w14:textId="77777777" w:rsidTr="006316D0">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1FD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D7C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677C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E1DF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6316D0" w14:paraId="4C3FEE89"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C86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0D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stage and </w:t>
            </w:r>
            <w:r>
              <w:rPr>
                <w:rFonts w:ascii="Arial" w:eastAsia="Arial" w:hAnsi="Arial" w:cs="Arial"/>
                <w:color w:val="000000"/>
                <w:sz w:val="22"/>
                <w:szCs w:val="22"/>
              </w:rPr>
              <w:lastRenderedPageBreak/>
              <w:t>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0D1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C0E5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first day on which FJ Gauge flow drops below a designated threshold (e.g., 100 cfs) (units of days after Aug. 31). Assigned to a salmon lifestage using abbreviations such as BY (Brood Year). Example: BY_discon_100</w:t>
            </w:r>
          </w:p>
        </w:tc>
      </w:tr>
      <w:tr w:rsidR="006316D0" w14:paraId="42F57E8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ED5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091B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3F21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AAAC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Brood Year) are added to the column name for clarity. Example: BY_min_flow_sepdec</w:t>
            </w:r>
          </w:p>
        </w:tc>
      </w:tr>
      <w:tr w:rsidR="006316D0" w14:paraId="6AA5EB0D"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33DA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2311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73B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DC89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Smolt Year) are added to the column name for clarity. Example: SY_tot_flow_janjul</w:t>
            </w:r>
          </w:p>
        </w:tc>
      </w:tr>
      <w:tr w:rsidR="006316D0" w14:paraId="4F211182"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3E8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6444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5B75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B89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6316D0" w14:paraId="736A9AEE"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978D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E07C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C58A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2852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6316D0" w14:paraId="18B42FC1"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892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992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64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101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6316D0" w14:paraId="2D0CFDE0"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8BA1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78F9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C9D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304D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6316D0" w14:paraId="68500FF2"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517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5387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2F91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412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6316D0" w14:paraId="1EC76DD0"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A46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F2BE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10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3EC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6316D0" w14:paraId="1A2C4E5E"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973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B38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413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3B82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6316D0" w14:paraId="7F55275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7275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D21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A1C3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A1E9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6316D0" w14:paraId="6074973B"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A7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06ED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9987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929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6316D0" w14:paraId="06A088E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A987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8B60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CA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499E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6316D0" w14:paraId="74A34145"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023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8CBA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8A6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1DA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6316D0" w14:paraId="448D8048"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BD7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6FE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51E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052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6316D0" w14:paraId="7F8841EA"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13F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D9AF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8E7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A1C3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6316D0" w14:paraId="390A6286" w14:textId="77777777" w:rsidTr="006316D0">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559E1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1B1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DF44C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E770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14:paraId="5E72940E" w14:textId="77777777" w:rsidR="006316D0" w:rsidRDefault="00000000">
      <w:pPr>
        <w:pStyle w:val="CaptionedFigure"/>
      </w:pPr>
      <w:r>
        <w:rPr>
          <w:noProof/>
        </w:rPr>
        <w:lastRenderedPageBreak/>
        <w:drawing>
          <wp:inline distT="0" distB="0" distL="0" distR="0" wp14:anchorId="52AD898E" wp14:editId="6682F988">
            <wp:extent cx="5009989" cy="5932073"/>
            <wp:effectExtent l="0" t="0" r="0" b="0"/>
            <wp:docPr id="47"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8"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6CA6D412" w14:textId="77777777" w:rsidR="006316D0" w:rsidRDefault="00000000">
      <w:pPr>
        <w:pStyle w:val="ImageCaption"/>
      </w:pPr>
      <w:bookmarkStart w:id="48" w:name="fig:fig2Yarnell2020"/>
      <w:bookmarkEnd w:id="48"/>
      <w:r>
        <w:t>Figure 4: Figure 2 from Yarnell et al., 2020. Illustration of five functional flow categories identified for a mixed rain-snowmelt runoff river in California.</w:t>
      </w:r>
    </w:p>
    <w:p w14:paraId="5722A176" w14:textId="77777777" w:rsidR="006316D0" w:rsidRDefault="00000000">
      <w:pPr>
        <w:pStyle w:val="CaptionedFigure"/>
      </w:pPr>
      <w:r>
        <w:rPr>
          <w:noProof/>
        </w:rPr>
        <w:lastRenderedPageBreak/>
        <w:drawing>
          <wp:inline distT="0" distB="0" distL="0" distR="0" wp14:anchorId="49ABB44B" wp14:editId="5B306B93">
            <wp:extent cx="5334000" cy="3429000"/>
            <wp:effectExtent l="0" t="0" r="0" b="0"/>
            <wp:docPr id="51"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52"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14:paraId="66990D7F" w14:textId="77777777" w:rsidR="006316D0" w:rsidRDefault="00000000">
      <w:pPr>
        <w:pStyle w:val="ImageCaption"/>
      </w:pPr>
      <w:bookmarkStart w:id="49" w:name="fig:reconnectExplainerHydrograph"/>
      <w:bookmarkEnd w:id="49"/>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18A7B4FB" w14:textId="77777777" w:rsidR="006316D0" w:rsidRDefault="00000000">
      <w:pPr>
        <w:pStyle w:val="Heading2"/>
      </w:pPr>
      <w:bookmarkStart w:id="50" w:name="X609a518cf80cd5621c8edda22a9150e94756c7a"/>
      <w:bookmarkEnd w:id="45"/>
      <w:bookmarkEnd w:id="46"/>
      <w:r>
        <w:rPr>
          <w:rStyle w:val="SectionNumber"/>
        </w:rPr>
        <w:t>3.2</w:t>
      </w:r>
      <w:r>
        <w:tab/>
        <w:t>Step 2. Assemble responses: Ecological monitoring data</w:t>
      </w:r>
    </w:p>
    <w:p w14:paraId="74D6AD9D" w14:textId="77777777" w:rsidR="006316D0" w:rsidRDefault="00000000">
      <w:pPr>
        <w:pStyle w:val="FirstParagraph"/>
      </w:pPr>
      <w:r>
        <w:t>Multiple observed quantities were evaluated as candidates to represent the ecological response (dependent variable) in the flow-ecology relationship.</w:t>
      </w:r>
    </w:p>
    <w:p w14:paraId="6ACF5539" w14:textId="77777777" w:rsidR="006316D0"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2F0548D8" w14:textId="77777777" w:rsidR="006316D0" w:rsidRDefault="00000000">
      <w:pPr>
        <w:pStyle w:val="Compact"/>
        <w:numPr>
          <w:ilvl w:val="0"/>
          <w:numId w:val="4"/>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14:paraId="78C857EA" w14:textId="77777777" w:rsidR="006316D0" w:rsidRDefault="00000000">
      <w:pPr>
        <w:pStyle w:val="Compact"/>
        <w:numPr>
          <w:ilvl w:val="0"/>
          <w:numId w:val="4"/>
        </w:numPr>
      </w:pPr>
      <w:r>
        <w:t>Number of juvenile yearling, or smolt, salmon. Smolt are counted as outmigrants, often from rotary screw trap observations (e.g., Massie and Morrow 2020).</w:t>
      </w:r>
    </w:p>
    <w:p w14:paraId="38E196DB" w14:textId="77777777" w:rsidR="006316D0" w:rsidRDefault="00000000">
      <w:pPr>
        <w:pStyle w:val="Compact"/>
        <w:numPr>
          <w:ilvl w:val="0"/>
          <w:numId w:val="4"/>
        </w:numPr>
      </w:pPr>
      <w:r>
        <w:t>Number of salmon gravel nests, or redds, observed during spawning window (e.g., Siskiyou RCD 2017a) (for coho only).</w:t>
      </w:r>
    </w:p>
    <w:p w14:paraId="41652A4C" w14:textId="77777777" w:rsidR="006316D0" w:rsidRDefault="00000000">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61147E2C" w14:textId="77777777" w:rsidR="006316D0" w:rsidRDefault="00000000">
      <w:pPr>
        <w:pStyle w:val="Compact"/>
        <w:numPr>
          <w:ilvl w:val="0"/>
          <w:numId w:val="5"/>
        </w:numPr>
      </w:pPr>
      <w:r>
        <w:t>The number of outmigrating coho smolt produced per spawning female (coho spf) and the outmigrating Chinook juveniles per adult (Chinook jpa).</w:t>
      </w:r>
    </w:p>
    <w:p w14:paraId="6A3952A5" w14:textId="77777777" w:rsidR="006316D0" w:rsidRDefault="00000000">
      <w:pPr>
        <w:pStyle w:val="Heading2"/>
      </w:pPr>
      <w:bookmarkStart w:id="51" w:name="X20c1638e278a12d3e21d99c660b4cf45da1d159"/>
      <w:bookmarkEnd w:id="50"/>
      <w:r>
        <w:rPr>
          <w:rStyle w:val="SectionNumber"/>
        </w:rPr>
        <w:t>3.3</w:t>
      </w:r>
      <w:r>
        <w:tab/>
        <w:t>Step 3. Align predictor and response metrics with timing of species cohorts</w:t>
      </w:r>
    </w:p>
    <w:p w14:paraId="34247D07" w14:textId="037D946C" w:rsidR="006316D0" w:rsidRDefault="00000000">
      <w:pPr>
        <w:pStyle w:val="FirstParagraph"/>
      </w:pPr>
      <w:r>
        <w:t>The empirical basis for this predictive</w:t>
      </w:r>
      <w:ins w:id="52" w:author="Kouba, Claire" w:date="2024-10-03T10:38:00Z" w16du:dateUtc="2024-10-03T14:38:00Z">
        <w:r w:rsidR="00192E97">
          <w:t xml:space="preserve"> modeling</w:t>
        </w:r>
      </w:ins>
      <w:r>
        <w:t xml:space="preserve"> exercise is a table of hydrologic metrics </w:t>
      </w:r>
      <w:ins w:id="53" w:author="Kouba, Claire" w:date="2024-10-03T10:39:00Z" w16du:dateUtc="2024-10-03T14:39:00Z">
        <w:r w:rsidR="00851DED">
          <w:t xml:space="preserve">(one per year) </w:t>
        </w:r>
      </w:ins>
      <w:r>
        <w:t>and ecological observations influenced by the hydrology (</w:t>
      </w:r>
      <w:r>
        <w:rPr>
          <w:i/>
          <w:iCs/>
        </w:rPr>
        <w:t>Supplemental Table 2</w:t>
      </w:r>
      <w:r>
        <w:t>). However, the row-by-row basis for the table is somewhat complex due to the life history of the two species under consideration.</w:t>
      </w:r>
    </w:p>
    <w:p w14:paraId="76DD3D65" w14:textId="77777777" w:rsidR="006316D0" w:rsidRDefault="00000000">
      <w:pPr>
        <w:pStyle w:val="BodyText"/>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20895350" w14:textId="77777777" w:rsidR="006316D0" w:rsidRDefault="00000000">
      <w:pPr>
        <w:pStyle w:val="Heading3"/>
      </w:pPr>
      <w:bookmarkStart w:id="54" w:name="data-alignment---coho"/>
      <w:r>
        <w:rPr>
          <w:rStyle w:val="SectionNumber"/>
        </w:rPr>
        <w:t>3.3.1</w:t>
      </w:r>
      <w:r>
        <w:tab/>
        <w:t>Data alignment - coho</w:t>
      </w:r>
    </w:p>
    <w:p w14:paraId="4F4DF536" w14:textId="77777777" w:rsidR="006316D0" w:rsidRDefault="00000000">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7CC4E797" w14:textId="77777777" w:rsidR="006316D0" w:rsidRDefault="00000000">
      <w:pPr>
        <w:pStyle w:val="BodyText"/>
      </w:pPr>
      <w:r>
        <w:t>For convenience in referring to hydrologic metrics in different water years, this Coho Freshwater Life Period has been broken up into three subperiods (as shown in Figure 3 and described in Table 2):</w:t>
      </w:r>
    </w:p>
    <w:p w14:paraId="28F576EE" w14:textId="77777777" w:rsidR="006316D0" w:rsidRDefault="00000000">
      <w:pPr>
        <w:pStyle w:val="Compact"/>
        <w:numPr>
          <w:ilvl w:val="0"/>
          <w:numId w:val="6"/>
        </w:numPr>
      </w:pPr>
      <w:r>
        <w:t>Brood Year (BY), September-December of the year of the cohort’s parents’ spawning</w:t>
      </w:r>
    </w:p>
    <w:p w14:paraId="6BE051AA" w14:textId="77777777" w:rsidR="006316D0" w:rsidRDefault="00000000">
      <w:pPr>
        <w:pStyle w:val="Compact"/>
        <w:numPr>
          <w:ilvl w:val="0"/>
          <w:numId w:val="6"/>
        </w:numPr>
      </w:pPr>
      <w:r>
        <w:t>Rearing Year (RY), January-December of the full year the cohort spends in the watershed</w:t>
      </w:r>
    </w:p>
    <w:p w14:paraId="17A9D25C" w14:textId="77777777" w:rsidR="006316D0" w:rsidRDefault="00000000">
      <w:pPr>
        <w:pStyle w:val="Compact"/>
        <w:numPr>
          <w:ilvl w:val="0"/>
          <w:numId w:val="6"/>
        </w:numPr>
      </w:pPr>
      <w:r>
        <w:t>Smolt Year (SY), January-July of the year of the cohort’s smolt outmigration</w:t>
      </w:r>
    </w:p>
    <w:p w14:paraId="68F7C09A" w14:textId="77777777" w:rsidR="006316D0" w:rsidRDefault="00000000">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w:t>
      </w:r>
      <w:r>
        <w:lastRenderedPageBreak/>
        <w:t>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03A4C218" w14:textId="77777777" w:rsidR="006316D0"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62B6C6A4" w14:textId="77777777" w:rsidR="006316D0"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18EF7D10" w14:textId="77777777" w:rsidR="006316D0" w:rsidRDefault="00000000">
      <w:pPr>
        <w:pStyle w:val="TableCaption"/>
      </w:pPr>
      <w:bookmarkStart w:id="55" w:name="tab:funcFlowTermsTabLifePeriods"/>
      <w:bookmarkEnd w:id="55"/>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6316D0" w14:paraId="147FBABC"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F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60BC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4F47B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09D7ACF3" w14:textId="77777777" w:rsidTr="006316D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B840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5EB0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FC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6316D0" w14:paraId="1B6FB42B" w14:textId="77777777" w:rsidTr="006316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299A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E72E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588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6316D0" w14:paraId="34A5FC85" w14:textId="77777777" w:rsidTr="006316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FA4F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8A5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785D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6316D0" w14:paraId="305C6ADA" w14:textId="77777777" w:rsidTr="006316D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5405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3765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FF52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14:paraId="647C01F0" w14:textId="77777777" w:rsidR="006316D0" w:rsidRDefault="00000000">
      <w:pPr>
        <w:pStyle w:val="Heading3"/>
      </w:pPr>
      <w:bookmarkStart w:id="56" w:name="data-alignment---chinook"/>
      <w:bookmarkEnd w:id="54"/>
      <w:r>
        <w:rPr>
          <w:rStyle w:val="SectionNumber"/>
        </w:rPr>
        <w:t>3.3.2</w:t>
      </w:r>
      <w:r>
        <w:tab/>
        <w:t>Data alignment - Chinook</w:t>
      </w:r>
    </w:p>
    <w:p w14:paraId="04633EBD" w14:textId="2FFCDB68" w:rsidR="006316D0" w:rsidRDefault="00000000">
      <w:pPr>
        <w:pStyle w:val="FirstParagraph"/>
      </w:pPr>
      <w:r>
        <w:t xml:space="preserve">Because spawning occurs in the fall for both coho and Chinook salmon in the Scott River watershed (California Department of Fish and Wildlife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w:t>
      </w:r>
      <w:r>
        <w:lastRenderedPageBreak/>
        <w:t xml:space="preserve">summer. Thus, only metrics from the Brood Year and from the Rearing Year wet season, spring recession and dry season were considered for </w:t>
      </w:r>
      <w:ins w:id="57" w:author="Kouba, Claire" w:date="2024-10-03T10:39:00Z" w16du:dateUtc="2024-10-03T14:39:00Z">
        <w:r w:rsidR="00851DED">
          <w:t xml:space="preserve">the </w:t>
        </w:r>
      </w:ins>
      <w:r>
        <w:t xml:space="preserve">Chinook </w:t>
      </w:r>
      <w:del w:id="58" w:author="Kouba, Claire" w:date="2024-10-03T10:39:00Z" w16du:dateUtc="2024-10-03T14:39:00Z">
        <w:r w:rsidDel="00851DED">
          <w:delText>predictions</w:delText>
        </w:r>
      </w:del>
      <w:ins w:id="59" w:author="Kouba, Claire" w:date="2024-10-03T10:39:00Z" w16du:dateUtc="2024-10-03T14:39:00Z">
        <w:r w:rsidR="00851DED">
          <w:t>model</w:t>
        </w:r>
      </w:ins>
      <w:r>
        <w:t>.</w:t>
      </w:r>
    </w:p>
    <w:p w14:paraId="6E6A975F" w14:textId="77777777" w:rsidR="006316D0" w:rsidRDefault="00000000">
      <w:pPr>
        <w:pStyle w:val="Heading2"/>
      </w:pPr>
      <w:bookmarkStart w:id="60" w:name="X7445b02a15d4be14f0904dc67931441e9420807"/>
      <w:bookmarkEnd w:id="51"/>
      <w:bookmarkEnd w:id="56"/>
      <w:r>
        <w:rPr>
          <w:rStyle w:val="SectionNumber"/>
        </w:rPr>
        <w:t>3.4</w:t>
      </w:r>
      <w:r>
        <w:tab/>
        <w:t>Step 4. Calculate correlation coefficients and rule out temporally impossible relationships</w:t>
      </w:r>
    </w:p>
    <w:p w14:paraId="0A3E18FE" w14:textId="77777777" w:rsidR="006316D0"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0B5176F5" w14:textId="77777777" w:rsidR="006316D0" w:rsidRDefault="00000000">
      <w:pPr>
        <w:pStyle w:val="Heading2"/>
      </w:pPr>
      <w:bookmarkStart w:id="61" w:name="X4fef343846e4ec5533e04e9ea59f7e0d1bd5440"/>
      <w:bookmarkEnd w:id="60"/>
      <w:r>
        <w:rPr>
          <w:rStyle w:val="SectionNumber"/>
        </w:rPr>
        <w:t>3.5</w:t>
      </w:r>
      <w:r>
        <w:tab/>
        <w:t>Step 5. Select ecological response metrics</w:t>
      </w:r>
    </w:p>
    <w:p w14:paraId="4F4D4EB3" w14:textId="2C3DA53D" w:rsidR="006316D0" w:rsidRDefault="00000000">
      <w:pPr>
        <w:pStyle w:val="FirstParagraph"/>
      </w:pPr>
      <w:r>
        <w:t>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w:t>
      </w:r>
      <w:ins w:id="62" w:author="Kouba, Claire" w:date="2024-10-03T10:57:00Z" w16du:dateUtc="2024-10-03T14:57:00Z">
        <w:r w:rsidR="00537135">
          <w:t xml:space="preserve"> metrics</w:t>
        </w:r>
      </w:ins>
      <w:r>
        <w:t xml:space="preserve"> and ecological </w:t>
      </w:r>
      <w:del w:id="63" w:author="Kouba, Claire" w:date="2024-10-03T10:57:00Z" w16du:dateUtc="2024-10-03T14:57:00Z">
        <w:r w:rsidDel="00537135">
          <w:delText xml:space="preserve">metrics </w:delText>
        </w:r>
      </w:del>
      <w:ins w:id="64" w:author="Kouba, Claire" w:date="2024-10-03T10:57:00Z" w16du:dateUtc="2024-10-03T14:57:00Z">
        <w:r w:rsidR="00537135">
          <w:t>observations</w:t>
        </w:r>
        <w:r w:rsidR="00537135">
          <w:t xml:space="preserve"> </w:t>
        </w:r>
      </w:ins>
      <w:r>
        <w:t xml:space="preserve">to assess the </w:t>
      </w:r>
      <w:ins w:id="65" w:author="Kouba, Claire" w:date="2024-10-03T10:41:00Z" w16du:dateUtc="2024-10-03T14:41:00Z">
        <w:r w:rsidR="00851DED">
          <w:t xml:space="preserve">relatedness </w:t>
        </w:r>
      </w:ins>
      <w:del w:id="66" w:author="Kouba, Claire" w:date="2024-10-03T10:41:00Z" w16du:dateUtc="2024-10-03T14:41:00Z">
        <w:r w:rsidDel="00851DED">
          <w:delText xml:space="preserve">predictability </w:delText>
        </w:r>
      </w:del>
      <w:r>
        <w:t>of the two species outcomes</w:t>
      </w:r>
      <w:ins w:id="67" w:author="Kouba, Claire" w:date="2024-10-03T10:41:00Z" w16du:dateUtc="2024-10-03T14:41:00Z">
        <w:r w:rsidR="00851DED">
          <w:t xml:space="preserve"> with hydrology</w:t>
        </w:r>
      </w:ins>
      <w:r>
        <w:t xml:space="preserve">, and determined that one was </w:t>
      </w:r>
      <w:del w:id="68" w:author="Kouba, Claire" w:date="2024-10-03T10:41:00Z" w16du:dateUtc="2024-10-03T14:41:00Z">
        <w:r w:rsidDel="00851DED">
          <w:delText xml:space="preserve">more </w:delText>
        </w:r>
      </w:del>
      <w:r>
        <w:t xml:space="preserve">significantly less </w:t>
      </w:r>
      <w:del w:id="69" w:author="Kouba, Claire" w:date="2024-10-03T10:41:00Z" w16du:dateUtc="2024-10-03T14:41:00Z">
        <w:r w:rsidDel="00851DED">
          <w:delText>predictable</w:delText>
        </w:r>
      </w:del>
      <w:ins w:id="70" w:author="Kouba, Claire" w:date="2024-10-03T10:41:00Z" w16du:dateUtc="2024-10-03T14:41:00Z">
        <w:r w:rsidR="00851DED">
          <w:t>related</w:t>
        </w:r>
      </w:ins>
      <w:r>
        <w:t xml:space="preserve">. For completeness, we also compared the </w:t>
      </w:r>
      <m:oMath>
        <m:r>
          <w:rPr>
            <w:rFonts w:ascii="Cambria Math" w:hAnsi="Cambria Math"/>
          </w:rPr>
          <m:t>R</m:t>
        </m:r>
      </m:oMath>
      <w:r>
        <w:t xml:space="preserve"> values of the two selected metrics to the other (non-normalized) ecological data types.</w:t>
      </w:r>
    </w:p>
    <w:p w14:paraId="63D0FD9F" w14:textId="77777777" w:rsidR="006316D0" w:rsidRDefault="00000000">
      <w:pPr>
        <w:pStyle w:val="Heading2"/>
      </w:pPr>
      <w:bookmarkStart w:id="71" w:name="Xa678dc57f09924ba6b6b79a52a1d04b551bab3e"/>
      <w:bookmarkEnd w:id="61"/>
      <w:r>
        <w:rPr>
          <w:rStyle w:val="SectionNumber"/>
        </w:rPr>
        <w:t>3.6</w:t>
      </w:r>
      <w:r>
        <w:tab/>
        <w:t>Step 6. Generate predictive model with lasso regression</w:t>
      </w:r>
    </w:p>
    <w:p w14:paraId="639E995F" w14:textId="62F733B5" w:rsidR="006316D0" w:rsidRDefault="00000000">
      <w:pPr>
        <w:pStyle w:val="FirstParagraph"/>
      </w:pPr>
      <w:r>
        <w:t>With hydrologic metrics assigned to each salmon generation, indexed by brood-year (</w:t>
      </w:r>
      <w:r>
        <w:rPr>
          <w:i/>
          <w:iCs/>
        </w:rPr>
        <w:t>Supplemental Table 2</w:t>
      </w:r>
      <w:r>
        <w:t xml:space="preserve">), we assessed the potential for hydrologic metrics to predict biological outcomes by performing lasso regression (James et al. 2013; Ranstam and Cook 2018) between 88 (standardized) hydrologic predictors and the two ecological </w:t>
      </w:r>
      <w:del w:id="72" w:author="Kouba, Claire" w:date="2024-10-03T10:57:00Z" w16du:dateUtc="2024-10-03T14:57:00Z">
        <w:r w:rsidDel="00537135">
          <w:delText xml:space="preserve">metrics </w:delText>
        </w:r>
      </w:del>
      <w:ins w:id="73" w:author="Kouba, Claire" w:date="2024-10-03T10:57:00Z" w16du:dateUtc="2024-10-03T14:57:00Z">
        <w:r w:rsidR="00537135">
          <w:t>data types</w:t>
        </w:r>
        <w:r w:rsidR="00537135">
          <w:t xml:space="preserve"> </w:t>
        </w:r>
      </w:ins>
      <w:r>
        <w:t>selected in the previous step (one for coho and one for Chinook).</w:t>
      </w:r>
    </w:p>
    <w:p w14:paraId="566EBED5" w14:textId="77777777" w:rsidR="006316D0" w:rsidRDefault="00000000">
      <w:pPr>
        <w:pStyle w:val="Heading3"/>
      </w:pPr>
      <w:bookmarkStart w:id="74" w:name="general-approach"/>
      <w:r>
        <w:rPr>
          <w:rStyle w:val="SectionNumber"/>
        </w:rPr>
        <w:t>3.6.1</w:t>
      </w:r>
      <w:r>
        <w:tab/>
        <w:t>General approach</w:t>
      </w:r>
    </w:p>
    <w:p w14:paraId="719BCBBD" w14:textId="77777777" w:rsidR="006316D0" w:rsidRDefault="00000000">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00E4141D" w14:textId="77777777" w:rsidR="006316D0" w:rsidRDefault="00000000">
      <w:pPr>
        <w:pStyle w:val="BodyText"/>
      </w:pPr>
      <w:r>
        <w:lastRenderedPageBreak/>
        <w:t>Lasso (Least Absolute Shrinkage and Selection Operator) regression minimizes the following quantity:</w:t>
      </w:r>
    </w:p>
    <w:p w14:paraId="48E45927" w14:textId="77777777" w:rsidR="006316D0"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7B3D04FB" w14:textId="77777777" w:rsidR="006316D0" w:rsidRDefault="00000000">
      <w:pPr>
        <w:pStyle w:val="FirstParagraph"/>
      </w:pPr>
      <w:r>
        <w:t>Where:</w:t>
      </w:r>
    </w:p>
    <w:p w14:paraId="6EF5185A" w14:textId="77777777" w:rsidR="006316D0" w:rsidRDefault="00000000">
      <w:pPr>
        <w:pStyle w:val="Compact"/>
        <w:numPr>
          <w:ilvl w:val="0"/>
          <w:numId w:val="7"/>
        </w:numPr>
      </w:pPr>
      <m:oMath>
        <m:r>
          <w:rPr>
            <w:rFonts w:ascii="Cambria Math" w:hAnsi="Cambria Math"/>
          </w:rPr>
          <m:t>n</m:t>
        </m:r>
      </m:oMath>
      <w:r>
        <w:t xml:space="preserve"> is the number of ecological observations;</w:t>
      </w:r>
    </w:p>
    <w:p w14:paraId="4BB4289C" w14:textId="77777777" w:rsidR="006316D0" w:rsidRDefault="00000000">
      <w:pPr>
        <w:pStyle w:val="Compact"/>
        <w:numPr>
          <w:ilvl w:val="0"/>
          <w:numId w:val="7"/>
        </w:numPr>
      </w:pPr>
      <m:oMath>
        <m:r>
          <w:rPr>
            <w:rFonts w:ascii="Cambria Math" w:hAnsi="Cambria Math"/>
          </w:rPr>
          <m:t>i</m:t>
        </m:r>
      </m:oMath>
      <w:r>
        <w:t xml:space="preserve"> enumerates the brood years;</w:t>
      </w:r>
    </w:p>
    <w:p w14:paraId="5986C282" w14:textId="77777777" w:rsidR="006316D0" w:rsidRDefault="00000000">
      <w:pPr>
        <w:pStyle w:val="Compact"/>
        <w:numPr>
          <w:ilvl w:val="0"/>
          <w:numId w:val="7"/>
        </w:numPr>
      </w:pPr>
      <m:oMath>
        <m:r>
          <w:rPr>
            <w:rFonts w:ascii="Cambria Math" w:hAnsi="Cambria Math"/>
          </w:rPr>
          <m:t>p</m:t>
        </m:r>
      </m:oMath>
      <w:r>
        <w:t xml:space="preserve"> is the number of predictors;</w:t>
      </w:r>
    </w:p>
    <w:p w14:paraId="21E0ED44" w14:textId="77777777" w:rsidR="006316D0" w:rsidRDefault="00000000">
      <w:pPr>
        <w:pStyle w:val="Compact"/>
        <w:numPr>
          <w:ilvl w:val="0"/>
          <w:numId w:val="7"/>
        </w:numPr>
      </w:pPr>
      <m:oMath>
        <m:r>
          <w:rPr>
            <w:rFonts w:ascii="Cambria Math" w:hAnsi="Cambria Math"/>
          </w:rPr>
          <m:t>j</m:t>
        </m:r>
      </m:oMath>
      <w:r>
        <w:t xml:space="preserve"> enumerates the hydrologic predictors;</w:t>
      </w:r>
    </w:p>
    <w:p w14:paraId="4CFAFCBB"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53BE6028"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497BD0A6"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2E003C49"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5A15770A" w14:textId="77777777" w:rsidR="006316D0" w:rsidRDefault="00000000">
      <w:pPr>
        <w:pStyle w:val="Compact"/>
        <w:numPr>
          <w:ilvl w:val="0"/>
          <w:numId w:val="7"/>
        </w:numPr>
      </w:pPr>
      <m:oMath>
        <m:r>
          <w:rPr>
            <w:rFonts w:ascii="Cambria Math" w:hAnsi="Cambria Math"/>
          </w:rPr>
          <m:t>λ</m:t>
        </m:r>
      </m:oMath>
      <w:r>
        <w:t xml:space="preserve"> is a tuning parameter, referred to as a shrinkage penalty.</w:t>
      </w:r>
    </w:p>
    <w:p w14:paraId="04848F28" w14:textId="77777777" w:rsidR="006316D0"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14:paraId="6C74A0CF" w14:textId="77777777" w:rsidR="006316D0" w:rsidRDefault="00000000">
      <w:pPr>
        <w:pStyle w:val="Heading3"/>
      </w:pPr>
      <w:bookmarkStart w:id="75" w:name="Xa36825116d2ac6903b5289f7648c182c9149f63"/>
      <w:bookmarkEnd w:id="74"/>
      <w:r>
        <w:rPr>
          <w:rStyle w:val="SectionNumber"/>
        </w:rPr>
        <w:t>3.6.2</w:t>
      </w:r>
      <w:r>
        <w:tab/>
        <w:t>Predictor restriction based on sample size</w:t>
      </w:r>
    </w:p>
    <w:p w14:paraId="514A16A4" w14:textId="77777777" w:rsidR="006316D0" w:rsidRDefault="00000000">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22536BB8" w14:textId="77777777" w:rsidR="006316D0" w:rsidRDefault="00000000">
      <w:pPr>
        <w:pStyle w:val="Heading3"/>
      </w:pPr>
      <w:bookmarkStart w:id="76" w:name="modified-lambda-selection-method"/>
      <w:bookmarkEnd w:id="75"/>
      <w:r>
        <w:rPr>
          <w:rStyle w:val="SectionNumber"/>
        </w:rPr>
        <w:t>3.6.3</w:t>
      </w:r>
      <w:r>
        <w:tab/>
        <w:t>Modified lambda selection method</w:t>
      </w:r>
    </w:p>
    <w:p w14:paraId="75583906" w14:textId="77777777" w:rsidR="006316D0" w:rsidRDefault="00000000">
      <w:pPr>
        <w:pStyle w:val="FirstParagraph"/>
      </w:pPr>
      <w:r>
        <w:t xml:space="preserve">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models that result from this type of overfitting typically perform poorly when applied to new data, since they tend to incorporate random noise to achieve a perfect fit (James et al. 2013).</w:t>
      </w:r>
    </w:p>
    <w:p w14:paraId="54908A73" w14:textId="77777777" w:rsidR="006316D0" w:rsidRDefault="00000000">
      <w:pPr>
        <w:pStyle w:val="Heading4"/>
      </w:pPr>
      <w:bookmarkStart w:id="77" w:name="standard-method-to-select-lambda-value"/>
      <w:r>
        <w:rPr>
          <w:rStyle w:val="SectionNumber"/>
        </w:rPr>
        <w:t>3.6.3.1</w:t>
      </w:r>
      <w:r>
        <w:tab/>
        <w:t>Standard method to select lambda value</w:t>
      </w:r>
    </w:p>
    <w:p w14:paraId="481C2D93" w14:textId="77777777" w:rsidR="006316D0" w:rsidRDefault="00000000">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(James et al. 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(James et al. 2013).</w:t>
      </w:r>
    </w:p>
    <w:p w14:paraId="7C0D4B66" w14:textId="77777777" w:rsidR="006316D0" w:rsidRDefault="00000000">
      <w:pPr>
        <w:pStyle w:val="Heading4"/>
      </w:pPr>
      <w:bookmarkStart w:id="78" w:name="X0aa63c962d37cc5c290e4eaf3a37e053c0c6525"/>
      <w:bookmarkEnd w:id="77"/>
      <w:r>
        <w:rPr>
          <w:rStyle w:val="SectionNumber"/>
        </w:rPr>
        <w:t>3.6.3.2</w:t>
      </w:r>
      <w:r>
        <w:tab/>
        <w:t>Modified method: resampling to identify range of possible optimal lambda values using hundreds of test-train dataset splits</w:t>
      </w:r>
    </w:p>
    <w:p w14:paraId="25127095" w14:textId="77777777" w:rsidR="006316D0"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4F75C697" w14:textId="77777777" w:rsidR="006316D0" w:rsidRDefault="00000000">
      <w:pPr>
        <w:pStyle w:val="Heading4"/>
      </w:pPr>
      <w:bookmarkStart w:id="79" w:name="Xfed72b620d85e4f932b25f172de6cfd44fe9b8f"/>
      <w:bookmarkEnd w:id="78"/>
      <w:r>
        <w:rPr>
          <w:rStyle w:val="SectionNumber"/>
        </w:rPr>
        <w:t>3.6.3.3</w:t>
      </w:r>
      <w:r>
        <w:tab/>
        <w:t>Focus lasso results on potential optimal range</w:t>
      </w:r>
    </w:p>
    <w:p w14:paraId="74506D1D" w14:textId="77777777" w:rsidR="006316D0"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4C76DEB5" w14:textId="77777777" w:rsidR="006316D0" w:rsidRDefault="00000000">
      <w:pPr>
        <w:pStyle w:val="Heading3"/>
      </w:pPr>
      <w:bookmarkStart w:id="80" w:name="selection-of-final-lambda-value"/>
      <w:bookmarkEnd w:id="76"/>
      <w:bookmarkEnd w:id="79"/>
      <w:r>
        <w:rPr>
          <w:rStyle w:val="SectionNumber"/>
        </w:rPr>
        <w:t>3.6.4</w:t>
      </w:r>
      <w:r>
        <w:tab/>
        <w:t>Selection of final lambda value</w:t>
      </w:r>
    </w:p>
    <w:p w14:paraId="074A9242" w14:textId="77777777" w:rsidR="006316D0" w:rsidRDefault="00000000">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w:t>
      </w:r>
      <w:r>
        <w:lastRenderedPageBreak/>
        <w:t>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52D9B2E9" w14:textId="77777777" w:rsidR="006316D0" w:rsidRDefault="00000000">
      <w:pPr>
        <w:pStyle w:val="Heading2"/>
      </w:pPr>
      <w:bookmarkStart w:id="81" w:name="Xcc873bd4122e127f797b0eb5391360994726419"/>
      <w:bookmarkEnd w:id="71"/>
      <w:bookmarkEnd w:id="80"/>
      <w:r>
        <w:rPr>
          <w:rStyle w:val="SectionNumber"/>
        </w:rPr>
        <w:t>3.7</w:t>
      </w:r>
      <w:r>
        <w:tab/>
        <w:t>Step 7. Formulate Hydrologic Benefit function</w:t>
      </w:r>
    </w:p>
    <w:p w14:paraId="04B172AF" w14:textId="77777777" w:rsidR="006316D0"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2689557A" w14:textId="77777777" w:rsidR="006316D0"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7DA1021B" w14:textId="77777777" w:rsidR="006316D0"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24DACF61" w14:textId="77777777" w:rsidR="006316D0"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9528298" w14:textId="77777777" w:rsidR="006316D0" w:rsidRDefault="00000000">
      <w:pPr>
        <w:pStyle w:val="Heading1"/>
      </w:pPr>
      <w:bookmarkStart w:id="82" w:name="results"/>
      <w:bookmarkEnd w:id="44"/>
      <w:bookmarkEnd w:id="81"/>
      <w:r>
        <w:rPr>
          <w:rStyle w:val="SectionNumber"/>
        </w:rPr>
        <w:t>4</w:t>
      </w:r>
      <w:r>
        <w:tab/>
        <w:t>Results</w:t>
      </w:r>
    </w:p>
    <w:p w14:paraId="6D68F08F" w14:textId="77777777" w:rsidR="006316D0" w:rsidRDefault="00000000">
      <w:pPr>
        <w:pStyle w:val="Heading2"/>
      </w:pPr>
      <w:bookmarkStart w:id="83" w:name="Xc2abe7bcb62e605259110c7fc452887e7b6f6b3"/>
      <w:r>
        <w:rPr>
          <w:rStyle w:val="SectionNumber"/>
        </w:rPr>
        <w:t>4.1</w:t>
      </w:r>
      <w:r>
        <w:tab/>
        <w:t>Flow history of the Scott River, described in functional flow metrics</w:t>
      </w:r>
    </w:p>
    <w:p w14:paraId="6DE19B27" w14:textId="77777777" w:rsidR="006316D0"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30A1518" w14:textId="77777777" w:rsidR="006316D0" w:rsidRDefault="00000000">
      <w:pPr>
        <w:pStyle w:val="BodyText"/>
      </w:pPr>
      <w:r>
        <w:t xml:space="preserve">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w:t>
      </w:r>
      <w:r>
        <w:lastRenderedPageBreak/>
        <w:t>pulse flow magnitudes of less than 400 cfs have become more frequent, resulting in a visible downward trend in fall pulse magnitude over the period of record (Figure 6, panel B).</w:t>
      </w:r>
    </w:p>
    <w:p w14:paraId="34D7D8D1" w14:textId="77777777" w:rsidR="006316D0"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14:paraId="57A58C04" w14:textId="77777777" w:rsidR="006316D0"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6, panel EF).</w:t>
      </w:r>
    </w:p>
    <w:p w14:paraId="04F947E1" w14:textId="77777777" w:rsidR="006316D0"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6, panels G and H).</w:t>
      </w:r>
    </w:p>
    <w:p w14:paraId="6A472EB8" w14:textId="77777777" w:rsidR="006316D0" w:rsidRDefault="00000000">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7).</w:t>
      </w:r>
    </w:p>
    <w:p w14:paraId="47D83A96" w14:textId="77777777" w:rsidR="006316D0"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4D4C5BFE" w14:textId="77777777" w:rsidR="006316D0" w:rsidRDefault="00000000">
      <w:pPr>
        <w:pStyle w:val="CaptionedFigure"/>
      </w:pPr>
      <w:r>
        <w:rPr>
          <w:noProof/>
        </w:rPr>
        <w:lastRenderedPageBreak/>
        <w:drawing>
          <wp:inline distT="0" distB="0" distL="0" distR="0" wp14:anchorId="6B9BC76F" wp14:editId="523ECFC7">
            <wp:extent cx="5334000" cy="6858000"/>
            <wp:effectExtent l="0" t="0" r="0" b="0"/>
            <wp:docPr id="74"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0571EE67" w14:textId="77777777" w:rsidR="006316D0" w:rsidRDefault="00000000">
      <w:pPr>
        <w:pStyle w:val="ImageCaption"/>
      </w:pPr>
      <w:bookmarkStart w:id="84" w:name="fig:funcFlowTimeseries"/>
      <w:bookmarkEnd w:id="84"/>
      <w:r>
        <w:t>Figure 6: Total annual flow volume (panel A) and functional flow metrics (panels B-H; Patterson et al. 2020), derived from daily average flow measurements at the Fort Jones USGS flow gauge (ID 11519500) for water years 1942-2023.</w:t>
      </w:r>
    </w:p>
    <w:p w14:paraId="7ED391B2" w14:textId="77777777" w:rsidR="006316D0" w:rsidRDefault="00000000">
      <w:pPr>
        <w:pStyle w:val="CaptionedFigure"/>
      </w:pPr>
      <w:r>
        <w:rPr>
          <w:noProof/>
        </w:rPr>
        <w:lastRenderedPageBreak/>
        <w:drawing>
          <wp:inline distT="0" distB="0" distL="0" distR="0" wp14:anchorId="4EB5F935" wp14:editId="36264005">
            <wp:extent cx="5334000" cy="4572000"/>
            <wp:effectExtent l="0" t="0" r="0" b="0"/>
            <wp:docPr id="78"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15896748" w14:textId="77777777" w:rsidR="006316D0" w:rsidRDefault="00000000">
      <w:pPr>
        <w:pStyle w:val="ImageCaption"/>
      </w:pPr>
      <w:bookmarkStart w:id="85" w:name="fig:reAndDisconTimeseries"/>
      <w:bookmarkEnd w:id="85"/>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534BF452" w14:textId="77777777" w:rsidR="006316D0" w:rsidRDefault="00000000">
      <w:pPr>
        <w:pStyle w:val="Heading2"/>
      </w:pPr>
      <w:bookmarkStart w:id="86" w:name="hydrology-ecology-correlations"/>
      <w:bookmarkEnd w:id="83"/>
      <w:r>
        <w:rPr>
          <w:rStyle w:val="SectionNumber"/>
        </w:rPr>
        <w:t>4.2</w:t>
      </w:r>
      <w:r>
        <w:tab/>
        <w:t>Hydrology-ecology correlations</w:t>
      </w:r>
    </w:p>
    <w:p w14:paraId="23E8CC5A" w14:textId="77777777" w:rsidR="006316D0" w:rsidRDefault="00000000">
      <w:pPr>
        <w:pStyle w:val="FirstParagraph"/>
      </w:pPr>
      <w:r>
        <w:t>Correlations 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34F45503" w14:textId="77777777" w:rsidR="006316D0"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w:lastRenderedPageBreak/>
          <m:t>R</m:t>
        </m:r>
      </m:oMath>
      <w:r>
        <w:t xml:space="preserve"> with brood year reconnection timing is the opposite for spawning adults and outmigrating juveniles (though brood year reconnection correlations are much weaker for Chinook than for coho).</w:t>
      </w:r>
    </w:p>
    <w:p w14:paraId="1C6E3666" w14:textId="77777777" w:rsidR="006316D0" w:rsidRDefault="00000000">
      <w:pPr>
        <w:pStyle w:val="CaptionedFigure"/>
      </w:pPr>
      <w:r>
        <w:rPr>
          <w:noProof/>
        </w:rPr>
        <w:drawing>
          <wp:inline distT="0" distB="0" distL="0" distR="0" wp14:anchorId="7472CA84" wp14:editId="72D02DD3">
            <wp:extent cx="5334000" cy="6096000"/>
            <wp:effectExtent l="0" t="0" r="0" b="0"/>
            <wp:docPr id="83"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4B29A685" w14:textId="77777777" w:rsidR="006316D0" w:rsidRDefault="00000000">
      <w:pPr>
        <w:pStyle w:val="ImageCaption"/>
      </w:pPr>
      <w:bookmarkStart w:id="87" w:name="fig:corrMatrixFig"/>
      <w:bookmarkEnd w:id="87"/>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w:t>
      </w:r>
      <w:r>
        <w:lastRenderedPageBreak/>
        <w:t>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14:paraId="17E61064" w14:textId="77777777" w:rsidR="006316D0" w:rsidRDefault="00000000">
      <w:pPr>
        <w:pStyle w:val="Heading2"/>
      </w:pPr>
      <w:bookmarkStart w:id="88" w:name="lasso-regression"/>
      <w:bookmarkEnd w:id="86"/>
      <w:r>
        <w:rPr>
          <w:rStyle w:val="SectionNumber"/>
        </w:rPr>
        <w:t>4.3</w:t>
      </w:r>
      <w:r>
        <w:tab/>
        <w:t>Lasso regression</w:t>
      </w:r>
    </w:p>
    <w:p w14:paraId="700F7829" w14:textId="77777777" w:rsidR="006316D0" w:rsidRDefault="00000000">
      <w:pPr>
        <w:pStyle w:val="FirstParagraph"/>
      </w:pPr>
      <w:r>
        <w:t>Lasso regression findings included results from the 50% test-train subsets and from the full dataset (Figures 9 and 10; Tables 3 and 4).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1C81A0B4" w14:textId="77777777" w:rsidR="006316D0"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33FECAC5" w14:textId="77777777" w:rsidR="006316D0" w:rsidRDefault="00000000">
      <w:pPr>
        <w:pStyle w:val="Heading3"/>
      </w:pPr>
      <w:bookmarkStart w:id="89" w:name="X37098796cbf36b234f62901db63c93e812ce414"/>
      <w:r>
        <w:rPr>
          <w:rStyle w:val="SectionNumber"/>
        </w:rPr>
        <w:t>4.3.1</w:t>
      </w:r>
      <w:r>
        <w:tab/>
        <w:t>Test error and selection of final lambda value</w:t>
      </w:r>
    </w:p>
    <w:p w14:paraId="50B5B5F1" w14:textId="77777777" w:rsidR="006316D0" w:rsidRDefault="00000000">
      <w:pPr>
        <w:pStyle w:val="FirstParagraph"/>
      </w:pPr>
      <w:r>
        <w:t>In the 50% test-train subset analysis, increasing optimal lambda values produced monotonically decreasing average test errors across the range of optimal lambda values (Figures 9 and 10,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 9 and 10,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14:paraId="6611B83D" w14:textId="77777777" w:rsidR="006316D0" w:rsidRDefault="00000000">
      <w:pPr>
        <w:pStyle w:val="BodyText"/>
      </w:pPr>
      <w:r>
        <w:t>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14:paraId="50D5E642" w14:textId="77777777" w:rsidR="006316D0" w:rsidRDefault="00000000">
      <w:pPr>
        <w:pStyle w:val="BodyText"/>
      </w:pPr>
      <w:r>
        <w:t xml:space="preserve">We therefore assumed the monotonic lambda-test error relationship was an artefact of the small ecological sample size, and adopted a secondary process whereby final lambda values </w:t>
      </w:r>
      <w:r>
        <w:lastRenderedPageBreak/>
        <w:t>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14:paraId="38EF539C" w14:textId="77777777" w:rsidR="006316D0" w:rsidRDefault="00000000">
      <w:pPr>
        <w:pStyle w:val="CaptionedFigure"/>
      </w:pPr>
      <w:r>
        <w:rPr>
          <w:noProof/>
        </w:rPr>
        <w:drawing>
          <wp:inline distT="0" distB="0" distL="0" distR="0" wp14:anchorId="377AEBDE" wp14:editId="01B77300">
            <wp:extent cx="5334000" cy="6096000"/>
            <wp:effectExtent l="0" t="0" r="0" b="0"/>
            <wp:docPr id="8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50675526" w14:textId="77777777" w:rsidR="006316D0" w:rsidRDefault="00000000">
      <w:pPr>
        <w:pStyle w:val="ImageCaption"/>
      </w:pPr>
      <w:bookmarkStart w:id="90" w:name="fig:lassoResultsCoho"/>
      <w:bookmarkEnd w:id="90"/>
      <w:r>
        <w:t>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14:paraId="273A659A" w14:textId="77777777" w:rsidR="006316D0" w:rsidRDefault="00000000">
      <w:pPr>
        <w:pStyle w:val="CaptionedFigure"/>
      </w:pPr>
      <w:r>
        <w:rPr>
          <w:noProof/>
        </w:rPr>
        <w:lastRenderedPageBreak/>
        <w:drawing>
          <wp:inline distT="0" distB="0" distL="0" distR="0" wp14:anchorId="75C3882F" wp14:editId="694C7453">
            <wp:extent cx="5334000" cy="6096000"/>
            <wp:effectExtent l="0" t="0" r="0" b="0"/>
            <wp:docPr id="92"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93"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14:paraId="065893C6" w14:textId="77777777" w:rsidR="006316D0" w:rsidRDefault="00000000">
      <w:pPr>
        <w:pStyle w:val="ImageCaption"/>
      </w:pPr>
      <w:bookmarkStart w:id="91" w:name="fig:lassoResultsChinook"/>
      <w:bookmarkEnd w:id="91"/>
      <w:r>
        <w:t>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p w14:paraId="0F29C9B5" w14:textId="77777777" w:rsidR="006316D0" w:rsidRDefault="00000000">
      <w:pPr>
        <w:pStyle w:val="Heading3"/>
      </w:pPr>
      <w:bookmarkStart w:id="92" w:name="predictor-rank-stability"/>
      <w:bookmarkEnd w:id="89"/>
      <w:r>
        <w:rPr>
          <w:rStyle w:val="SectionNumber"/>
        </w:rPr>
        <w:t>4.3.2</w:t>
      </w:r>
      <w:r>
        <w:tab/>
        <w:t>Predictor rank stability</w:t>
      </w:r>
    </w:p>
    <w:p w14:paraId="512BCFC3" w14:textId="77777777" w:rsidR="006316D0" w:rsidRDefault="00000000">
      <w:pPr>
        <w:pStyle w:val="FirstParagraph"/>
      </w:pPr>
      <w:r>
        <w:t>In the test-train step, each of the regression models produced from a (random) training subset was associated with an order of appearance of predictors (similar to the results for the full dataset in Figures 9 and 10 [lower panel], and listed in Tables 3 and 4).</w:t>
      </w:r>
    </w:p>
    <w:p w14:paraId="18CE4FB9" w14:textId="77777777" w:rsidR="006316D0" w:rsidRDefault="00000000">
      <w:pPr>
        <w:pStyle w:val="BodyText"/>
      </w:pPr>
      <w:r>
        <w:lastRenderedPageBreak/>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14:paraId="3DD5248E" w14:textId="77777777" w:rsidR="006316D0" w:rsidRDefault="00000000">
      <w:pPr>
        <w:pStyle w:val="BodyText"/>
      </w:pPr>
      <w:r>
        <w:t>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appear in the top five predictors of the regression model produced using the full dataset (Figure 10; Table 4). This may reflect the higher degree of predictor stability achieved with a dataset the size of the Chinook jpa observations (n=21) versus coho spf (n=13).</w:t>
      </w:r>
    </w:p>
    <w:p w14:paraId="34E825D7" w14:textId="77777777" w:rsidR="006316D0" w:rsidRDefault="00000000">
      <w:pPr>
        <w:pStyle w:val="TableCaption"/>
      </w:pPr>
      <w:bookmarkStart w:id="93" w:name="tab:predAppearTabCoho"/>
      <w:bookmarkEnd w:id="93"/>
      <w:r>
        <w:t>Table 3: Predictors informing the lasso regression for the full dataset of coho spf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2062"/>
        <w:gridCol w:w="2685"/>
      </w:tblGrid>
      <w:tr w:rsidR="006316D0" w14:paraId="78D7CAEF"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0832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4EF3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49448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6316D0" w14:paraId="781F73CE" w14:textId="77777777" w:rsidTr="006316D0">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11A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DAFE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72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6316D0" w14:paraId="131CCA9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AA06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090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B46E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6316D0" w14:paraId="4F9538F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CA3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6A4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313A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6316D0" w14:paraId="7F215E26"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4DE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6FE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1CF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6316D0" w14:paraId="7266028A"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C81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B31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5CF7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6316D0" w14:paraId="375FCA1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C6C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6B60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12C5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6316D0" w14:paraId="6FBD6068"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D50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EA8F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3E3F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6316D0" w14:paraId="2972043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8624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18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1727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6316D0" w14:paraId="118FF84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C36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F82E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E5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6316D0" w14:paraId="7699DA88"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5832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55F9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FDC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6316D0" w14:paraId="38CF21D3"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185A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F1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8E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6316D0" w14:paraId="4D326988" w14:textId="77777777" w:rsidTr="006316D0">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16A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74673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7D8B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14:paraId="220759F4" w14:textId="77777777" w:rsidR="006316D0" w:rsidRDefault="00000000">
      <w:pPr>
        <w:pStyle w:val="TableCaption"/>
      </w:pPr>
      <w:bookmarkStart w:id="94" w:name="tab:predAppearTabChinook"/>
      <w:bookmarkEnd w:id="94"/>
      <w:r>
        <w:t>Table 4: Predictors informing the lasso regression for the full dataset of Chinook jpa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3150"/>
        <w:gridCol w:w="2685"/>
      </w:tblGrid>
      <w:tr w:rsidR="006316D0" w14:paraId="42AC9023"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12AD6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93E28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6603C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6316D0" w14:paraId="29A11CF9" w14:textId="77777777" w:rsidTr="006316D0">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25F4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D714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01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6316D0" w14:paraId="00D3F6E3"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14EC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9003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A0D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6316D0" w14:paraId="75931D1D"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15C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7D07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5EBC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6316D0" w14:paraId="7F71CFC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0C9F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1AA7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5F3A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6316D0" w14:paraId="3AFC64B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D956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925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E388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6316D0" w14:paraId="5408F9B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1BFF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E32A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94AD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6316D0" w14:paraId="7B705C6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0B2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1997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92F1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6316D0" w14:paraId="45A66DC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677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7E74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6FF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6316D0" w14:paraId="7C125C8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D72F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005C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AF4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6316D0" w14:paraId="4AFC71AC"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9F6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7D5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5B70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6316D0" w14:paraId="237AC8D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1A8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5635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9D4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6316D0" w14:paraId="0B256D4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7AE1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F1F0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5DB2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6316D0" w14:paraId="5C1002D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E8F1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546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10C4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6316D0" w14:paraId="0B9FF2CA"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8C04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6228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7D69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6316D0" w14:paraId="0C014AC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1EF0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8EA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F19E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6316D0" w14:paraId="66F51AF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52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2E1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288C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6316D0" w14:paraId="5F87268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7C0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1F1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E7E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6316D0" w14:paraId="05A0107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E90B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29DB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2C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6316D0" w14:paraId="7C36A58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33F4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F4F2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36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22949E1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AF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F5C0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B5D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5DA61FB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2C58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1BE9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7C5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066808EC"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CA0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2CD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A6DE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6316D0" w14:paraId="3C59613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07D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7E51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BBEF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6316D0" w14:paraId="6E4F00D7" w14:textId="77777777" w:rsidTr="006316D0">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28AB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C14AC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D9CA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14:paraId="67E019F6" w14:textId="77777777" w:rsidR="006316D0" w:rsidRDefault="00000000">
      <w:pPr>
        <w:pStyle w:val="Heading3"/>
      </w:pPr>
      <w:bookmarkStart w:id="95" w:name="X08b59dd2fe10c08d00dc1be303b3bed657f2d48"/>
      <w:bookmarkEnd w:id="92"/>
      <w:r>
        <w:rPr>
          <w:rStyle w:val="SectionNumber"/>
        </w:rPr>
        <w:t>4.3.3</w:t>
      </w:r>
      <w:r>
        <w:tab/>
        <w:t>Regression coefficients and fraction of deviation (full dataset)</w:t>
      </w:r>
    </w:p>
    <w:p w14:paraId="1B50D4E7" w14:textId="77777777" w:rsidR="006316D0"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9 and 10,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07044FEE" w14:textId="77777777" w:rsidR="006316D0"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9 and 10, middle panels). This matches the general rule of thumb that with high-dimensional data, it is often possible to explain 100% of deviation by incorporating data from as many or more predictors than the number of observations (James et al. 2013).</w:t>
      </w:r>
    </w:p>
    <w:p w14:paraId="4B7AFECE" w14:textId="77777777" w:rsidR="006316D0"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 middle panel).</w:t>
      </w:r>
    </w:p>
    <w:p w14:paraId="488DF828" w14:textId="77777777" w:rsidR="006316D0" w:rsidRDefault="00000000">
      <w:pPr>
        <w:pStyle w:val="Heading2"/>
      </w:pPr>
      <w:bookmarkStart w:id="96" w:name="hydrologic-benefit-function"/>
      <w:bookmarkEnd w:id="88"/>
      <w:bookmarkEnd w:id="95"/>
      <w:r>
        <w:rPr>
          <w:rStyle w:val="SectionNumber"/>
        </w:rPr>
        <w:t>4.4</w:t>
      </w:r>
      <w:r>
        <w:tab/>
        <w:t>Hydrologic Benefit Function</w:t>
      </w:r>
    </w:p>
    <w:p w14:paraId="0975EFC6" w14:textId="77777777" w:rsidR="006316D0"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0C7C3F39" w14:textId="77777777" w:rsidR="006316D0" w:rsidRDefault="00000000">
      <w:pPr>
        <w:pStyle w:val="TableCaption"/>
      </w:pPr>
      <w:bookmarkStart w:id="97" w:name="tab:coefTableCoho"/>
      <w:bookmarkEnd w:id="97"/>
      <w:r>
        <w:t>Table 5: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6316D0" w14:paraId="787129B3"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921B5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FA3D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D0A4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652A2126" w14:textId="77777777" w:rsidTr="006316D0">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9B04A" w14:textId="77777777" w:rsidR="006316D0" w:rsidRDefault="006316D0">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CCE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C9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6316D0" w14:paraId="503DA58D"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696F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9FAE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A88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6316D0" w14:paraId="30165241"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4EFE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8C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0CDD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6316D0" w14:paraId="734FEDCB"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5F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5940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5DB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6316D0" w14:paraId="76C5E89F"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822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8D4E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BC87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6316D0" w14:paraId="5671947E" w14:textId="77777777" w:rsidTr="006316D0">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7A1DD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D7812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341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14:paraId="5E5A8C93" w14:textId="77777777" w:rsidR="006316D0" w:rsidRDefault="00000000">
      <w:pPr>
        <w:pStyle w:val="TableCaption"/>
      </w:pPr>
      <w:bookmarkStart w:id="98" w:name="tab:coefTableChinook"/>
      <w:bookmarkEnd w:id="98"/>
      <w:r>
        <w:t>Table 6: Values for the intercept and coefficient terms in the Hydrologic Benefit function for Chinook jpa,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6316D0" w14:paraId="066033B7"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CFC55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237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9D94B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77FDC942" w14:textId="77777777" w:rsidTr="006316D0">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9C2B" w14:textId="77777777" w:rsidR="006316D0" w:rsidRDefault="006316D0">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FE94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F3F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6316D0" w14:paraId="63EF0CF2" w14:textId="77777777" w:rsidTr="006316D0">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1EEA7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15392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A02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14:paraId="64D07C86" w14:textId="77777777" w:rsidR="006316D0" w:rsidRDefault="00000000">
      <w:pPr>
        <w:pStyle w:val="Heading3"/>
      </w:pPr>
      <w:bookmarkStart w:id="99" w:name="X63b9add7216461afc23f6690150dd5be34f90af"/>
      <w:r>
        <w:rPr>
          <w:rStyle w:val="SectionNumber"/>
        </w:rPr>
        <w:t>4.4.1</w:t>
      </w:r>
      <w:r>
        <w:tab/>
        <w:t>Predictors and coefficients in the selected models</w:t>
      </w:r>
    </w:p>
    <w:p w14:paraId="2D460E00" w14:textId="77777777" w:rsidR="006316D0"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(Siskiyou County Flood Control and Water Conservation District 2021). One coefficient is somewhat counterintutive, suggesting that a higher rearing year dry season flow magnitude is associated with reduced coho reproduction; in our experience we would expect the opposite to be true.</w:t>
      </w:r>
    </w:p>
    <w:p w14:paraId="7393F05C" w14:textId="77777777" w:rsidR="006316D0"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0D78FBE0" w14:textId="77777777" w:rsidR="006316D0" w:rsidRDefault="00000000">
      <w:pPr>
        <w:pStyle w:val="Heading3"/>
      </w:pPr>
      <w:bookmarkStart w:id="100" w:name="Xbb3dd5df872c117cae335f43a403d38a2bd7af6"/>
      <w:bookmarkEnd w:id="99"/>
      <w:r>
        <w:rPr>
          <w:rStyle w:val="SectionNumber"/>
        </w:rPr>
        <w:t>4.4.2</w:t>
      </w:r>
      <w:r>
        <w:tab/>
        <w:t>Predicted Hydrologic Benefit value over time</w:t>
      </w:r>
    </w:p>
    <w:p w14:paraId="75637CFD" w14:textId="77777777" w:rsidR="006316D0" w:rsidRDefault="00000000">
      <w:pPr>
        <w:pStyle w:val="FirstParagraph"/>
      </w:pPr>
      <w:r>
        <w:t xml:space="preserve">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w:t>
      </w:r>
      <w:r>
        <w:lastRenderedPageBreak/>
        <w:t>Chinook, however, is significantly worse (Figure 11, lower panel), corresponding to a regression model that explains &lt;10% of deviation (Figure 10, middle panel).</w:t>
      </w:r>
    </w:p>
    <w:p w14:paraId="04BEF418" w14:textId="77777777" w:rsidR="006316D0"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14:paraId="2CA6EBB3" w14:textId="77777777" w:rsidR="006316D0" w:rsidRDefault="00000000">
      <w:pPr>
        <w:pStyle w:val="BodyText"/>
      </w:pPr>
      <w:r>
        <w:t>Conversely, for Chinook, because such an inflexible model was selected, no trend is visible in predicted values (Figure 11, lower panel).</w:t>
      </w:r>
    </w:p>
    <w:p w14:paraId="1AAD0799" w14:textId="77777777" w:rsidR="006316D0" w:rsidRDefault="00000000">
      <w:pPr>
        <w:pStyle w:val="CaptionedFigure"/>
      </w:pPr>
      <w:r>
        <w:rPr>
          <w:noProof/>
        </w:rPr>
        <w:lastRenderedPageBreak/>
        <w:drawing>
          <wp:inline distT="0" distB="0" distL="0" distR="0" wp14:anchorId="351791A9" wp14:editId="643BBD62">
            <wp:extent cx="5334000" cy="6096000"/>
            <wp:effectExtent l="0" t="0" r="0" b="0"/>
            <wp:docPr id="105"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106"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14:paraId="7B093CB0" w14:textId="77777777" w:rsidR="006316D0" w:rsidRDefault="00000000">
      <w:pPr>
        <w:pStyle w:val="ImageCaption"/>
      </w:pPr>
      <w:bookmarkStart w:id="101" w:name="fig:hbfOverTime"/>
      <w:bookmarkEnd w:id="101"/>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2C6A306A" w14:textId="77777777" w:rsidR="006316D0" w:rsidRDefault="00000000">
      <w:pPr>
        <w:pStyle w:val="Heading3"/>
      </w:pPr>
      <w:bookmarkStart w:id="102" w:name="X56a3243927ad12ba97c22e4510875d65fa121f7"/>
      <w:bookmarkEnd w:id="100"/>
      <w:r>
        <w:rPr>
          <w:rStyle w:val="SectionNumber"/>
        </w:rPr>
        <w:t>4.4.3</w:t>
      </w:r>
      <w:r>
        <w:tab/>
        <w:t>Hydrologic Benefit function component contributions</w:t>
      </w:r>
    </w:p>
    <w:p w14:paraId="00D00B62" w14:textId="77777777" w:rsidR="006316D0" w:rsidRDefault="00000000">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introduced by the predictor </w:t>
      </w:r>
      <w:r>
        <w:rPr>
          <w:rStyle w:val="VerbatimChar"/>
        </w:rPr>
        <w:t>log_BY_tot_flow_sepdec</w:t>
      </w:r>
      <w:r>
        <w:t>, since the model includes only one non-zero coefficient.</w:t>
      </w:r>
    </w:p>
    <w:p w14:paraId="48515CE8" w14:textId="77777777" w:rsidR="006316D0" w:rsidRDefault="00000000">
      <w:pPr>
        <w:pStyle w:val="CaptionedFigure"/>
      </w:pPr>
      <w:r>
        <w:rPr>
          <w:noProof/>
        </w:rPr>
        <w:drawing>
          <wp:inline distT="0" distB="0" distL="0" distR="0" wp14:anchorId="62DD5342" wp14:editId="5FCFF214">
            <wp:extent cx="5334000" cy="6096000"/>
            <wp:effectExtent l="0" t="0" r="0" b="0"/>
            <wp:docPr id="110"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111"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46613DC" w14:textId="77777777" w:rsidR="006316D0" w:rsidRDefault="00000000">
      <w:pPr>
        <w:pStyle w:val="ImageCaption"/>
      </w:pPr>
      <w:bookmarkStart w:id="103" w:name="fig:hbfBarchart"/>
      <w:bookmarkEnd w:id="103"/>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14:paraId="0B14D397" w14:textId="77777777" w:rsidR="006316D0" w:rsidRDefault="00000000">
      <w:pPr>
        <w:pStyle w:val="Heading1"/>
      </w:pPr>
      <w:bookmarkStart w:id="104" w:name="discussion"/>
      <w:bookmarkEnd w:id="82"/>
      <w:bookmarkEnd w:id="96"/>
      <w:bookmarkEnd w:id="102"/>
      <w:r>
        <w:rPr>
          <w:rStyle w:val="SectionNumber"/>
        </w:rPr>
        <w:t>5</w:t>
      </w:r>
      <w:r>
        <w:tab/>
        <w:t>Discussion</w:t>
      </w:r>
    </w:p>
    <w:p w14:paraId="3905F44A" w14:textId="77777777" w:rsidR="006316D0"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347989B5" w14:textId="77777777" w:rsidR="006316D0" w:rsidRDefault="00000000">
      <w:pPr>
        <w:pStyle w:val="Heading2"/>
      </w:pPr>
      <w:bookmarkStart w:id="105" w:name="X7927e02b030070da3d3f36a45d1c21d7f6b1239"/>
      <w:r>
        <w:rPr>
          <w:rStyle w:val="SectionNumber"/>
        </w:rPr>
        <w:t>5.1</w:t>
      </w:r>
      <w:r>
        <w:tab/>
        <w:t>Previous work and limitations of a hydrologic predictor approach</w:t>
      </w:r>
    </w:p>
    <w:p w14:paraId="35A4C1E4" w14:textId="77777777" w:rsidR="006316D0"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flow metrics; other variables such as water temperature were necessary to capture population shifts (Ryan A. McManamay et al. 2013).</w:t>
      </w:r>
    </w:p>
    <w:p w14:paraId="0CAF1934" w14:textId="77777777" w:rsidR="006316D0" w:rsidRDefault="00000000">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34669D68" w14:textId="77777777" w:rsidR="006316D0" w:rsidRDefault="00000000">
      <w:pPr>
        <w:pStyle w:val="Heading2"/>
      </w:pPr>
      <w:bookmarkStart w:id="106" w:name="X1e5150e60c8c7a8a48f98236bacb875804e9653"/>
      <w:bookmarkEnd w:id="105"/>
      <w:r>
        <w:rPr>
          <w:rStyle w:val="SectionNumber"/>
        </w:rPr>
        <w:lastRenderedPageBreak/>
        <w:t>5.2</w:t>
      </w:r>
      <w:r>
        <w:tab/>
        <w:t>Correlations suggest distinct flow-ecology relationships for different species and life stages</w:t>
      </w:r>
    </w:p>
    <w:p w14:paraId="5FB17D7D" w14:textId="77777777" w:rsidR="006316D0" w:rsidRDefault="00000000">
      <w:pPr>
        <w:pStyle w:val="FirstParagraph"/>
      </w:pPr>
      <w:r>
        <w:t xml:space="preserve">The correlation analysis findings were dissimilar for coho and Chinook, suggesting that the two species have distinct flow-ecology relationships. The strength of these relationships, estimated as </w:t>
      </w:r>
      <m:oMath>
        <m:r>
          <w:rPr>
            <w:rFonts w:ascii="Cambria Math" w:hAnsi="Cambria Math"/>
          </w:rPr>
          <m:t>R</m:t>
        </m:r>
      </m:oMath>
      <w:r>
        <w:t xml:space="preserve"> values,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a later rearing year dry season onset, and a later spring disconnection (in both the rearing and smolt years) are also associated with more outmigrating coho smolt. Additionally, a higher number of RY scouring days seems to be related to lower Chinook outmigrants, whereas it has no relationship with coho outmigrants.</w:t>
      </w:r>
    </w:p>
    <w:p w14:paraId="37281507" w14:textId="77777777" w:rsidR="006316D0" w:rsidRDefault="00000000">
      <w:pPr>
        <w:pStyle w:val="BodyText"/>
      </w:pPr>
      <w:r>
        <w:t>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w:t>
      </w:r>
    </w:p>
    <w:p w14:paraId="17BB879C" w14:textId="77777777" w:rsidR="006316D0" w:rsidRDefault="00000000">
      <w:pPr>
        <w:pStyle w:val="BodyText"/>
      </w:pPr>
      <w:r>
        <w:rPr>
          <w:b/>
          <w:bCs/>
        </w:rPr>
        <w:t>physical interpretation of model signals: “how does this benefit occur?” Theory: mostly comes through ability to access higher quality habitats in the Scott System (e.g., west-side tribs). The mainstem needs to be connected so fish can post up and then access tribs when they get connected.”</w:t>
      </w:r>
    </w:p>
    <w:p w14:paraId="104E2BE3" w14:textId="77777777" w:rsidR="006316D0" w:rsidRDefault="00000000">
      <w:pPr>
        <w:pStyle w:val="BodyText"/>
      </w:pPr>
      <w:r>
        <w:t>but here it appears that this is only true for the absolute number of outmigrating juveniles.</w:t>
      </w:r>
    </w:p>
    <w:p w14:paraId="21F6707E" w14:textId="77777777" w:rsidR="006316D0" w:rsidRDefault="00000000">
      <w:pPr>
        <w:pStyle w:val="BodyText"/>
      </w:pPr>
      <w:r>
        <w:rPr>
          <w:b/>
          <w:bCs/>
        </w:rPr>
        <w:t>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its not surprising that later dates are better for Coho who usually don’t enter the system until typically late november (flows connecting the system earlier might not even have a connection with coho spawning behavior unless they are cross-correlated with a flow/process that occurs when fish enter the system). To me it seems like if connecting flows occur in late Oct-January would be the determinant</w:t>
      </w:r>
    </w:p>
    <w:p w14:paraId="06466120" w14:textId="77777777" w:rsidR="006316D0" w:rsidRDefault="00000000">
      <w:pPr>
        <w:pStyle w:val="BodyText"/>
      </w:pPr>
      <w:r>
        <w:t xml:space="preserve">The correlations suggest that a higher number of </w:t>
      </w:r>
      <w:r>
        <w:rPr>
          <w:i/>
          <w:iCs/>
        </w:rPr>
        <w:t>spawners</w:t>
      </w:r>
      <w:r>
        <w:t xml:space="preserve"> is in fact associated with </w:t>
      </w:r>
      <w:r>
        <w:rPr>
          <w:i/>
          <w:iCs/>
        </w:rPr>
        <w:t>later</w:t>
      </w:r>
      <w:r>
        <w:t xml:space="preserve"> fall flows (Figure 8).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p w14:paraId="5508C9D0" w14:textId="77777777" w:rsidR="006316D0" w:rsidRDefault="00000000">
      <w:pPr>
        <w:pStyle w:val="BodyText"/>
      </w:pPr>
      <w:r>
        <w:rPr>
          <w:b/>
          <w:bCs/>
        </w:rPr>
        <w:t xml:space="preserve">I’m being picky here for sure but this makes it sound like these later spawners are creating less fit juveniles. This could be true in a sense but if its exogenous factors (e.g., the flow regime at the time these juveniles emerge) that are the culprit what is </w:t>
      </w:r>
      <w:r>
        <w:rPr>
          <w:b/>
          <w:bCs/>
        </w:rPr>
        <w:lastRenderedPageBreak/>
        <w:t>the more the causal factor (later spawning or poor rearing conditions)? This would require some more analysis to fully tease out I think</w:t>
      </w:r>
    </w:p>
    <w:p w14:paraId="4D330B73" w14:textId="77777777" w:rsidR="006316D0" w:rsidRDefault="00000000">
      <w:pPr>
        <w:pStyle w:val="Heading2"/>
      </w:pPr>
      <w:bookmarkStart w:id="107" w:name="Xd53a54d38a7331c2e03bc8ce0087285fcc7489a"/>
      <w:bookmarkEnd w:id="106"/>
      <w:r>
        <w:rPr>
          <w:rStyle w:val="SectionNumber"/>
        </w:rPr>
        <w:t>5.3</w:t>
      </w:r>
      <w:r>
        <w:tab/>
        <w:t>Differences in model flexibility possibly driven by biology</w:t>
      </w:r>
    </w:p>
    <w:p w14:paraId="3A4B2148" w14:textId="77777777" w:rsidR="006316D0" w:rsidRDefault="00000000">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14:paraId="6F488D36" w14:textId="77777777" w:rsidR="006316D0"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4D5E4A73" w14:textId="77777777" w:rsidR="006316D0"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355B051B" w14:textId="77777777" w:rsidR="006316D0" w:rsidRDefault="00000000">
      <w:pPr>
        <w:pStyle w:val="Compact"/>
        <w:numPr>
          <w:ilvl w:val="0"/>
          <w:numId w:val="8"/>
        </w:numPr>
      </w:pPr>
      <w:r>
        <w:t>Chinook populations tend to be larger than coho, which could mean they are more limited by internal population dynamics, while coho reproduction limits may be more determined by flow conditions.</w:t>
      </w:r>
    </w:p>
    <w:p w14:paraId="7FDFA2CA" w14:textId="77777777" w:rsidR="006316D0" w:rsidRDefault="00000000">
      <w:pPr>
        <w:pStyle w:val="Compact"/>
        <w:numPr>
          <w:ilvl w:val="0"/>
          <w:numId w:val="8"/>
        </w:numPr>
      </w:pPr>
      <w:r>
        <w:t>Chinook typically do not oversummer in the freshwater system, potentially making them less vulnerable than coho to dry season conditions.</w:t>
      </w:r>
    </w:p>
    <w:p w14:paraId="41751240" w14:textId="77777777" w:rsidR="006316D0"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4349E642" w14:textId="77777777" w:rsidR="006316D0"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051356FC" w14:textId="77777777" w:rsidR="006316D0" w:rsidRDefault="00000000">
      <w:pPr>
        <w:pStyle w:val="Heading2"/>
      </w:pPr>
      <w:bookmarkStart w:id="108" w:name="X6b9b119df2b070daf4d2db4af6fa3aa7d30e1d5"/>
      <w:bookmarkEnd w:id="107"/>
      <w:r>
        <w:rPr>
          <w:rStyle w:val="SectionNumber"/>
        </w:rPr>
        <w:t>5.4</w:t>
      </w:r>
      <w:r>
        <w:tab/>
        <w:t>Hydrologic Benefit (HB) function could be used to predict high or low years for coho spf</w:t>
      </w:r>
    </w:p>
    <w:p w14:paraId="51FCAF54" w14:textId="77777777" w:rsidR="006316D0" w:rsidRDefault="00000000">
      <w:pPr>
        <w:pStyle w:val="FirstParagraph"/>
      </w:pPr>
      <w:r>
        <w: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t>
      </w:r>
    </w:p>
    <w:p w14:paraId="65DF02AE" w14:textId="77777777" w:rsidR="006316D0" w:rsidRDefault="00000000">
      <w:pPr>
        <w:pStyle w:val="BodyText"/>
      </w:pPr>
      <w:r>
        <w:t xml:space="preserve">The predictive exercise for coho spf suggests that using flow alone to predict fish outcomes involves non-negligible uncertainties: HB function error terms (predicted minus observed </w:t>
      </w:r>
      <w:r>
        <w:lastRenderedPageBreak/>
        <w:t>values) are substantial (Figure 11).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3776ACE5" w14:textId="77777777" w:rsidR="006316D0" w:rsidRDefault="00000000">
      <w:pPr>
        <w:pStyle w:val="Heading2"/>
      </w:pPr>
      <w:bookmarkStart w:id="109" w:name="X3b700d4bb5c1382b7499258009ecac007d72a49"/>
      <w:bookmarkEnd w:id="108"/>
      <w:r>
        <w:rPr>
          <w:rStyle w:val="SectionNumber"/>
        </w:rPr>
        <w:t>5.5</w:t>
      </w:r>
      <w:r>
        <w:tab/>
        <w:t>Interpretation of selected flow thresholds and HB function contributions</w:t>
      </w:r>
    </w:p>
    <w:p w14:paraId="5ED3A54E" w14:textId="77777777" w:rsidR="006316D0" w:rsidRDefault="00000000">
      <w:pPr>
        <w:pStyle w:val="FirstParagraph"/>
      </w:pPr>
      <w:r>
        <w:t>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 (Sommarstrom 2020).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14:paraId="7879928D" w14:textId="77777777" w:rsidR="006316D0" w:rsidRDefault="00000000">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 However, the details, such as which flow threshold was identified as the most important in the minimization of the equation in Section 3.6.1, are probably somewhat artifactual and would be sensitive to the addition of new future data points.</w:t>
      </w:r>
    </w:p>
    <w:p w14:paraId="6AF816AB" w14:textId="77777777" w:rsidR="006316D0" w:rsidRDefault="00000000">
      <w:pPr>
        <w:pStyle w:val="BodyText"/>
      </w:pPr>
      <w:r>
        <w:t>The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12).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4A8A8A3E" w14:textId="77777777" w:rsidR="006316D0" w:rsidRDefault="00000000">
      <w:pPr>
        <w:pStyle w:val="BodyText"/>
      </w:pPr>
      <w:r>
        <w:t>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p w14:paraId="3FE64A8F" w14:textId="77777777" w:rsidR="006316D0" w:rsidRDefault="00000000">
      <w:pPr>
        <w:pStyle w:val="Heading2"/>
      </w:pPr>
      <w:bookmarkStart w:id="110" w:name="Xe7b831585be370552e5eda248af1ddb6912a940"/>
      <w:bookmarkEnd w:id="109"/>
      <w:r>
        <w:rPr>
          <w:rStyle w:val="SectionNumber"/>
        </w:rPr>
        <w:lastRenderedPageBreak/>
        <w:t>5.6</w:t>
      </w:r>
      <w:r>
        <w:tab/>
        <w:t>Implications for water and fisheries management</w:t>
      </w:r>
    </w:p>
    <w:p w14:paraId="00C72838" w14:textId="77777777" w:rsidR="006316D0"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735E9EC5" w14:textId="77777777" w:rsidR="006316D0"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0FFDCEC7" w14:textId="77777777" w:rsidR="006316D0" w:rsidRDefault="00000000">
      <w:pPr>
        <w:pStyle w:val="Heading1"/>
      </w:pPr>
      <w:bookmarkStart w:id="111" w:name="conclusions"/>
      <w:bookmarkEnd w:id="104"/>
      <w:bookmarkEnd w:id="110"/>
      <w:r>
        <w:rPr>
          <w:rStyle w:val="SectionNumber"/>
        </w:rPr>
        <w:t>6</w:t>
      </w:r>
      <w:r>
        <w:tab/>
        <w:t>Conclusions</w:t>
      </w:r>
    </w:p>
    <w:p w14:paraId="16F253D4" w14:textId="77777777" w:rsidR="006316D0"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6986B3F2" w14:textId="77777777" w:rsidR="006316D0"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(Figure 8). The metrics contributing the most to predicted coho spf values occur during the window of their parents’ spawning and, to a lesser extent, in the spring and fall of their rearing year (Figure 12). This supports an interpretation that spawning conditions may exert a significant influence on the mortality rates of the hatching juveniles.</w:t>
      </w:r>
    </w:p>
    <w:p w14:paraId="6FB23323" w14:textId="77777777" w:rsidR="006316D0" w:rsidRDefault="00000000">
      <w:pPr>
        <w:pStyle w:val="BodyText"/>
      </w:pPr>
      <w:r>
        <w:t>Using lasso regression, we calculated a predictive model of annual normalized reproduction for each salmon species (Figures 9 and 10).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2260B8F5" w14:textId="77777777" w:rsidR="006316D0" w:rsidRDefault="00000000">
      <w:pPr>
        <w:pStyle w:val="BodyText"/>
      </w:pPr>
      <w:r>
        <w:t xml:space="preserve">With continuing trends of a narrowing wet season in the Scott River watershed (e.g., Figure 7), entities aiming to sustain local fisheries may find themselves working with ever-thinner </w:t>
      </w:r>
      <w:r>
        <w:lastRenderedPageBreak/>
        <w:t>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73A45090" w14:textId="77777777" w:rsidR="006316D0" w:rsidRDefault="00000000">
      <w:r>
        <w:br w:type="page"/>
      </w:r>
    </w:p>
    <w:p w14:paraId="01B3A20C" w14:textId="77777777" w:rsidR="006316D0" w:rsidRDefault="00000000">
      <w:pPr>
        <w:pStyle w:val="Heading1"/>
      </w:pPr>
      <w:bookmarkStart w:id="112" w:name="references"/>
      <w:bookmarkEnd w:id="111"/>
      <w:r>
        <w:lastRenderedPageBreak/>
        <w:t>References</w:t>
      </w:r>
    </w:p>
    <w:p w14:paraId="635C520A" w14:textId="77777777" w:rsidR="006316D0" w:rsidRDefault="00000000">
      <w:pPr>
        <w:pStyle w:val="Bibliography"/>
      </w:pPr>
      <w:bookmarkStart w:id="113" w:name="ref-AceroTriana2021"/>
      <w:bookmarkStart w:id="114"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14:paraId="67C445DD" w14:textId="77777777" w:rsidR="006316D0" w:rsidRDefault="00000000">
      <w:pPr>
        <w:pStyle w:val="Bibliography"/>
      </w:pPr>
      <w:bookmarkStart w:id="115" w:name="ref-Acreman2014"/>
      <w:bookmarkEnd w:id="113"/>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14:paraId="6FB92645" w14:textId="77777777" w:rsidR="006316D0" w:rsidRDefault="00000000">
      <w:pPr>
        <w:pStyle w:val="Bibliography"/>
      </w:pPr>
      <w:bookmarkStart w:id="116" w:name="ref-NMFS2005"/>
      <w:bookmarkEnd w:id="115"/>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14:paraId="2CFE0FFE" w14:textId="77777777" w:rsidR="006316D0" w:rsidRDefault="00000000">
      <w:pPr>
        <w:pStyle w:val="Bibliography"/>
      </w:pPr>
      <w:bookmarkStart w:id="117" w:name="ref-AlomiaHerrera2017"/>
      <w:bookmarkEnd w:id="116"/>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14:paraId="29B83E8B" w14:textId="77777777" w:rsidR="006316D0" w:rsidRDefault="00000000">
      <w:pPr>
        <w:pStyle w:val="Bibliography"/>
      </w:pPr>
      <w:bookmarkStart w:id="118" w:name="ref-Anderson2006"/>
      <w:bookmarkEnd w:id="117"/>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1C4427F9" w14:textId="77777777" w:rsidR="006316D0" w:rsidRDefault="00000000">
      <w:pPr>
        <w:pStyle w:val="Bibliography"/>
      </w:pPr>
      <w:bookmarkStart w:id="119" w:name="ref-Arthington2014"/>
      <w:bookmarkEnd w:id="118"/>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7DBE4E40" w14:textId="77777777" w:rsidR="006316D0" w:rsidRDefault="00000000">
      <w:pPr>
        <w:pStyle w:val="Bibliography"/>
      </w:pPr>
      <w:bookmarkStart w:id="120" w:name="ref-Ayllon2014"/>
      <w:bookmarkEnd w:id="119"/>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14:paraId="08CCE271" w14:textId="77777777" w:rsidR="006316D0" w:rsidRDefault="00000000">
      <w:pPr>
        <w:pStyle w:val="Bibliography"/>
      </w:pPr>
      <w:bookmarkStart w:id="121" w:name="ref-BjornnReiser1991"/>
      <w:bookmarkEnd w:id="120"/>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5">
        <w:r>
          <w:rPr>
            <w:rStyle w:val="Hyperlink"/>
          </w:rPr>
          <w:t>https://doi.org/10.2307/1446234</w:t>
        </w:r>
      </w:hyperlink>
      <w:r>
        <w:t>.</w:t>
      </w:r>
    </w:p>
    <w:p w14:paraId="3717BFD3" w14:textId="77777777" w:rsidR="006316D0" w:rsidRDefault="00000000">
      <w:pPr>
        <w:pStyle w:val="Bibliography"/>
      </w:pPr>
      <w:bookmarkStart w:id="122" w:name="ref-Booth2014"/>
      <w:bookmarkEnd w:id="121"/>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14:paraId="2526D307" w14:textId="77777777" w:rsidR="006316D0" w:rsidRDefault="00000000">
      <w:pPr>
        <w:pStyle w:val="Bibliography"/>
      </w:pPr>
      <w:bookmarkStart w:id="123" w:name="ref-Bourret2016"/>
      <w:bookmarkEnd w:id="122"/>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5D7A710F" w14:textId="77777777" w:rsidR="006316D0" w:rsidRDefault="00000000">
      <w:pPr>
        <w:pStyle w:val="Bibliography"/>
      </w:pPr>
      <w:bookmarkStart w:id="124" w:name="ref-Bower2022"/>
      <w:bookmarkEnd w:id="123"/>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14:paraId="3D502B29" w14:textId="77777777" w:rsidR="006316D0" w:rsidRDefault="00000000">
      <w:pPr>
        <w:pStyle w:val="Bibliography"/>
      </w:pPr>
      <w:bookmarkStart w:id="125" w:name="ref-Bradford2016"/>
      <w:bookmarkEnd w:id="124"/>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14:paraId="47948E26" w14:textId="77777777" w:rsidR="006316D0" w:rsidRDefault="00000000">
      <w:pPr>
        <w:pStyle w:val="Bibliography"/>
      </w:pPr>
      <w:bookmarkStart w:id="126" w:name="ref-Bradley2017"/>
      <w:bookmarkEnd w:id="125"/>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14:paraId="291E21DF" w14:textId="77777777" w:rsidR="006316D0" w:rsidRDefault="00000000">
      <w:pPr>
        <w:pStyle w:val="Bibliography"/>
      </w:pPr>
      <w:bookmarkStart w:id="127" w:name="ref-Brand2011"/>
      <w:bookmarkEnd w:id="126"/>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14:paraId="0406283B" w14:textId="77777777" w:rsidR="006316D0" w:rsidRDefault="00000000">
      <w:pPr>
        <w:pStyle w:val="Bibliography"/>
      </w:pPr>
      <w:bookmarkStart w:id="128" w:name="ref-Brown1994"/>
      <w:bookmarkEnd w:id="127"/>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7B420618" w14:textId="77777777" w:rsidR="006316D0" w:rsidRDefault="00000000">
      <w:pPr>
        <w:pStyle w:val="Bibliography"/>
      </w:pPr>
      <w:bookmarkStart w:id="129" w:name="ref-Brummer2016"/>
      <w:bookmarkEnd w:id="128"/>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14:paraId="2EF0BC6F" w14:textId="77777777" w:rsidR="006316D0" w:rsidRDefault="00000000">
      <w:pPr>
        <w:pStyle w:val="Bibliography"/>
      </w:pPr>
      <w:bookmarkStart w:id="130" w:name="ref-Bunn2002a"/>
      <w:bookmarkEnd w:id="129"/>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14:paraId="6479AF96" w14:textId="77777777" w:rsidR="006316D0" w:rsidRDefault="00000000">
      <w:pPr>
        <w:pStyle w:val="Bibliography"/>
      </w:pPr>
      <w:bookmarkStart w:id="131" w:name="ref-Bustard1975"/>
      <w:bookmarkEnd w:id="130"/>
      <w:r>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2B51EF5A" w14:textId="77777777" w:rsidR="006316D0" w:rsidRDefault="00000000">
      <w:pPr>
        <w:pStyle w:val="Bibliography"/>
      </w:pPr>
      <w:bookmarkStart w:id="132" w:name="ref-CDFW2015a"/>
      <w:bookmarkEnd w:id="131"/>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14:paraId="01580BB8" w14:textId="77777777" w:rsidR="006316D0" w:rsidRDefault="00000000">
      <w:pPr>
        <w:pStyle w:val="Bibliography"/>
      </w:pPr>
      <w:bookmarkStart w:id="133" w:name="ref-CDFW2015b"/>
      <w:bookmarkEnd w:id="132"/>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14:paraId="29C631EA" w14:textId="77777777" w:rsidR="006316D0" w:rsidRDefault="00000000">
      <w:pPr>
        <w:pStyle w:val="Bibliography"/>
      </w:pPr>
      <w:bookmarkStart w:id="134" w:name="ref-CDFW2021b"/>
      <w:bookmarkEnd w:id="133"/>
      <w:r>
        <w:lastRenderedPageBreak/>
        <w:t>———. 2021. “Scott River Best Available Scientific Information for Instream Flow Criteria and Potential Next Steps.”</w:t>
      </w:r>
    </w:p>
    <w:p w14:paraId="3375ADF5" w14:textId="77777777" w:rsidR="006316D0" w:rsidRDefault="00000000">
      <w:pPr>
        <w:pStyle w:val="Bibliography"/>
      </w:pPr>
      <w:bookmarkStart w:id="135" w:name="ref-Cartwright2017"/>
      <w:bookmarkEnd w:id="134"/>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7">
        <w:r>
          <w:rPr>
            <w:rStyle w:val="Hyperlink"/>
          </w:rPr>
          <w:t>https://doi.org/10.3390/w9030196</w:t>
        </w:r>
      </w:hyperlink>
      <w:r>
        <w:t>.</w:t>
      </w:r>
    </w:p>
    <w:p w14:paraId="449F6E14" w14:textId="77777777" w:rsidR="006316D0" w:rsidRDefault="00000000">
      <w:pPr>
        <w:pStyle w:val="Bibliography"/>
      </w:pPr>
      <w:bookmarkStart w:id="136" w:name="ref-Catford2014"/>
      <w:bookmarkEnd w:id="135"/>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14:paraId="334EBDD6" w14:textId="77777777" w:rsidR="006316D0" w:rsidRDefault="00000000">
      <w:pPr>
        <w:pStyle w:val="Bibliography"/>
      </w:pPr>
      <w:bookmarkStart w:id="137" w:name="ref-Chowdhury2007"/>
      <w:bookmarkEnd w:id="136"/>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14:paraId="6ED57E53" w14:textId="77777777" w:rsidR="006316D0" w:rsidRDefault="00000000">
      <w:pPr>
        <w:pStyle w:val="Bibliography"/>
      </w:pPr>
      <w:bookmarkStart w:id="138" w:name="ref-Daneshvar2017"/>
      <w:bookmarkEnd w:id="137"/>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14:paraId="0F5C3037" w14:textId="77777777" w:rsidR="006316D0" w:rsidRDefault="00000000">
      <w:pPr>
        <w:pStyle w:val="Bibliography"/>
      </w:pPr>
      <w:bookmarkStart w:id="139" w:name="ref-DeWeber2020"/>
      <w:bookmarkEnd w:id="138"/>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0">
        <w:r>
          <w:rPr>
            <w:rStyle w:val="Hyperlink"/>
          </w:rPr>
          <w:t>https://doi.org/10.1111/1752-1688.12845</w:t>
        </w:r>
      </w:hyperlink>
      <w:r>
        <w:t>.</w:t>
      </w:r>
    </w:p>
    <w:p w14:paraId="5EB25D69" w14:textId="77777777" w:rsidR="006316D0" w:rsidRDefault="00000000">
      <w:pPr>
        <w:pStyle w:val="Bibliography"/>
      </w:pPr>
      <w:bookmarkStart w:id="140" w:name="ref-Drake2000a"/>
      <w:bookmarkEnd w:id="139"/>
      <w:r>
        <w:t xml:space="preserve">Drake, Daniel J., Kenneth W. Tate, and Harry Carlson. 2000. “Analysis shows climate-caused decreases in Scott River fall flows.” </w:t>
      </w:r>
      <w:r>
        <w:rPr>
          <w:i/>
          <w:iCs/>
        </w:rPr>
        <w:t>California Agriculture</w:t>
      </w:r>
      <w:r>
        <w:t xml:space="preserve"> 54 (6): 46–49. </w:t>
      </w:r>
      <w:hyperlink r:id="rId41">
        <w:r>
          <w:rPr>
            <w:rStyle w:val="Hyperlink"/>
          </w:rPr>
          <w:t>https://doi.org/10.3733/ca.v054n06p46</w:t>
        </w:r>
      </w:hyperlink>
      <w:r>
        <w:t>.</w:t>
      </w:r>
    </w:p>
    <w:p w14:paraId="7BB65E28" w14:textId="77777777" w:rsidR="006316D0" w:rsidRDefault="00000000">
      <w:pPr>
        <w:pStyle w:val="Bibliography"/>
      </w:pPr>
      <w:bookmarkStart w:id="141" w:name="ref-DWR2021"/>
      <w:bookmarkEnd w:id="140"/>
      <w:r>
        <w:t xml:space="preserve">DWR. 2021. “Agricultural Land &amp; Water Use Estimates.” </w:t>
      </w:r>
      <w:hyperlink r:id="rId42">
        <w:r>
          <w:rPr>
            <w:rStyle w:val="Hyperlink"/>
          </w:rPr>
          <w:t>https://water.ca.gov/Programs/Water-Use-And-Efficiency/Land-And-Water-Use/Agricultural-Land-And-Water-Use-Estimates</w:t>
        </w:r>
      </w:hyperlink>
      <w:r>
        <w:t>.</w:t>
      </w:r>
    </w:p>
    <w:p w14:paraId="1E471CA5" w14:textId="77777777" w:rsidR="006316D0" w:rsidRDefault="00000000">
      <w:pPr>
        <w:pStyle w:val="Bibliography"/>
      </w:pPr>
      <w:bookmarkStart w:id="142" w:name="ref-Foglia2013a"/>
      <w:bookmarkEnd w:id="141"/>
      <w:r>
        <w:t xml:space="preserve">Foglia, Laura, Alison McNally, Courtney Hall, Lauren Ledesma, Ryan Hines, and Thomas Harter. 2013. “Scott Valley Integrated Hydrologic Model : Data Collection , Analysis , and Water Budget.” April. University of California, Davis. </w:t>
      </w:r>
      <w:hyperlink r:id="rId43">
        <w:r>
          <w:rPr>
            <w:rStyle w:val="Hyperlink"/>
          </w:rPr>
          <w:t>http://groundwater.ucdavis.edu/files/165395.pdf</w:t>
        </w:r>
      </w:hyperlink>
      <w:r>
        <w:t>.</w:t>
      </w:r>
    </w:p>
    <w:p w14:paraId="2922A003" w14:textId="77777777" w:rsidR="006316D0" w:rsidRDefault="00000000">
      <w:pPr>
        <w:pStyle w:val="Bibliography"/>
      </w:pPr>
      <w:bookmarkStart w:id="143" w:name="ref-Friedman2010"/>
      <w:bookmarkEnd w:id="142"/>
      <w:r>
        <w:t xml:space="preserve">Friedman, Jerome, Trevor Hastie, and Rob Tibshirani.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14:paraId="3061642A" w14:textId="77777777" w:rsidR="006316D0" w:rsidRDefault="00000000">
      <w:pPr>
        <w:pStyle w:val="Bibliography"/>
      </w:pPr>
      <w:bookmarkStart w:id="144" w:name="ref-Gao2020"/>
      <w:bookmarkEnd w:id="143"/>
      <w:r>
        <w:t xml:space="preserve">Gao, Ye, Yong hong Xie, and Dong sheng Zou. 2020. “Hydrological regime change and its ecological responses in East Dongting Lake, China.” </w:t>
      </w:r>
      <w:r>
        <w:rPr>
          <w:i/>
          <w:iCs/>
        </w:rPr>
        <w:t>Ecohydrology and Hydrobiology</w:t>
      </w:r>
      <w:r>
        <w:t xml:space="preserve"> 20 (1): 142–50. </w:t>
      </w:r>
      <w:hyperlink r:id="rId45">
        <w:r>
          <w:rPr>
            <w:rStyle w:val="Hyperlink"/>
          </w:rPr>
          <w:t>https://doi.org/10.1016/j.ecohyd.2019.07.003</w:t>
        </w:r>
      </w:hyperlink>
      <w:r>
        <w:t>.</w:t>
      </w:r>
    </w:p>
    <w:p w14:paraId="234C6744" w14:textId="77777777" w:rsidR="006316D0" w:rsidRDefault="00000000">
      <w:pPr>
        <w:pStyle w:val="Bibliography"/>
      </w:pPr>
      <w:bookmarkStart w:id="145" w:name="ref-Graham2012"/>
      <w:bookmarkEnd w:id="144"/>
      <w:r>
        <w:lastRenderedPageBreak/>
        <w:t xml:space="preserve">Graham, Rhea. 2012. “Klamath River Basin Restoration Nonuse Value Survey Klamath River Basin Restoration Nonuse Value Survey Final Report Prepared by.” </w:t>
      </w:r>
      <w:hyperlink r:id="rId46">
        <w:r>
          <w:rPr>
            <w:rStyle w:val="Hyperlink"/>
          </w:rPr>
          <w:t>https://kbifrm.psmfc.org/wp-content/uploads/2016/12/Graham{\_}2012{\_}0010{\_}Klamath-River-Basin-Restoration-Nonuse-Value-Survey-Final-Report.pdf</w:t>
        </w:r>
      </w:hyperlink>
      <w:r>
        <w:t>.</w:t>
      </w:r>
    </w:p>
    <w:p w14:paraId="45226489" w14:textId="77777777" w:rsidR="006316D0" w:rsidRDefault="00000000">
      <w:pPr>
        <w:pStyle w:val="Bibliography"/>
      </w:pPr>
      <w:bookmarkStart w:id="146" w:name="ref-Guareschi2014"/>
      <w:bookmarkEnd w:id="145"/>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14:paraId="5377A486" w14:textId="77777777" w:rsidR="006316D0" w:rsidRDefault="00000000">
      <w:pPr>
        <w:pStyle w:val="Bibliography"/>
      </w:pPr>
      <w:bookmarkStart w:id="147" w:name="ref-Guedes2020"/>
      <w:bookmarkEnd w:id="146"/>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48">
        <w:r>
          <w:rPr>
            <w:rStyle w:val="Hyperlink"/>
          </w:rPr>
          <w:t>https://doi.org/10.1016/j.ecohyd.2020.02.002</w:t>
        </w:r>
      </w:hyperlink>
      <w:r>
        <w:t>.</w:t>
      </w:r>
    </w:p>
    <w:p w14:paraId="2FEF90D5" w14:textId="77777777" w:rsidR="006316D0" w:rsidRDefault="00000000">
      <w:pPr>
        <w:pStyle w:val="Bibliography"/>
      </w:pPr>
      <w:bookmarkStart w:id="148" w:name="ref-Hain2018"/>
      <w:bookmarkEnd w:id="147"/>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14:paraId="1494014A" w14:textId="77777777" w:rsidR="006316D0" w:rsidRDefault="00000000">
      <w:pPr>
        <w:pStyle w:val="Bibliography"/>
      </w:pPr>
      <w:bookmarkStart w:id="149" w:name="ref-Hale2023"/>
      <w:bookmarkEnd w:id="148"/>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0">
        <w:r>
          <w:rPr>
            <w:rStyle w:val="Hyperlink"/>
          </w:rPr>
          <w:t>https://doi.org/10.1002/ecs2.4660</w:t>
        </w:r>
      </w:hyperlink>
      <w:r>
        <w:t>.</w:t>
      </w:r>
    </w:p>
    <w:p w14:paraId="0D02396B" w14:textId="77777777" w:rsidR="006316D0" w:rsidRDefault="00000000">
      <w:pPr>
        <w:pStyle w:val="Bibliography"/>
      </w:pPr>
      <w:bookmarkStart w:id="150" w:name="ref-Han2015"/>
      <w:bookmarkEnd w:id="149"/>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https://doi.org/10.1016/j.quaint.2015.02.032</w:t>
        </w:r>
      </w:hyperlink>
      <w:r>
        <w:t>.</w:t>
      </w:r>
    </w:p>
    <w:p w14:paraId="296186EE" w14:textId="77777777" w:rsidR="006316D0" w:rsidRDefault="00000000">
      <w:pPr>
        <w:pStyle w:val="Bibliography"/>
      </w:pPr>
      <w:bookmarkStart w:id="151" w:name="ref-Harter2008a"/>
      <w:bookmarkEnd w:id="150"/>
      <w:r>
        <w:t xml:space="preserve">Harter, Thomas, and Ryan Hines. 2008. “Scott Valley Community Groundwater Study Plan,” 98. </w:t>
      </w:r>
      <w:hyperlink r:id="rId52">
        <w:r>
          <w:rPr>
            <w:rStyle w:val="Hyperlink"/>
          </w:rPr>
          <w:t>http://groundwater.ucdavis.edu/files/136426.pdf</w:t>
        </w:r>
      </w:hyperlink>
      <w:r>
        <w:t>.</w:t>
      </w:r>
    </w:p>
    <w:p w14:paraId="1D820FC3" w14:textId="77777777" w:rsidR="006316D0" w:rsidRDefault="00000000">
      <w:pPr>
        <w:pStyle w:val="Bibliography"/>
      </w:pPr>
      <w:bookmarkStart w:id="152" w:name="ref-Healey1991"/>
      <w:bookmarkEnd w:id="151"/>
      <w:r>
        <w:t xml:space="preserve">Healey, M. C. 1991. “Life History of Chinook Salmon (Onchorhynchus tshawytscha).” In </w:t>
      </w:r>
      <w:r>
        <w:rPr>
          <w:i/>
          <w:iCs/>
        </w:rPr>
        <w:t>Pacific Salmon Life Histories</w:t>
      </w:r>
      <w:r>
        <w:t>, edited by C. Groot and L. Margolis, 313–93. Vancouver: University of British Columbia Press.</w:t>
      </w:r>
    </w:p>
    <w:p w14:paraId="21A36144" w14:textId="77777777" w:rsidR="006316D0" w:rsidRDefault="00000000">
      <w:pPr>
        <w:pStyle w:val="Bibliography"/>
      </w:pPr>
      <w:bookmarkStart w:id="153" w:name="ref-Herbst2019"/>
      <w:bookmarkEnd w:id="152"/>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https://doi.org/10.1111/fwb.13270</w:t>
        </w:r>
      </w:hyperlink>
      <w:r>
        <w:t>.</w:t>
      </w:r>
    </w:p>
    <w:p w14:paraId="13D734BD" w14:textId="77777777" w:rsidR="006316D0" w:rsidRDefault="00000000">
      <w:pPr>
        <w:pStyle w:val="Bibliography"/>
      </w:pPr>
      <w:bookmarkStart w:id="154" w:name="ref-Hunt1999"/>
      <w:bookmarkEnd w:id="153"/>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420EF1A1" w14:textId="77777777" w:rsidR="006316D0" w:rsidRDefault="00000000">
      <w:pPr>
        <w:pStyle w:val="Bibliography"/>
      </w:pPr>
      <w:bookmarkStart w:id="155" w:name="ref-James2013"/>
      <w:bookmarkEnd w:id="154"/>
      <w:r>
        <w:lastRenderedPageBreak/>
        <w:t xml:space="preserve">James, Gareth, Daniela Witten, Trevor Hastie, and Robert Tibshirani. 2013. </w:t>
      </w:r>
      <w:r>
        <w:rPr>
          <w:i/>
          <w:iCs/>
        </w:rPr>
        <w:t>An Introduction to Statistical Learning</w:t>
      </w:r>
      <w:r>
        <w:t xml:space="preserve">. 7th ed. New York: Springer Science+Business Media. </w:t>
      </w:r>
      <w:hyperlink r:id="rId54">
        <w:r>
          <w:rPr>
            <w:rStyle w:val="Hyperlink"/>
          </w:rPr>
          <w:t>https://doi.org/10.1007/978-1-4614-7138-7</w:t>
        </w:r>
      </w:hyperlink>
      <w:r>
        <w:t>.</w:t>
      </w:r>
    </w:p>
    <w:p w14:paraId="52588574" w14:textId="77777777" w:rsidR="006316D0" w:rsidRDefault="00000000">
      <w:pPr>
        <w:pStyle w:val="Bibliography"/>
      </w:pPr>
      <w:bookmarkStart w:id="156" w:name="ref-Kevic2018"/>
      <w:bookmarkEnd w:id="155"/>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14:paraId="2904966C" w14:textId="77777777" w:rsidR="006316D0" w:rsidRDefault="00000000">
      <w:pPr>
        <w:pStyle w:val="Bibliography"/>
      </w:pPr>
      <w:bookmarkStart w:id="157" w:name="ref-Knechtle2012"/>
      <w:bookmarkEnd w:id="156"/>
      <w:r>
        <w:t xml:space="preserve">Knechtle, Morgan, and Diana Chesney. 2012. “2012 Scott River Salmon Studies.” Yreka, CA: California Department of Fish; Wildlife (CDFW). </w:t>
      </w:r>
      <w:hyperlink r:id="rId56">
        <w:r>
          <w:rPr>
            <w:rStyle w:val="Hyperlink"/>
          </w:rPr>
          <w:t>https://nrm.dfg.ca.gov/FileHandler.ashx?DocumentID=77836</w:t>
        </w:r>
      </w:hyperlink>
      <w:r>
        <w:t>.</w:t>
      </w:r>
    </w:p>
    <w:p w14:paraId="300B7A90" w14:textId="77777777" w:rsidR="006316D0" w:rsidRDefault="00000000">
      <w:pPr>
        <w:pStyle w:val="Bibliography"/>
      </w:pPr>
      <w:bookmarkStart w:id="158" w:name="ref-CDFW2020"/>
      <w:bookmarkEnd w:id="157"/>
      <w:r>
        <w:t>Knechtle, Morgan, and Domenic Giudice. 2020. “2019 Scott River Salmon Studies.” 530. Yreka, CA: California Department of Fish; Wildlife (CDFW).</w:t>
      </w:r>
    </w:p>
    <w:p w14:paraId="4369AB2C" w14:textId="77777777" w:rsidR="006316D0" w:rsidRDefault="00000000">
      <w:pPr>
        <w:pStyle w:val="Bibliography"/>
      </w:pPr>
      <w:bookmarkStart w:id="159" w:name="ref-CDFW2021a"/>
      <w:bookmarkEnd w:id="158"/>
      <w:r>
        <w:t>———. 2021. “2020 Scott River Salmon Studies, Final Report.” Yreka, CA: California Department of Fish; Wildlife (CDFW).</w:t>
      </w:r>
    </w:p>
    <w:p w14:paraId="47D88E0D" w14:textId="77777777" w:rsidR="006316D0" w:rsidRDefault="00000000">
      <w:pPr>
        <w:pStyle w:val="Bibliography"/>
      </w:pPr>
      <w:bookmarkStart w:id="160" w:name="ref-CDFW2023a"/>
      <w:bookmarkEnd w:id="159"/>
      <w:r>
        <w:t>———. 2023. “2022 SCOTT RIVER SALMON STUDIES.” Yreka, CA: CDFW.</w:t>
      </w:r>
    </w:p>
    <w:p w14:paraId="59CE651C" w14:textId="77777777" w:rsidR="006316D0" w:rsidRDefault="00000000">
      <w:pPr>
        <w:pStyle w:val="Bibliography"/>
      </w:pPr>
      <w:bookmarkStart w:id="161" w:name="ref-Konrad2011"/>
      <w:bookmarkEnd w:id="160"/>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57">
        <w:r>
          <w:rPr>
            <w:rStyle w:val="Hyperlink"/>
          </w:rPr>
          <w:t>https://doi.org/10.1525/bio.2011.61.12.5</w:t>
        </w:r>
      </w:hyperlink>
      <w:r>
        <w:t>.</w:t>
      </w:r>
    </w:p>
    <w:p w14:paraId="5E09BB96" w14:textId="77777777" w:rsidR="006316D0" w:rsidRDefault="00000000">
      <w:pPr>
        <w:pStyle w:val="Bibliography"/>
      </w:pPr>
      <w:bookmarkStart w:id="162" w:name="ref-Lamouroux2015"/>
      <w:bookmarkEnd w:id="161"/>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https://doi.org/10.1111/fwb.12324</w:t>
        </w:r>
      </w:hyperlink>
      <w:r>
        <w:t>.</w:t>
      </w:r>
    </w:p>
    <w:p w14:paraId="366E5038" w14:textId="77777777" w:rsidR="006316D0" w:rsidRDefault="00000000">
      <w:pPr>
        <w:pStyle w:val="Bibliography"/>
      </w:pPr>
      <w:bookmarkStart w:id="163" w:name="ref-LancasterDownes2014"/>
      <w:bookmarkEnd w:id="162"/>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59">
        <w:r>
          <w:rPr>
            <w:rStyle w:val="Hyperlink"/>
          </w:rPr>
          <w:t>https://doi.org/10.1002/rra</w:t>
        </w:r>
      </w:hyperlink>
      <w:r>
        <w:t>.</w:t>
      </w:r>
    </w:p>
    <w:p w14:paraId="41084F4F" w14:textId="77777777" w:rsidR="006316D0" w:rsidRDefault="00000000">
      <w:pPr>
        <w:pStyle w:val="Bibliography"/>
      </w:pPr>
      <w:bookmarkStart w:id="164" w:name="ref-Larsen2021"/>
      <w:bookmarkEnd w:id="163"/>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0">
        <w:r>
          <w:rPr>
            <w:rStyle w:val="Hyperlink"/>
          </w:rPr>
          <w:t>https://doi.org/10.1029/2020WR028496</w:t>
        </w:r>
      </w:hyperlink>
      <w:r>
        <w:t>.</w:t>
      </w:r>
    </w:p>
    <w:p w14:paraId="76D750CE" w14:textId="77777777" w:rsidR="006316D0" w:rsidRDefault="00000000">
      <w:pPr>
        <w:pStyle w:val="Bibliography"/>
      </w:pPr>
      <w:bookmarkStart w:id="165" w:name="ref-Lueders2023"/>
      <w:bookmarkEnd w:id="164"/>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1">
        <w:r>
          <w:rPr>
            <w:rStyle w:val="Hyperlink"/>
          </w:rPr>
          <w:t>https://doi.org/10.1016/j.ecolind.2023.109989</w:t>
        </w:r>
      </w:hyperlink>
      <w:r>
        <w:t>.</w:t>
      </w:r>
    </w:p>
    <w:p w14:paraId="3D43D723" w14:textId="77777777" w:rsidR="006316D0" w:rsidRDefault="00000000">
      <w:pPr>
        <w:pStyle w:val="Bibliography"/>
      </w:pPr>
      <w:bookmarkStart w:id="166" w:name="ref-Mack1958"/>
      <w:bookmarkEnd w:id="165"/>
      <w:r>
        <w:t xml:space="preserve">Mack, Seymour. 1958. “Geology and Ground-Water Features of Scott Valley Siskiyou County, California.” Geological Survey Water-Supply Paper 1462. </w:t>
      </w:r>
      <w:hyperlink r:id="rId62">
        <w:r>
          <w:rPr>
            <w:rStyle w:val="Hyperlink"/>
          </w:rPr>
          <w:t>https://pubs.usgs.gov/wsp/1462/report.pdf</w:t>
        </w:r>
      </w:hyperlink>
      <w:r>
        <w:t>.</w:t>
      </w:r>
    </w:p>
    <w:p w14:paraId="6EA12D8F" w14:textId="77777777" w:rsidR="006316D0" w:rsidRDefault="00000000">
      <w:pPr>
        <w:pStyle w:val="Bibliography"/>
      </w:pPr>
      <w:bookmarkStart w:id="167" w:name="ref-Massie2020"/>
      <w:bookmarkEnd w:id="166"/>
      <w:r>
        <w:t>Massie, Margaret, and Harrison Morrow. 2020. “2020 Scott River Juvenile Salmonid Outmigrant Study.”</w:t>
      </w:r>
    </w:p>
    <w:p w14:paraId="385DAA9B" w14:textId="77777777" w:rsidR="006316D0" w:rsidRDefault="00000000">
      <w:pPr>
        <w:pStyle w:val="Bibliography"/>
      </w:pPr>
      <w:bookmarkStart w:id="168" w:name="ref-Maurer2003"/>
      <w:bookmarkEnd w:id="167"/>
      <w:r>
        <w:lastRenderedPageBreak/>
        <w:t>Maurer, Sue. 2003. “Scott River Watershed Adult Coho Salmon Spawning Survey December 2002-January 2003.” Etna, CA: Siskiyou RCD.</w:t>
      </w:r>
    </w:p>
    <w:p w14:paraId="7C66C642" w14:textId="77777777" w:rsidR="006316D0" w:rsidRDefault="00000000">
      <w:pPr>
        <w:pStyle w:val="Bibliography"/>
      </w:pPr>
      <w:bookmarkStart w:id="169" w:name="ref-Mazor2018"/>
      <w:bookmarkEnd w:id="168"/>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14:paraId="0DD0DCE6" w14:textId="77777777" w:rsidR="006316D0" w:rsidRDefault="00000000">
      <w:pPr>
        <w:pStyle w:val="Bibliography"/>
      </w:pPr>
      <w:bookmarkStart w:id="170" w:name="ref-McMahon1983"/>
      <w:bookmarkEnd w:id="169"/>
      <w:r>
        <w:t>McMahon, Thomas E. 1983. “Habitat Suitability Index Models: Coho Salmon. U.S. Dept. Int., Fish Wildl. Serv. FWS/OBS-92/10.49.” Fort Collins, CO: U.S. Dept. Int., U.S. Fish; Wildlife Service. FWS/OBS-92/10.49.</w:t>
      </w:r>
    </w:p>
    <w:p w14:paraId="20B70E0B" w14:textId="77777777" w:rsidR="006316D0" w:rsidRDefault="00000000">
      <w:pPr>
        <w:pStyle w:val="Bibliography"/>
      </w:pPr>
      <w:bookmarkStart w:id="171" w:name="ref-McManamay2015"/>
      <w:bookmarkEnd w:id="170"/>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14:paraId="29A26F19" w14:textId="77777777" w:rsidR="006316D0" w:rsidRDefault="00000000">
      <w:pPr>
        <w:pStyle w:val="Bibliography"/>
      </w:pPr>
      <w:bookmarkStart w:id="172" w:name="ref-McManamay2013"/>
      <w:bookmarkEnd w:id="171"/>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5">
        <w:r>
          <w:rPr>
            <w:rStyle w:val="Hyperlink"/>
          </w:rPr>
          <w:t>https://doi.org/10.1007/s00267-013-0055-3</w:t>
        </w:r>
      </w:hyperlink>
      <w:r>
        <w:t>.</w:t>
      </w:r>
    </w:p>
    <w:p w14:paraId="578CE746" w14:textId="77777777" w:rsidR="006316D0" w:rsidRDefault="00000000">
      <w:pPr>
        <w:pStyle w:val="Bibliography"/>
      </w:pPr>
      <w:bookmarkStart w:id="173" w:name="ref-Medallo-Diaz2019"/>
      <w:bookmarkEnd w:id="172"/>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14:paraId="5391566C" w14:textId="77777777" w:rsidR="006316D0" w:rsidRDefault="00000000">
      <w:pPr>
        <w:pStyle w:val="Bibliography"/>
      </w:pPr>
      <w:bookmarkStart w:id="174" w:name="ref-Monk2006"/>
      <w:bookmarkEnd w:id="173"/>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7">
        <w:r>
          <w:rPr>
            <w:rStyle w:val="Hyperlink"/>
          </w:rPr>
          <w:t>https://doi.org/10.1002/rra.933</w:t>
        </w:r>
      </w:hyperlink>
      <w:r>
        <w:t>.</w:t>
      </w:r>
    </w:p>
    <w:p w14:paraId="09AD5FF4" w14:textId="77777777" w:rsidR="006316D0" w:rsidRDefault="00000000">
      <w:pPr>
        <w:pStyle w:val="Bibliography"/>
      </w:pPr>
      <w:bookmarkStart w:id="175" w:name="ref-Monk2008"/>
      <w:bookmarkEnd w:id="174"/>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14:paraId="5B46CAA3" w14:textId="77777777" w:rsidR="006316D0" w:rsidRDefault="00000000">
      <w:pPr>
        <w:pStyle w:val="Bibliography"/>
      </w:pPr>
      <w:bookmarkStart w:id="176" w:name="ref-Moyle2002"/>
      <w:bookmarkEnd w:id="175"/>
      <w:r>
        <w:t xml:space="preserve">Moyle, P. B. 2002. </w:t>
      </w:r>
      <w:r>
        <w:rPr>
          <w:i/>
          <w:iCs/>
        </w:rPr>
        <w:t>Inland Fishes of California</w:t>
      </w:r>
      <w:r>
        <w:t>. University of California Press.</w:t>
      </w:r>
    </w:p>
    <w:p w14:paraId="45D8B57E" w14:textId="77777777" w:rsidR="006316D0" w:rsidRDefault="00000000">
      <w:pPr>
        <w:pStyle w:val="Bibliography"/>
      </w:pPr>
      <w:bookmarkStart w:id="177" w:name="ref-Moyle2014"/>
      <w:bookmarkEnd w:id="176"/>
      <w:r>
        <w:t xml:space="preserve">———. 2014. “Novel aquatic ecosystems: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14:paraId="25B77A4B" w14:textId="77777777" w:rsidR="006316D0" w:rsidRDefault="00000000">
      <w:pPr>
        <w:pStyle w:val="Bibliography"/>
      </w:pPr>
      <w:bookmarkStart w:id="178" w:name="ref-NMFS2014"/>
      <w:bookmarkEnd w:id="177"/>
      <w:r>
        <w:t xml:space="preserve">National Marine Fisheries Service (NMFS). 2014. “Final SONCC Coho Recovery Plan - Scott River Population.” </w:t>
      </w:r>
      <w:hyperlink r:id="rId69">
        <w:r>
          <w:rPr>
            <w:rStyle w:val="Hyperlink"/>
          </w:rPr>
          <w:t>https://www.fisheries.noaa.gov/resource/document/final-recovery-plan-southern-oregon-northern-california-coast-evolutionarily</w:t>
        </w:r>
      </w:hyperlink>
      <w:r>
        <w:t>.</w:t>
      </w:r>
    </w:p>
    <w:p w14:paraId="0ADB48B8" w14:textId="77777777" w:rsidR="006316D0" w:rsidRDefault="00000000">
      <w:pPr>
        <w:pStyle w:val="Bibliography"/>
      </w:pPr>
      <w:bookmarkStart w:id="179" w:name="ref-Nickelson1992"/>
      <w:bookmarkEnd w:id="178"/>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19817A89" w14:textId="77777777" w:rsidR="006316D0" w:rsidRDefault="00000000">
      <w:pPr>
        <w:pStyle w:val="Bibliography"/>
      </w:pPr>
      <w:bookmarkStart w:id="180" w:name="ref-NCRWQCB2005"/>
      <w:bookmarkEnd w:id="179"/>
      <w:r>
        <w:lastRenderedPageBreak/>
        <w:t xml:space="preserve">North Coast Regional Water Quality Control Board (NCRWQCB). 2005. “Staff Report for the Action Plan for the Scott River Watershed Sediment and Temperature Total Maximum Daily Loads.” North Coast Regional Water Quality Control Board. </w:t>
      </w:r>
      <w:hyperlink r:id="rId70">
        <w:r>
          <w:rPr>
            <w:rStyle w:val="Hyperlink"/>
          </w:rPr>
          <w:t>https://www.waterboards.ca.gov/water{\_}issues/programs/tmdl/records/region{\_}1/2010/ref3872.pdf</w:t>
        </w:r>
      </w:hyperlink>
      <w:r>
        <w:t>.</w:t>
      </w:r>
    </w:p>
    <w:p w14:paraId="17469C62" w14:textId="77777777" w:rsidR="006316D0" w:rsidRDefault="00000000">
      <w:pPr>
        <w:pStyle w:val="Bibliography"/>
      </w:pPr>
      <w:bookmarkStart w:id="181" w:name="ref-NCRWQCB2006b"/>
      <w:bookmarkEnd w:id="180"/>
      <w:r>
        <w:t>———. 2006. “Action Plan for the Scott River Sediment and Temperature Total Maximum Daily Loads (Basin Plan Language).”</w:t>
      </w:r>
    </w:p>
    <w:p w14:paraId="0AEA2170" w14:textId="77777777" w:rsidR="006316D0" w:rsidRDefault="00000000">
      <w:pPr>
        <w:pStyle w:val="Bibliography"/>
      </w:pPr>
      <w:bookmarkStart w:id="182" w:name="ref-Parry2013"/>
      <w:bookmarkEnd w:id="181"/>
      <w:r>
        <w:t xml:space="preserve">Parry, Ashley. 2013. “Evaluation and modernization of the Scott Valley Irrigation District.” PhD thesis. </w:t>
      </w:r>
      <w:hyperlink r:id="rId71">
        <w:r>
          <w:rPr>
            <w:rStyle w:val="Hyperlink"/>
          </w:rPr>
          <w:t>https://doi.org/10.1017/CBO9781107415324.004</w:t>
        </w:r>
      </w:hyperlink>
      <w:r>
        <w:t>.</w:t>
      </w:r>
    </w:p>
    <w:p w14:paraId="53118440" w14:textId="77777777" w:rsidR="006316D0" w:rsidRDefault="00000000">
      <w:pPr>
        <w:pStyle w:val="Bibliography"/>
      </w:pPr>
      <w:bookmarkStart w:id="183" w:name="ref-Patterson2020"/>
      <w:bookmarkEnd w:id="182"/>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620B7ECA" w14:textId="77777777" w:rsidR="006316D0" w:rsidRDefault="00000000">
      <w:pPr>
        <w:pStyle w:val="Bibliography"/>
      </w:pPr>
      <w:bookmarkStart w:id="184" w:name="ref-Pearson1895"/>
      <w:bookmarkEnd w:id="183"/>
      <w:r>
        <w:t xml:space="preserve">Pearson, Karl. 1895. “Note on Regression and Inheritance in the Case of Two Parents.” </w:t>
      </w:r>
      <w:r>
        <w:rPr>
          <w:i/>
          <w:iCs/>
        </w:rPr>
        <w:t>Proceedings of the Royal Society of London Series I</w:t>
      </w:r>
      <w:r>
        <w:t xml:space="preserve"> 58 (Jan): 240–42.</w:t>
      </w:r>
    </w:p>
    <w:p w14:paraId="6E0BE8AB" w14:textId="77777777" w:rsidR="006316D0" w:rsidRDefault="00000000">
      <w:pPr>
        <w:pStyle w:val="Bibliography"/>
      </w:pPr>
      <w:bookmarkStart w:id="185" w:name="ref-Peek2022"/>
      <w:bookmarkEnd w:id="184"/>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2">
        <w:r>
          <w:rPr>
            <w:rStyle w:val="Hyperlink"/>
          </w:rPr>
          <w:t>https://doi.org/10.3389/fenvs.2021.790667</w:t>
        </w:r>
      </w:hyperlink>
      <w:r>
        <w:t>.</w:t>
      </w:r>
    </w:p>
    <w:p w14:paraId="59E9C76E" w14:textId="77777777" w:rsidR="006316D0" w:rsidRDefault="00000000">
      <w:pPr>
        <w:pStyle w:val="Bibliography"/>
      </w:pPr>
      <w:bookmarkStart w:id="186" w:name="ref-Peterson2016"/>
      <w:bookmarkEnd w:id="185"/>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3">
        <w:r>
          <w:rPr>
            <w:rStyle w:val="Hyperlink"/>
          </w:rPr>
          <w:t>https://doi.org/10.1016/j.jenvman.2016.03.015</w:t>
        </w:r>
      </w:hyperlink>
      <w:r>
        <w:t>.</w:t>
      </w:r>
    </w:p>
    <w:p w14:paraId="7894A298" w14:textId="77777777" w:rsidR="006316D0" w:rsidRDefault="00000000">
      <w:pPr>
        <w:pStyle w:val="Bibliography"/>
      </w:pPr>
      <w:bookmarkStart w:id="187" w:name="ref-Poff1997"/>
      <w:bookmarkEnd w:id="186"/>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4">
        <w:r>
          <w:rPr>
            <w:rStyle w:val="Hyperlink"/>
          </w:rPr>
          <w:t>https://doi.org/10.2307/1313099</w:t>
        </w:r>
      </w:hyperlink>
      <w:r>
        <w:t>.</w:t>
      </w:r>
    </w:p>
    <w:p w14:paraId="792EA70A" w14:textId="77777777" w:rsidR="006316D0" w:rsidRDefault="00000000">
      <w:pPr>
        <w:pStyle w:val="Bibliography"/>
      </w:pPr>
      <w:bookmarkStart w:id="188" w:name="ref-Poff2010b"/>
      <w:bookmarkEnd w:id="187"/>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14:paraId="0DCB145C" w14:textId="77777777" w:rsidR="006316D0" w:rsidRDefault="00000000">
      <w:pPr>
        <w:pStyle w:val="Bibliography"/>
      </w:pPr>
      <w:bookmarkStart w:id="189" w:name="ref-Poff2010a"/>
      <w:bookmarkEnd w:id="188"/>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14:paraId="42D8CC49" w14:textId="77777777" w:rsidR="006316D0" w:rsidRDefault="00000000">
      <w:pPr>
        <w:pStyle w:val="Bibliography"/>
      </w:pPr>
      <w:bookmarkStart w:id="190" w:name="ref-Qian2016"/>
      <w:bookmarkEnd w:id="189"/>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77">
        <w:r>
          <w:rPr>
            <w:rStyle w:val="Hyperlink"/>
          </w:rPr>
          <w:t>https://doi.org/10.1016/j.ecohyd.2016.08.001</w:t>
        </w:r>
      </w:hyperlink>
      <w:r>
        <w:t>.</w:t>
      </w:r>
    </w:p>
    <w:p w14:paraId="1221F592" w14:textId="77777777" w:rsidR="006316D0" w:rsidRDefault="00000000">
      <w:pPr>
        <w:pStyle w:val="Bibliography"/>
      </w:pPr>
      <w:bookmarkStart w:id="191" w:name="ref-Quigley2007"/>
      <w:bookmarkEnd w:id="190"/>
      <w:r>
        <w:t xml:space="preserve">Quigley, Danielle. 2007. “Final Report Adult Coho Spawning Ground Surveys 2006-2007.” Etna, CA: Siskiyou RCD. </w:t>
      </w:r>
      <w:hyperlink r:id="rId78">
        <w:r>
          <w:rPr>
            <w:rStyle w:val="Hyperlink"/>
          </w:rPr>
          <w:t>https://www.siskiyourcd.com/resources</w:t>
        </w:r>
      </w:hyperlink>
      <w:r>
        <w:t>.</w:t>
      </w:r>
    </w:p>
    <w:p w14:paraId="3BD6AED7" w14:textId="77777777" w:rsidR="006316D0" w:rsidRDefault="00000000">
      <w:pPr>
        <w:pStyle w:val="Bibliography"/>
      </w:pPr>
      <w:bookmarkStart w:id="192" w:name="ref-Quinones2014"/>
      <w:bookmarkEnd w:id="191"/>
      <w:r>
        <w:lastRenderedPageBreak/>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79">
        <w:r>
          <w:rPr>
            <w:rStyle w:val="Hyperlink"/>
          </w:rPr>
          <w:t>https://doi.org/10.1371/journal.pone.0098392</w:t>
        </w:r>
      </w:hyperlink>
      <w:r>
        <w:t>.</w:t>
      </w:r>
    </w:p>
    <w:p w14:paraId="35FE4EEA" w14:textId="77777777" w:rsidR="006316D0" w:rsidRDefault="00000000">
      <w:pPr>
        <w:pStyle w:val="Bibliography"/>
      </w:pPr>
      <w:bookmarkStart w:id="193" w:name="ref-RManual"/>
      <w:bookmarkEnd w:id="192"/>
      <w:r>
        <w:t xml:space="preserve">R Core Team. 2020. “R: A Language and Environment for Statistical Computing.” Vienna, Austria: R Foundation for Statistical Computing. </w:t>
      </w:r>
      <w:hyperlink r:id="rId80">
        <w:r>
          <w:rPr>
            <w:rStyle w:val="Hyperlink"/>
          </w:rPr>
          <w:t>https://www.r-project.org/</w:t>
        </w:r>
      </w:hyperlink>
      <w:r>
        <w:t>.</w:t>
      </w:r>
    </w:p>
    <w:p w14:paraId="7826348E" w14:textId="77777777" w:rsidR="006316D0" w:rsidRDefault="00000000">
      <w:pPr>
        <w:pStyle w:val="Bibliography"/>
      </w:pPr>
      <w:bookmarkStart w:id="194" w:name="ref-Ranstam2018"/>
      <w:bookmarkEnd w:id="193"/>
      <w:r>
        <w:t xml:space="preserve">Ranstam, J., and J. A. Cook. 2018. “LASSO regression.” </w:t>
      </w:r>
      <w:r>
        <w:rPr>
          <w:i/>
          <w:iCs/>
        </w:rPr>
        <w:t>British Journal of Surgery</w:t>
      </w:r>
      <w:r>
        <w:t xml:space="preserve"> 105 (10): 1348. </w:t>
      </w:r>
      <w:hyperlink r:id="rId81">
        <w:r>
          <w:rPr>
            <w:rStyle w:val="Hyperlink"/>
          </w:rPr>
          <w:t>https://doi.org/10.1002/bjs.10895</w:t>
        </w:r>
      </w:hyperlink>
      <w:r>
        <w:t>.</w:t>
      </w:r>
    </w:p>
    <w:p w14:paraId="6CBB2BB6" w14:textId="77777777" w:rsidR="006316D0" w:rsidRDefault="00000000">
      <w:pPr>
        <w:pStyle w:val="Bibliography"/>
      </w:pPr>
      <w:bookmarkStart w:id="195" w:name="ref-Richter2006"/>
      <w:bookmarkEnd w:id="194"/>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14:paraId="6388D655" w14:textId="77777777" w:rsidR="006316D0" w:rsidRDefault="00000000">
      <w:pPr>
        <w:pStyle w:val="Bibliography"/>
      </w:pPr>
      <w:bookmarkStart w:id="196" w:name="ref-Riis2008"/>
      <w:bookmarkEnd w:id="195"/>
      <w:r>
        <w:t xml:space="preserve">Riis, Tenna, Alastair M. Suren, Bente Clausen, and Kaj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14:paraId="13936667" w14:textId="77777777" w:rsidR="006316D0" w:rsidRDefault="00000000">
      <w:pPr>
        <w:pStyle w:val="Bibliography"/>
      </w:pPr>
      <w:bookmarkStart w:id="197" w:name="ref-RobertsonSwinton2005"/>
      <w:bookmarkEnd w:id="196"/>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4">
        <w:r>
          <w:rPr>
            <w:rStyle w:val="Hyperlink"/>
          </w:rPr>
          <w:t>https://doi.org/10.2307/3868443</w:t>
        </w:r>
      </w:hyperlink>
      <w:r>
        <w:t>.</w:t>
      </w:r>
    </w:p>
    <w:p w14:paraId="18CC49FF" w14:textId="77777777" w:rsidR="006316D0" w:rsidRDefault="00000000">
      <w:pPr>
        <w:pStyle w:val="Bibliography"/>
      </w:pPr>
      <w:bookmarkStart w:id="198" w:name="ref-Rosenfeld2003"/>
      <w:bookmarkEnd w:id="19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5">
        <w:r>
          <w:rPr>
            <w:rStyle w:val="Hyperlink"/>
          </w:rPr>
          <w:t>https://doi.org/10.1577/t01-126</w:t>
        </w:r>
      </w:hyperlink>
      <w:r>
        <w:t>.</w:t>
      </w:r>
    </w:p>
    <w:p w14:paraId="703F8789" w14:textId="77777777" w:rsidR="006316D0" w:rsidRDefault="00000000">
      <w:pPr>
        <w:pStyle w:val="Bibliography"/>
      </w:pPr>
      <w:bookmarkStart w:id="199" w:name="ref-Rosenfeld2017"/>
      <w:bookmarkEnd w:id="198"/>
      <w:r>
        <w:t xml:space="preserve">Rosenfeld, Jordan S. 2017. “Developing flow–ecology relationships: Implications of nonlinear biological responses for water management.” </w:t>
      </w:r>
      <w:r>
        <w:rPr>
          <w:i/>
          <w:iCs/>
        </w:rPr>
        <w:t>Freshwater Biology</w:t>
      </w:r>
      <w:r>
        <w:t xml:space="preserve"> 62 (8): 1305–24. </w:t>
      </w:r>
      <w:hyperlink r:id="rId86">
        <w:r>
          <w:rPr>
            <w:rStyle w:val="Hyperlink"/>
          </w:rPr>
          <w:t>https://doi.org/10.1111/fwb.12948</w:t>
        </w:r>
      </w:hyperlink>
      <w:r>
        <w:t>.</w:t>
      </w:r>
    </w:p>
    <w:p w14:paraId="503F930C" w14:textId="77777777" w:rsidR="006316D0" w:rsidRDefault="00000000">
      <w:pPr>
        <w:pStyle w:val="Bibliography"/>
      </w:pPr>
      <w:bookmarkStart w:id="200" w:name="ref-Saby2022"/>
      <w:bookmarkEnd w:id="199"/>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https://doi.org/10.1111/1752-1688.12965</w:t>
        </w:r>
      </w:hyperlink>
      <w:r>
        <w:t>.</w:t>
      </w:r>
    </w:p>
    <w:p w14:paraId="31F90C00" w14:textId="77777777" w:rsidR="006316D0" w:rsidRDefault="00000000">
      <w:pPr>
        <w:pStyle w:val="Bibliography"/>
      </w:pPr>
      <w:bookmarkStart w:id="201" w:name="ref-CRMP2000"/>
      <w:bookmarkEnd w:id="200"/>
      <w:r>
        <w:t>Scott River Coordinated Resource Management Planning Comittee, and Scott River Watershed Council (SRWC). 2000. “Final Report.”</w:t>
      </w:r>
    </w:p>
    <w:p w14:paraId="3A4E3145" w14:textId="77777777" w:rsidR="006316D0" w:rsidRDefault="00000000">
      <w:pPr>
        <w:pStyle w:val="Bibliography"/>
      </w:pPr>
      <w:bookmarkStart w:id="202" w:name="ref-SRWT2018"/>
      <w:bookmarkEnd w:id="201"/>
      <w:r>
        <w:t xml:space="preserve">Scott River Water Trust (SRWT). 2018. “2017 Monitoring Report.” June. </w:t>
      </w:r>
      <w:hyperlink r:id="rId88">
        <w:r>
          <w:rPr>
            <w:rStyle w:val="Hyperlink"/>
          </w:rPr>
          <w:t>https://www.scottwatertrust.org/blank</w:t>
        </w:r>
      </w:hyperlink>
      <w:r>
        <w:t>.</w:t>
      </w:r>
    </w:p>
    <w:p w14:paraId="64C4F2AA" w14:textId="77777777" w:rsidR="006316D0" w:rsidRDefault="00000000">
      <w:pPr>
        <w:pStyle w:val="Bibliography"/>
      </w:pPr>
      <w:bookmarkStart w:id="203" w:name="ref-SRWC2018"/>
      <w:bookmarkEnd w:id="202"/>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14:paraId="729E5259" w14:textId="77777777" w:rsidR="006316D0" w:rsidRDefault="00000000">
      <w:pPr>
        <w:pStyle w:val="Bibliography"/>
      </w:pPr>
      <w:bookmarkStart w:id="204" w:name="ref-SRWC2005"/>
      <w:bookmarkEnd w:id="203"/>
      <w:r>
        <w:t xml:space="preserve">Scott River Watershed Council (SRWC), and Siskiyou Resource Conservation District (RCD). 2005. “Initial Phase of the Scott River Watershed Council Strategic Action Plan.” October. Etna, CA. </w:t>
      </w:r>
      <w:hyperlink r:id="rId90">
        <w:r>
          <w:rPr>
            <w:rStyle w:val="Hyperlink"/>
          </w:rPr>
          <w:t>https://www.siskiyourcd.com/resources</w:t>
        </w:r>
      </w:hyperlink>
      <w:r>
        <w:t>.</w:t>
      </w:r>
    </w:p>
    <w:p w14:paraId="3ECA246E" w14:textId="77777777" w:rsidR="006316D0" w:rsidRDefault="00000000">
      <w:pPr>
        <w:pStyle w:val="Bibliography"/>
      </w:pPr>
      <w:bookmarkStart w:id="205" w:name="ref-SVAP1980"/>
      <w:bookmarkEnd w:id="204"/>
      <w:r>
        <w:lastRenderedPageBreak/>
        <w:t>Scott Valley Area Plan Committee. 1980. “Scott Valley Area Plan (SVAP).”</w:t>
      </w:r>
    </w:p>
    <w:p w14:paraId="6BE472CA" w14:textId="77777777" w:rsidR="006316D0" w:rsidRDefault="00000000">
      <w:pPr>
        <w:pStyle w:val="Bibliography"/>
      </w:pPr>
      <w:bookmarkStart w:id="206" w:name="ref-Shenton2012"/>
      <w:bookmarkEnd w:id="20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https://doi.org/10.1007/s00267-012-9864-z</w:t>
        </w:r>
      </w:hyperlink>
      <w:r>
        <w:t>.</w:t>
      </w:r>
    </w:p>
    <w:p w14:paraId="36149FA0" w14:textId="77777777" w:rsidR="006316D0" w:rsidRDefault="00000000">
      <w:pPr>
        <w:pStyle w:val="Bibliography"/>
      </w:pPr>
      <w:bookmarkStart w:id="207" w:name="ref-Sinnathamby2018"/>
      <w:bookmarkEnd w:id="206"/>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2">
        <w:r>
          <w:rPr>
            <w:rStyle w:val="Hyperlink"/>
          </w:rPr>
          <w:t>https://doi.org/10.1002/eco.1909</w:t>
        </w:r>
      </w:hyperlink>
      <w:r>
        <w:t>.</w:t>
      </w:r>
    </w:p>
    <w:p w14:paraId="503C9ADC" w14:textId="77777777" w:rsidR="006316D0" w:rsidRDefault="00000000">
      <w:pPr>
        <w:pStyle w:val="Bibliography"/>
      </w:pPr>
      <w:bookmarkStart w:id="208" w:name="ref-SiskiyouCounty2021"/>
      <w:bookmarkEnd w:id="207"/>
      <w:r>
        <w:t xml:space="preserve">Siskiyou County Flood Control and Water Conservation District. 2021. “Scott Valley Groundwater Sustainability Plan.” Siskiyou County Flood Control; Water Conservation District. </w:t>
      </w:r>
      <w:hyperlink r:id="rId93">
        <w:r>
          <w:rPr>
            <w:rStyle w:val="Hyperlink"/>
          </w:rPr>
          <w:t>https://www.co.siskiyou.ca.us/naturalresources/page/scott-valley-gsp-chapters</w:t>
        </w:r>
      </w:hyperlink>
      <w:r>
        <w:t>.</w:t>
      </w:r>
    </w:p>
    <w:p w14:paraId="400DCCAD" w14:textId="77777777" w:rsidR="006316D0" w:rsidRDefault="00000000">
      <w:pPr>
        <w:pStyle w:val="Bibliography"/>
      </w:pPr>
      <w:bookmarkStart w:id="209" w:name="ref-SiskiyouRCD1994"/>
      <w:bookmarkEnd w:id="208"/>
      <w:r>
        <w:t>Siskiyou RCD. 1994. “Scott Valley Irrigation District Study.”</w:t>
      </w:r>
    </w:p>
    <w:p w14:paraId="6C71F21F" w14:textId="77777777" w:rsidR="006316D0" w:rsidRDefault="00000000">
      <w:pPr>
        <w:pStyle w:val="Bibliography"/>
      </w:pPr>
      <w:bookmarkStart w:id="210" w:name="ref-SiskiyouRCD2004"/>
      <w:bookmarkEnd w:id="209"/>
      <w:r>
        <w:t xml:space="preserve">———. 2004. “Final Report. Scott River Coho Spawning Assessment: 2003-2004.” </w:t>
      </w:r>
      <w:hyperlink r:id="rId94">
        <w:r>
          <w:rPr>
            <w:rStyle w:val="Hyperlink"/>
          </w:rPr>
          <w:t>https://www.siskiyourcd.com/resources</w:t>
        </w:r>
      </w:hyperlink>
      <w:r>
        <w:t>.</w:t>
      </w:r>
    </w:p>
    <w:p w14:paraId="6A6270F7" w14:textId="77777777" w:rsidR="006316D0" w:rsidRDefault="00000000">
      <w:pPr>
        <w:pStyle w:val="Bibliography"/>
      </w:pPr>
      <w:bookmarkStart w:id="211" w:name="ref-SiskiyouRCD2005"/>
      <w:bookmarkEnd w:id="210"/>
      <w:r>
        <w:t xml:space="preserve">———. 2005. “Scott River Watershed Adult Coho Spawning Ground Surveys. November 2004-January 2005.” Etna, CA. </w:t>
      </w:r>
      <w:hyperlink r:id="rId95">
        <w:r>
          <w:rPr>
            <w:rStyle w:val="Hyperlink"/>
          </w:rPr>
          <w:t>https://www.siskiyourcd.com/resources</w:t>
        </w:r>
      </w:hyperlink>
      <w:r>
        <w:t>.</w:t>
      </w:r>
    </w:p>
    <w:p w14:paraId="5D94AE89" w14:textId="77777777" w:rsidR="006316D0" w:rsidRDefault="00000000">
      <w:pPr>
        <w:pStyle w:val="Bibliography"/>
      </w:pPr>
      <w:bookmarkStart w:id="212" w:name="ref-Quigley2006"/>
      <w:bookmarkEnd w:id="211"/>
      <w:r>
        <w:t xml:space="preserve">———. 2006. “Final Report Scott River Adult Coho Spawning Ground Surveys November 2005 – January 2006.” Etna, CA. </w:t>
      </w:r>
      <w:hyperlink r:id="rId96">
        <w:r>
          <w:rPr>
            <w:rStyle w:val="Hyperlink"/>
          </w:rPr>
          <w:t>https://www.siskiyourcd.com/resources</w:t>
        </w:r>
      </w:hyperlink>
      <w:r>
        <w:t>.</w:t>
      </w:r>
    </w:p>
    <w:p w14:paraId="2BF8B2CF" w14:textId="77777777" w:rsidR="006316D0" w:rsidRDefault="00000000">
      <w:pPr>
        <w:pStyle w:val="Bibliography"/>
      </w:pPr>
      <w:bookmarkStart w:id="213" w:name="ref-SiskiyouRCD2010"/>
      <w:bookmarkEnd w:id="212"/>
      <w:r>
        <w:t xml:space="preserve">———. 2010. “Scott River Adult Coho Spawning Ground Surveys December 2009-January 2010.” </w:t>
      </w:r>
      <w:hyperlink r:id="rId97">
        <w:r>
          <w:rPr>
            <w:rStyle w:val="Hyperlink"/>
          </w:rPr>
          <w:t>https://www.siskiyourcd.com/resources</w:t>
        </w:r>
      </w:hyperlink>
      <w:r>
        <w:t>.</w:t>
      </w:r>
    </w:p>
    <w:p w14:paraId="7EF07E65" w14:textId="77777777" w:rsidR="006316D0" w:rsidRDefault="00000000">
      <w:pPr>
        <w:pStyle w:val="Bibliography"/>
      </w:pPr>
      <w:bookmarkStart w:id="214" w:name="ref-Yokel2011"/>
      <w:bookmarkEnd w:id="213"/>
      <w:r>
        <w:t xml:space="preserve">———. 2011. “Scott River adult coho spawning ground surveys, 2010-2011 Season.” Siskiyou RCD. </w:t>
      </w:r>
      <w:hyperlink r:id="rId98">
        <w:r>
          <w:rPr>
            <w:rStyle w:val="Hyperlink"/>
          </w:rPr>
          <w:t>https://www.siskiyourcd.com/resources</w:t>
        </w:r>
      </w:hyperlink>
      <w:r>
        <w:t>.</w:t>
      </w:r>
    </w:p>
    <w:p w14:paraId="6B2DE8AB" w14:textId="77777777" w:rsidR="006316D0" w:rsidRDefault="00000000">
      <w:pPr>
        <w:pStyle w:val="Bibliography"/>
      </w:pPr>
      <w:bookmarkStart w:id="215" w:name="ref-SiskiyouRCD2012"/>
      <w:bookmarkEnd w:id="214"/>
      <w:r>
        <w:t xml:space="preserve">———. 2012. “Scott River Adult Coho Spawning Ground Surveys, 2011 Season.” </w:t>
      </w:r>
      <w:hyperlink r:id="rId99">
        <w:r>
          <w:rPr>
            <w:rStyle w:val="Hyperlink"/>
          </w:rPr>
          <w:t>https://www.siskiyourcd.com/resources</w:t>
        </w:r>
      </w:hyperlink>
      <w:r>
        <w:t>.</w:t>
      </w:r>
    </w:p>
    <w:p w14:paraId="5B43CB40" w14:textId="77777777" w:rsidR="006316D0" w:rsidRDefault="00000000">
      <w:pPr>
        <w:pStyle w:val="Bibliography"/>
      </w:pPr>
      <w:bookmarkStart w:id="216" w:name="ref-SiskiyouRCD2013"/>
      <w:bookmarkEnd w:id="215"/>
      <w:r>
        <w:t xml:space="preserve">———. 2013. “Scott River Adult Coho Spawning Ground Surveys 2012-2013 Season.” </w:t>
      </w:r>
      <w:hyperlink r:id="rId100">
        <w:r>
          <w:rPr>
            <w:rStyle w:val="Hyperlink"/>
          </w:rPr>
          <w:t>https://www.siskiyourcd.com/resources</w:t>
        </w:r>
      </w:hyperlink>
      <w:r>
        <w:t>.</w:t>
      </w:r>
    </w:p>
    <w:p w14:paraId="52D93C14" w14:textId="77777777" w:rsidR="006316D0" w:rsidRDefault="00000000">
      <w:pPr>
        <w:pStyle w:val="Bibliography"/>
      </w:pPr>
      <w:bookmarkStart w:id="217" w:name="ref-SiskiyouRCD2014"/>
      <w:bookmarkEnd w:id="216"/>
      <w:r>
        <w:t xml:space="preserve">———. 2014. “Scott River Adult Coho Spawning Ground Surveys 2013-2014 Season.” </w:t>
      </w:r>
      <w:hyperlink r:id="rId101">
        <w:r>
          <w:rPr>
            <w:rStyle w:val="Hyperlink"/>
          </w:rPr>
          <w:t>https://www.siskiyourcd.com/resources</w:t>
        </w:r>
      </w:hyperlink>
      <w:r>
        <w:t>.</w:t>
      </w:r>
    </w:p>
    <w:p w14:paraId="72E29F55" w14:textId="77777777" w:rsidR="006316D0" w:rsidRDefault="00000000">
      <w:pPr>
        <w:pStyle w:val="Bibliography"/>
      </w:pPr>
      <w:bookmarkStart w:id="218" w:name="ref-SiskiyouRCD2015a"/>
      <w:bookmarkEnd w:id="217"/>
      <w:r>
        <w:t xml:space="preserve">———. 2015a. “Ranch Water Quality Plan Template.” February. Etna, CA. </w:t>
      </w:r>
      <w:hyperlink r:id="rId102">
        <w:r>
          <w:rPr>
            <w:rStyle w:val="Hyperlink"/>
          </w:rPr>
          <w:t>https://www.siskiyourcd.com/resources</w:t>
        </w:r>
      </w:hyperlink>
      <w:r>
        <w:t>.</w:t>
      </w:r>
    </w:p>
    <w:p w14:paraId="7B07786F" w14:textId="77777777" w:rsidR="006316D0" w:rsidRDefault="00000000">
      <w:pPr>
        <w:pStyle w:val="Bibliography"/>
      </w:pPr>
      <w:bookmarkStart w:id="219" w:name="ref-SiskiyouRCD2015b"/>
      <w:bookmarkEnd w:id="218"/>
      <w:r>
        <w:t xml:space="preserve">———. 2015b. “Scott River Fall Chinook Spawning Ground Surveys.” March. Etna, CA. </w:t>
      </w:r>
      <w:hyperlink r:id="rId103">
        <w:r>
          <w:rPr>
            <w:rStyle w:val="Hyperlink"/>
          </w:rPr>
          <w:t>https://www.siskiyourcd.com/resources</w:t>
        </w:r>
      </w:hyperlink>
      <w:r>
        <w:t>.</w:t>
      </w:r>
    </w:p>
    <w:p w14:paraId="68A44491" w14:textId="77777777" w:rsidR="006316D0" w:rsidRDefault="00000000">
      <w:pPr>
        <w:pStyle w:val="Bibliography"/>
      </w:pPr>
      <w:bookmarkStart w:id="220" w:name="ref-SiskiyouRCD2017b"/>
      <w:bookmarkEnd w:id="219"/>
      <w:r>
        <w:t xml:space="preserve">———. 2017a. “Scott River Adult Coho Spawning Ground Surveys 2016-2017 Season Report.” June. Etna, CA. </w:t>
      </w:r>
      <w:hyperlink r:id="rId104">
        <w:r>
          <w:rPr>
            <w:rStyle w:val="Hyperlink"/>
          </w:rPr>
          <w:t>https://www.siskiyourcd.com/resources</w:t>
        </w:r>
      </w:hyperlink>
      <w:r>
        <w:t>.</w:t>
      </w:r>
    </w:p>
    <w:p w14:paraId="00E74D77" w14:textId="77777777" w:rsidR="006316D0" w:rsidRDefault="00000000">
      <w:pPr>
        <w:pStyle w:val="Bibliography"/>
      </w:pPr>
      <w:bookmarkStart w:id="221" w:name="ref-SiskiyouRCD2017a"/>
      <w:bookmarkEnd w:id="220"/>
      <w:r>
        <w:lastRenderedPageBreak/>
        <w:t xml:space="preserve">———. 2017b. “Scott River Fall Chinook Spawning Ground Surveys.” January. Etna, CA. </w:t>
      </w:r>
      <w:hyperlink r:id="rId105">
        <w:r>
          <w:rPr>
            <w:rStyle w:val="Hyperlink"/>
          </w:rPr>
          <w:t>https://www.siskiyourcd.com/resources</w:t>
        </w:r>
      </w:hyperlink>
      <w:r>
        <w:t>.</w:t>
      </w:r>
    </w:p>
    <w:p w14:paraId="44937917" w14:textId="77777777" w:rsidR="006316D0" w:rsidRDefault="00000000">
      <w:pPr>
        <w:pStyle w:val="Bibliography"/>
      </w:pPr>
      <w:bookmarkStart w:id="222" w:name="ref-SiskiyouRCD2018"/>
      <w:bookmarkEnd w:id="221"/>
      <w:r>
        <w:t xml:space="preserve">———. 2018. “Scott River Fall Chinook Spawning Ground Surveys 2017 Season.” January. Etna, CA. </w:t>
      </w:r>
      <w:hyperlink r:id="rId106">
        <w:r>
          <w:rPr>
            <w:rStyle w:val="Hyperlink"/>
          </w:rPr>
          <w:t>https://www.siskiyourcd.com/resources</w:t>
        </w:r>
      </w:hyperlink>
      <w:r>
        <w:t>.</w:t>
      </w:r>
    </w:p>
    <w:p w14:paraId="68993D4C" w14:textId="77777777" w:rsidR="006316D0" w:rsidRDefault="00000000">
      <w:pPr>
        <w:pStyle w:val="Bibliography"/>
      </w:pPr>
      <w:bookmarkStart w:id="223" w:name="ref-Solans2016a"/>
      <w:bookmarkEnd w:id="222"/>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14:paraId="59D17F06" w14:textId="77777777" w:rsidR="006316D0" w:rsidRDefault="00000000">
      <w:pPr>
        <w:pStyle w:val="Bibliography"/>
      </w:pPr>
      <w:bookmarkStart w:id="224" w:name="ref-Sommarstrom2020"/>
      <w:bookmarkEnd w:id="223"/>
      <w:r>
        <w:t>Sommarstrom, Sari. 2020. “Email communication regarding connectivity of Scott River tailings reach, Nov. 18, 2020.”</w:t>
      </w:r>
    </w:p>
    <w:p w14:paraId="5502F108" w14:textId="77777777" w:rsidR="006316D0" w:rsidRDefault="00000000">
      <w:pPr>
        <w:pStyle w:val="Bibliography"/>
      </w:pPr>
      <w:bookmarkStart w:id="225" w:name="ref-SRWC_RCD2003"/>
      <w:bookmarkEnd w:id="224"/>
      <w:r>
        <w:t>SRWC, and Siskiyou RCD. 2003. “Scott River Fall Flows Action Plan Accomplishments, 1995 to 2003.” January. Etna, CA.</w:t>
      </w:r>
    </w:p>
    <w:p w14:paraId="6CE5904D" w14:textId="77777777" w:rsidR="006316D0" w:rsidRDefault="00000000">
      <w:pPr>
        <w:pStyle w:val="Bibliography"/>
      </w:pPr>
      <w:bookmarkStart w:id="226" w:name="ref-Stewart-Koster2011"/>
      <w:bookmarkEnd w:id="225"/>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14:paraId="3DDDD65B" w14:textId="77777777" w:rsidR="006316D0" w:rsidRDefault="00000000">
      <w:pPr>
        <w:pStyle w:val="Bibliography"/>
      </w:pPr>
      <w:bookmarkStart w:id="227" w:name="ref-Tarlock1993"/>
      <w:bookmarkEnd w:id="226"/>
      <w:r>
        <w:t xml:space="preserve">Tarlock, A. Dan. 1993. “Local Government Protection of Biodiversity: What Is Its Niche?” </w:t>
      </w:r>
      <w:r>
        <w:rPr>
          <w:i/>
          <w:iCs/>
        </w:rPr>
        <w:t>University of Chicago Law Review</w:t>
      </w:r>
      <w:r>
        <w:t xml:space="preserve"> 60 (2): 555–613.</w:t>
      </w:r>
    </w:p>
    <w:p w14:paraId="0275289F" w14:textId="77777777" w:rsidR="006316D0" w:rsidRDefault="00000000">
      <w:pPr>
        <w:pStyle w:val="Bibliography"/>
      </w:pPr>
      <w:bookmarkStart w:id="228" w:name="ref-Tesfaye2017"/>
      <w:bookmarkEnd w:id="227"/>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14:paraId="63A3FAC8" w14:textId="77777777" w:rsidR="006316D0" w:rsidRDefault="00000000">
      <w:pPr>
        <w:pStyle w:val="Bibliography"/>
      </w:pPr>
      <w:bookmarkStart w:id="229" w:name="ref-Tolley2019"/>
      <w:bookmarkEnd w:id="228"/>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0">
        <w:r>
          <w:rPr>
            <w:rStyle w:val="Hyperlink"/>
          </w:rPr>
          <w:t>https://doi.org/10.1029/2018WR024209</w:t>
        </w:r>
      </w:hyperlink>
      <w:r>
        <w:t>.</w:t>
      </w:r>
    </w:p>
    <w:p w14:paraId="24D8AC24" w14:textId="77777777" w:rsidR="006316D0" w:rsidRDefault="00000000">
      <w:pPr>
        <w:pStyle w:val="Bibliography"/>
      </w:pPr>
      <w:bookmarkStart w:id="230" w:name="ref-VanKirk2008a"/>
      <w:bookmarkEnd w:id="229"/>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https://doi.org/10.1111/j.1752-1688.2008.00212.x</w:t>
        </w:r>
      </w:hyperlink>
      <w:r>
        <w:t>.</w:t>
      </w:r>
    </w:p>
    <w:p w14:paraId="2750B79F" w14:textId="77777777" w:rsidR="006316D0" w:rsidRDefault="00000000">
      <w:pPr>
        <w:pStyle w:val="Bibliography"/>
      </w:pPr>
      <w:bookmarkStart w:id="231" w:name="ref-Wainwright2013"/>
      <w:bookmarkEnd w:id="230"/>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14:paraId="5EA120BB" w14:textId="77777777" w:rsidR="006316D0" w:rsidRDefault="00000000">
      <w:pPr>
        <w:pStyle w:val="Bibliography"/>
      </w:pPr>
      <w:bookmarkStart w:id="232" w:name="ref-Webb2018"/>
      <w:bookmarkEnd w:id="231"/>
      <w:r>
        <w:t xml:space="preserve">Webb, J. Angus, Robyn J. Watts, Catherine Allan, and John C. Conallin. 2018. “Adaptive Management of Environmental Flows.” </w:t>
      </w:r>
      <w:r>
        <w:rPr>
          <w:i/>
          <w:iCs/>
        </w:rPr>
        <w:t>Environmental Management</w:t>
      </w:r>
      <w:r>
        <w:t xml:space="preserve"> 61 (3): 339–46. </w:t>
      </w:r>
      <w:hyperlink r:id="rId113">
        <w:r>
          <w:rPr>
            <w:rStyle w:val="Hyperlink"/>
          </w:rPr>
          <w:t>https://doi.org/10.1007/s00267-017-0981-6</w:t>
        </w:r>
      </w:hyperlink>
      <w:r>
        <w:t>.</w:t>
      </w:r>
    </w:p>
    <w:p w14:paraId="66719B32" w14:textId="77777777" w:rsidR="006316D0" w:rsidRDefault="00000000">
      <w:pPr>
        <w:pStyle w:val="Bibliography"/>
      </w:pPr>
      <w:bookmarkStart w:id="233" w:name="ref-Welch2021"/>
      <w:bookmarkEnd w:id="232"/>
      <w:r>
        <w:t xml:space="preserve">Welch, David Warren, Aswea Dawn Porter, and Erin Leanne Rechisky. 2021. “A synthesis of the coast-wide decline in survival of West Coast Chinook Salmon (Oncorhynchus </w:t>
      </w:r>
      <w:r>
        <w:lastRenderedPageBreak/>
        <w:t xml:space="preserve">tshawytscha, Salmonidae).” </w:t>
      </w:r>
      <w:r>
        <w:rPr>
          <w:i/>
          <w:iCs/>
        </w:rPr>
        <w:t>Fish and Fisheries</w:t>
      </w:r>
      <w:r>
        <w:t xml:space="preserve"> 22: 194–211. </w:t>
      </w:r>
      <w:hyperlink r:id="rId114">
        <w:r>
          <w:rPr>
            <w:rStyle w:val="Hyperlink"/>
          </w:rPr>
          <w:t>https://doi.org/10.1111/faf.12514</w:t>
        </w:r>
      </w:hyperlink>
      <w:r>
        <w:t>.</w:t>
      </w:r>
    </w:p>
    <w:p w14:paraId="2F5BB145" w14:textId="77777777" w:rsidR="006316D0" w:rsidRDefault="00000000">
      <w:pPr>
        <w:pStyle w:val="Bibliography"/>
      </w:pPr>
      <w:bookmarkStart w:id="234" w:name="ref-Wheeler2018"/>
      <w:bookmarkEnd w:id="233"/>
      <w:r>
        <w:t xml:space="preserve">Wheeler, Kit, Seth J. Wenger, and Mary C.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14:paraId="6BAC7151" w14:textId="77777777" w:rsidR="006316D0" w:rsidRDefault="00000000">
      <w:pPr>
        <w:pStyle w:val="Bibliography"/>
      </w:pPr>
      <w:bookmarkStart w:id="235" w:name="ref-White2018"/>
      <w:bookmarkEnd w:id="234"/>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16">
        <w:r>
          <w:rPr>
            <w:rStyle w:val="Hyperlink"/>
          </w:rPr>
          <w:t>https://doi.org/10.1016/j.scitotenv.2017.06.081</w:t>
        </w:r>
      </w:hyperlink>
      <w:r>
        <w:t>.</w:t>
      </w:r>
    </w:p>
    <w:p w14:paraId="518414AE" w14:textId="77777777" w:rsidR="006316D0" w:rsidRDefault="00000000">
      <w:pPr>
        <w:pStyle w:val="Bibliography"/>
      </w:pPr>
      <w:bookmarkStart w:id="236" w:name="ref-Yao2021"/>
      <w:bookmarkEnd w:id="235"/>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14:paraId="531A328C" w14:textId="77777777" w:rsidR="006316D0" w:rsidRDefault="00000000">
      <w:pPr>
        <w:pStyle w:val="Bibliography"/>
      </w:pPr>
      <w:bookmarkStart w:id="237" w:name="ref-Yarnell2020"/>
      <w:bookmarkEnd w:id="23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18">
        <w:r>
          <w:rPr>
            <w:rStyle w:val="Hyperlink"/>
          </w:rPr>
          <w:t>https://doi.org/10.1002/rra.3575</w:t>
        </w:r>
      </w:hyperlink>
      <w:r>
        <w:t>.</w:t>
      </w:r>
    </w:p>
    <w:p w14:paraId="2F120ECF" w14:textId="77777777" w:rsidR="006316D0" w:rsidRDefault="00000000">
      <w:pPr>
        <w:pStyle w:val="Bibliography"/>
      </w:pPr>
      <w:bookmarkStart w:id="238" w:name="ref-Yokel2018"/>
      <w:bookmarkEnd w:id="237"/>
      <w:r>
        <w:t xml:space="preserve">Yokel, E, Shari K Witmore, B Stapleton, C Gilmore, and M M Pollock. 2018. “Scott River Beaver Dam Analogue Coho Salmon Habitat Restoration Program 2017 Monitoring Report.” </w:t>
      </w:r>
      <w:hyperlink r:id="rId119">
        <w:r>
          <w:rPr>
            <w:rStyle w:val="Hyperlink"/>
          </w:rPr>
          <w:t>https://www.scottriverwatershedcouncil.com/scott-river-beaver-dam-analogue-coh</w:t>
        </w:r>
      </w:hyperlink>
      <w:r>
        <w:t>.</w:t>
      </w:r>
      <w:bookmarkEnd w:id="112"/>
      <w:bookmarkEnd w:id="114"/>
      <w:bookmarkEnd w:id="238"/>
    </w:p>
    <w:sectPr w:rsidR="006316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EEC4B" w14:textId="77777777" w:rsidR="00C06B04" w:rsidRDefault="00C06B04">
      <w:pPr>
        <w:spacing w:after="0"/>
      </w:pPr>
      <w:r>
        <w:separator/>
      </w:r>
    </w:p>
  </w:endnote>
  <w:endnote w:type="continuationSeparator" w:id="0">
    <w:p w14:paraId="3C4DFEE7" w14:textId="77777777" w:rsidR="00C06B04" w:rsidRDefault="00C06B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C7490" w14:textId="77777777" w:rsidR="00C06B04" w:rsidRDefault="00C06B04">
      <w:r>
        <w:separator/>
      </w:r>
    </w:p>
  </w:footnote>
  <w:footnote w:type="continuationSeparator" w:id="0">
    <w:p w14:paraId="38C0C991" w14:textId="77777777" w:rsidR="00C06B04" w:rsidRDefault="00C06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C74A8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7EDC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56AAB2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A65248B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1079860899">
    <w:abstractNumId w:val="0"/>
  </w:num>
  <w:num w:numId="2" w16cid:durableId="996835214">
    <w:abstractNumId w:val="1"/>
  </w:num>
  <w:num w:numId="3" w16cid:durableId="413206181">
    <w:abstractNumId w:val="1"/>
  </w:num>
  <w:num w:numId="4" w16cid:durableId="2085058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553640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588076985">
    <w:abstractNumId w:val="1"/>
  </w:num>
  <w:num w:numId="7" w16cid:durableId="1305309006">
    <w:abstractNumId w:val="1"/>
  </w:num>
  <w:num w:numId="8" w16cid:durableId="13372254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uba, Claire">
    <w15:presenceInfo w15:providerId="AD" w15:userId="S::claire.kouba@yale.edu::c8358bab-f754-450d-84bc-9b2fd87b4d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6D0"/>
    <w:rsid w:val="00192E97"/>
    <w:rsid w:val="00537135"/>
    <w:rsid w:val="006316D0"/>
    <w:rsid w:val="00851DED"/>
    <w:rsid w:val="00C06B04"/>
    <w:rsid w:val="00DF504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0478"/>
  <w15:docId w15:val="{880B322D-FEA6-4C26-86B8-10508F0B5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rsid w:val="00192E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microsoft.com/office/2011/relationships/people" Target="people.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55</Pages>
  <Words>18641</Words>
  <Characters>106258</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Kouba, Claire</cp:lastModifiedBy>
  <cp:revision>2</cp:revision>
  <dcterms:created xsi:type="dcterms:W3CDTF">2024-10-03T14:29:00Z</dcterms:created>
  <dcterms:modified xsi:type="dcterms:W3CDTF">2024-10-03T14:57:00Z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