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3C907" w14:textId="77777777" w:rsidR="00C26AC4" w:rsidRDefault="0080747B">
      <w:pPr>
        <w:pStyle w:val="Title"/>
      </w:pPr>
      <w:r>
        <w:t>A watershed-specific formula to predict coho salmon reproduction using river flow metrics</w:t>
      </w:r>
    </w:p>
    <w:p w14:paraId="0283DDAD" w14:textId="77777777" w:rsidR="00C26AC4" w:rsidRDefault="0080747B">
      <w:pPr>
        <w:pStyle w:val="Author"/>
      </w:pPr>
      <w:r>
        <w:t>Claire Kouba, Jason Weiner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056CF515"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w:t>
      </w:r>
      <w:del w:id="1" w:author="Thomas Harter" w:date="2024-03-08T05:53:00Z">
        <w:r w:rsidDel="00FA7789">
          <w:delText>s</w:delText>
        </w:r>
      </w:del>
      <w:r>
        <w:t xml:space="preserve"> poorly quantified in many regions. This work aims to quantify hydrologic conditions that support persistence of </w:t>
      </w:r>
      <w:ins w:id="2" w:author="Thomas Harter" w:date="2024-03-08T05:55:00Z">
        <w:r w:rsidR="009D3A10">
          <w:t>ke</w:t>
        </w:r>
      </w:ins>
      <w:ins w:id="3" w:author="Thomas Harter" w:date="2024-03-08T05:54:00Z">
        <w:r w:rsidR="00EF4C1A">
          <w:t xml:space="preserve">y ecosystem species.  We use </w:t>
        </w:r>
      </w:ins>
      <w:r>
        <w:t>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w:t>
      </w:r>
      <w:ins w:id="4" w:author="Thomas Harter" w:date="2024-03-08T05:54:00Z">
        <w:r w:rsidR="00EF4C1A">
          <w:t>, as a case study</w:t>
        </w:r>
      </w:ins>
      <w:r>
        <w:t>.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5" w:author="Claire Kouba" w:date="2024-02-28T12:32:00Z"/>
        </w:rPr>
      </w:pPr>
      <w:bookmarkStart w:id="6" w:name="introduction"/>
      <w:bookmarkEnd w:id="0"/>
      <w:r>
        <w:rPr>
          <w:rStyle w:val="SectionNumber"/>
        </w:rPr>
        <w:lastRenderedPageBreak/>
        <w:t>1</w:t>
      </w:r>
      <w:r>
        <w:tab/>
        <w:t>Introduction</w:t>
      </w:r>
    </w:p>
    <w:p w14:paraId="748D76CC" w14:textId="77777777" w:rsidR="00817239" w:rsidRPr="00817239" w:rsidRDefault="00817239">
      <w:pPr>
        <w:pStyle w:val="Heading2"/>
        <w:pPrChange w:id="7" w:author="Claire Kouba" w:date="2024-02-29T16:43:00Z">
          <w:pPr>
            <w:pStyle w:val="Heading1"/>
          </w:pPr>
        </w:pPrChange>
      </w:pPr>
      <w:ins w:id="8" w:author="Claire Kouba" w:date="2024-02-28T12:32:00Z">
        <w:r>
          <w:t xml:space="preserve">1.1 Motivation and </w:t>
        </w:r>
      </w:ins>
      <w:ins w:id="9" w:author="Claire Kouba" w:date="2024-02-28T15:41:00Z">
        <w:r w:rsidR="0014282A">
          <w:t>objectives</w:t>
        </w:r>
      </w:ins>
    </w:p>
    <w:p w14:paraId="721363DF" w14:textId="77777777" w:rsidR="00C26AC4" w:rsidRDefault="0080747B">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N. L. Poff and Zimmerman 2010; Shenton et al. 2012; Solans and García de Jalón 2016), the regional-scale conditions that would maintain biodiversity are as yet unquantified or highly uncertain (N. L.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1B0D01C9" w14:textId="77777777" w:rsidR="00C26AC4" w:rsidRDefault="0080747B">
      <w:pPr>
        <w:pStyle w:val="BodyText"/>
      </w:pPr>
      <w:r>
        <w:t>One method for estimating ecological water needs is the functional flows framework (N. L. Poff et al. 1997; N. L. Poff and Zimmerman 2010).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 (Yarnell et al. 2020; Patterson et al. 2020).</w:t>
      </w:r>
    </w:p>
    <w:p w14:paraId="5D0A3557" w14:textId="5FF75DD0" w:rsidR="00C26AC4" w:rsidRDefault="0080747B">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w:t>
      </w:r>
      <w:r>
        <w:lastRenderedPageBreak/>
        <w:t xml:space="preserve">salmon outcomes based on potential combinations of hydrologic metric predictors. We use the best of these linear models to formulate a Hydrologic Benefit function for each species, distilling the </w:t>
      </w:r>
      <w:ins w:id="10" w:author="Thomas Harter" w:date="2024-03-08T05:59:00Z">
        <w:r w:rsidR="006C64A0">
          <w:t xml:space="preserve">varying </w:t>
        </w:r>
      </w:ins>
      <w:r>
        <w:t xml:space="preserve">ecological services provided by hydrology </w:t>
      </w:r>
      <w:del w:id="11" w:author="Thomas Harter" w:date="2024-03-08T05:59:00Z">
        <w:r w:rsidDel="00C95C38">
          <w:delText xml:space="preserve">in </w:delText>
        </w:r>
      </w:del>
      <w:ins w:id="12" w:author="Thomas Harter" w:date="2024-03-08T05:59:00Z">
        <w:r w:rsidR="00C95C38">
          <w:t xml:space="preserve">across </w:t>
        </w:r>
      </w:ins>
      <w:r>
        <w:t>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08EBE08D"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w:t>
      </w:r>
      <w:r w:rsidR="005A4FF6">
        <w:t xml:space="preserve">in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r w:rsidR="00250411">
        <w:t xml:space="preserve">Mazor et al. 2018, </w:t>
      </w:r>
      <w:r w:rsidR="00AC75BA">
        <w:t xml:space="preserve">Larsen et al. 2021, Peek et al. 2022, </w:t>
      </w:r>
      <w:r w:rsidR="005A4FF6">
        <w:t>Chessman2022</w:t>
      </w:r>
      <w:r w:rsidR="003E0303">
        <w:t>)</w:t>
      </w:r>
      <w:r w:rsidR="0013721C">
        <w:t>, and secondly,</w:t>
      </w:r>
      <w:r w:rsidR="005A4FF6">
        <w:t xml:space="preserve"> </w:t>
      </w:r>
      <w:del w:id="13" w:author="Claire Kouba" w:date="2024-03-11T14:03:00Z">
        <w:r w:rsidR="006862A2" w:rsidDel="00872F4A">
          <w:delText xml:space="preserve">and </w:delText>
        </w:r>
      </w:del>
      <w:r w:rsidR="006862A2">
        <w:t xml:space="preserve">fish </w:t>
      </w:r>
      <w:r w:rsidR="0013721C">
        <w:t xml:space="preserve">diversity and community assemblage (e.g., </w:t>
      </w:r>
      <w:r w:rsidR="00250411">
        <w:t xml:space="preserve">McManamay et al. 2013,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xml:space="preserve">) </w:t>
      </w:r>
      <w:del w:id="14" w:author="Claire Kouba" w:date="2024-03-11T14:04:00Z">
        <w:r w:rsidR="005A4FF6" w:rsidDel="00E81A3C">
          <w:delText xml:space="preserve">and </w:delText>
        </w:r>
      </w:del>
      <w:ins w:id="15" w:author="Claire Kouba" w:date="2024-03-11T14:04:00Z">
        <w:r w:rsidR="00E81A3C">
          <w:t xml:space="preserve">or </w:t>
        </w:r>
      </w:ins>
      <w:r w:rsidR="005A4FF6">
        <w:t xml:space="preserve">the presence of organisms </w:t>
      </w:r>
      <w:del w:id="16" w:author="Claire Kouba" w:date="2024-03-11T14:04:00Z">
        <w:r w:rsidR="005A4FF6" w:rsidDel="00E81A3C">
          <w:delText xml:space="preserve">including </w:delText>
        </w:r>
      </w:del>
      <w:ins w:id="17" w:author="Claire Kouba" w:date="2024-03-11T14:04:00Z">
        <w:r w:rsidR="00E81A3C">
          <w:t xml:space="preserve">like </w:t>
        </w:r>
      </w:ins>
      <w:r w:rsidR="005A4FF6">
        <w:t>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 xml:space="preserve">Ayllon2014, Lamouroux2015,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42A49B61" w:rsidR="00DD2C7B" w:rsidRDefault="00E21657" w:rsidP="00017A22">
      <w:pPr>
        <w:pStyle w:val="BodyText"/>
      </w:pPr>
      <w:r>
        <w:t xml:space="preserve">Investigations of flow-ecology relationships can also be grouped by approach (as in Brummer2016). In experimental flow studies the flow is directly manipulated with dam releases and biological responses are monitored (e.g., Konrad2011). In longitudinal studies, </w:t>
      </w:r>
      <w:r w:rsidR="00AD0C34">
        <w:t xml:space="preserve">long-term ecological and hydrological records </w:t>
      </w:r>
      <w:r>
        <w:t>can be used</w:t>
      </w:r>
      <w:ins w:id="18" w:author="Thomas Harter" w:date="2024-03-08T06:01:00Z">
        <w:r w:rsidR="00D14113">
          <w:t xml:space="preserve"> to</w:t>
        </w:r>
      </w:ins>
      <w:r>
        <w:t xml:space="preserve"> infer local or regional </w:t>
      </w:r>
      <w:r w:rsidR="00AD0C34">
        <w:t>correlations</w:t>
      </w:r>
      <w:r>
        <w:t xml:space="preserve"> (e.g., Medallo-Diaz2019)</w:t>
      </w:r>
      <w:r w:rsidR="00AD0C34">
        <w:t>. Finally, in</w:t>
      </w:r>
      <w:r>
        <w:t xml:space="preserve"> 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framework (</w:t>
      </w:r>
      <w:r w:rsidR="00DD2C7B">
        <w:t>Richter2006, PoffZimmerman2010</w:t>
      </w:r>
      <w:r w:rsidR="002A5C3C">
        <w:t>).</w:t>
      </w:r>
      <w:r w:rsidR="00811503">
        <w:t xml:space="preserve"> ELOHA and other methods to identify </w:t>
      </w:r>
      <w:r w:rsidR="00811503">
        <w:lastRenderedPageBreak/>
        <w:t>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rivers, </w:t>
      </w:r>
      <w:r>
        <w:t>but</w:t>
      </w:r>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r w:rsidR="003E0303">
        <w:t>McManamay 2013, 2015) or in some single basins (</w:t>
      </w:r>
      <w:r>
        <w:t xml:space="preserve">e.g., </w:t>
      </w:r>
      <w:r w:rsidR="003E0303">
        <w:t>Triana2021)</w:t>
      </w:r>
      <w:r>
        <w:t>.</w:t>
      </w:r>
      <w:r w:rsidR="0070390E">
        <w:t xml:space="preserve"> Finally, many flow-ecology relationships are based on insufficient data. Methods have been proposed to mitigate this (e.g., Miller2018), but the exercise is generally inhibited by small sample size of relevant ecological metrics (Gwinn2015).</w:t>
      </w:r>
    </w:p>
    <w:p w14:paraId="5B4921CA" w14:textId="40EF916B"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Threshold values for </w:t>
      </w:r>
      <w:r w:rsidR="008A3D67">
        <w:t>“</w:t>
      </w:r>
      <w:r w:rsidR="0070390E">
        <w:t>sufficient</w:t>
      </w:r>
      <w:r w:rsidR="008A3D67">
        <w:t>”</w:t>
      </w:r>
      <w:r w:rsidR="0070390E">
        <w:t xml:space="preserve"> flows would be ideal for a management context (Rosenfeld2017), but can be difficult to identify and in some cases may not exist (LuedersMcManamay2023).  </w:t>
      </w:r>
      <w:r w:rsidR="008A3D67">
        <w:t xml:space="preserve">Additionally, </w:t>
      </w:r>
      <w:ins w:id="19" w:author="Claire Kouba" w:date="2024-03-11T14:07:00Z">
        <w:r w:rsidR="00E81A3C">
          <w:t xml:space="preserve">water resource management is arguably better supported by </w:t>
        </w:r>
      </w:ins>
      <w:r w:rsidR="008A3D67">
        <w:t>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del w:id="20" w:author="Claire Kouba" w:date="2024-03-11T14:07:00Z">
        <w:r w:rsidR="008A3D67" w:rsidDel="00E81A3C">
          <w:delText xml:space="preserve">is arguably </w:delText>
        </w:r>
        <w:r w:rsidR="00AD0C34" w:rsidRPr="0001433A" w:rsidDel="00E81A3C">
          <w:delText xml:space="preserve">more suited for supporting water resource management </w:delText>
        </w:r>
      </w:del>
      <w:r w:rsidR="00AD0C34" w:rsidRPr="0001433A">
        <w:t xml:space="preserve">than </w:t>
      </w:r>
      <w:ins w:id="21" w:author="Claire Kouba" w:date="2024-03-11T14:07:00Z">
        <w:r w:rsidR="00E81A3C">
          <w:t xml:space="preserve">by </w:t>
        </w:r>
      </w:ins>
      <w:r w:rsidR="00AD0C34" w:rsidRPr="0001433A">
        <w:t>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easily-simulated </w:t>
      </w:r>
      <w:r w:rsidR="00BD20DE" w:rsidRPr="0014282A">
        <w:t xml:space="preserve">proxies like </w:t>
      </w:r>
      <w:r w:rsidR="00BD20DE">
        <w:t xml:space="preserve">flow changes or </w:t>
      </w:r>
      <w:r w:rsidR="00BD20DE" w:rsidRPr="0014282A">
        <w:t>thermal exposure</w:t>
      </w:r>
      <w:r w:rsidR="00BD20DE">
        <w:t xml:space="preserve"> (DeWeberPeterson2020).</w:t>
      </w:r>
    </w:p>
    <w:p w14:paraId="37B9A7B9" w14:textId="78624199" w:rsidR="00765CD5" w:rsidRDefault="008A3D67">
      <w:pPr>
        <w:pStyle w:val="BodyText"/>
        <w:pPrChange w:id="22" w:author="Claire Kouba" w:date="2024-02-29T16:50:00Z">
          <w:pPr>
            <w:pStyle w:val="BodyText"/>
            <w:numPr>
              <w:ilvl w:val="1"/>
              <w:numId w:val="12"/>
            </w:numPr>
            <w:ind w:left="1440" w:hanging="360"/>
          </w:pPr>
        </w:pPrChange>
      </w:pPr>
      <w:r>
        <w:t xml:space="preserve">The </w:t>
      </w:r>
      <w:commentRangeStart w:id="23"/>
      <w:commentRangeStart w:id="24"/>
      <w:r>
        <w:t xml:space="preserve">present </w:t>
      </w:r>
      <w:commentRangeEnd w:id="23"/>
      <w:r w:rsidR="00BD20DE">
        <w:rPr>
          <w:rStyle w:val="CommentReference"/>
        </w:rPr>
        <w:commentReference w:id="23"/>
      </w:r>
      <w:commentRangeEnd w:id="24"/>
      <w:r w:rsidR="000D4CE2">
        <w:rPr>
          <w:rStyle w:val="CommentReference"/>
        </w:rPr>
        <w:commentReference w:id="24"/>
      </w:r>
      <w:r>
        <w:t>study is a longitudinal analysis</w:t>
      </w:r>
      <w:r w:rsidR="003B3518">
        <w:t>,</w:t>
      </w:r>
      <w:r>
        <w:t xml:space="preserve"> </w:t>
      </w:r>
      <w:r w:rsidR="00BD20DE">
        <w:t>using empirical data and a case study</w:t>
      </w:r>
      <w:r w:rsidR="003B3518">
        <w:t>,</w:t>
      </w:r>
      <w:r w:rsidR="00BD20DE">
        <w:t xml:space="preserve"> to </w:t>
      </w:r>
      <w:r>
        <w:t xml:space="preserve">address </w:t>
      </w:r>
      <w:del w:id="25" w:author="Thomas Harter" w:date="2024-03-08T06:06:00Z">
        <w:r w:rsidDel="00F11A9D">
          <w:delText xml:space="preserve">one </w:delText>
        </w:r>
      </w:del>
      <w:ins w:id="26" w:author="Thomas Harter" w:date="2024-03-08T06:06:00Z">
        <w:r w:rsidR="00F11A9D">
          <w:t xml:space="preserve">the second </w:t>
        </w:r>
      </w:ins>
      <w:r>
        <w:t xml:space="preserve">of the two key links identified above: using empirical data to predict a biological response to measurable (and </w:t>
      </w:r>
      <w:r w:rsidR="00BD20DE">
        <w:t>simula</w:t>
      </w:r>
      <w:ins w:id="27" w:author="Thomas Harter" w:date="2024-03-08T06:05:00Z">
        <w:r w:rsidR="0030026F">
          <w:t>ta</w:t>
        </w:r>
      </w:ins>
      <w:r w:rsidR="00BD20DE">
        <w:t>ble</w:t>
      </w:r>
      <w:r>
        <w:t>) changes in flow metrics</w:t>
      </w:r>
      <w:ins w:id="28" w:author="Thomas Harter" w:date="2024-03-18T01:02:00Z">
        <w:r w:rsidR="00756D04">
          <w:t>, i.e., a “hydrologic benefit function”</w:t>
        </w:r>
      </w:ins>
      <w:r w:rsidR="00B545BE">
        <w:t>.</w:t>
      </w:r>
      <w:ins w:id="29" w:author="Thomas Harter" w:date="2024-03-17T02:10:00Z">
        <w:r w:rsidR="00431C42">
          <w:t xml:space="preserve"> This provides the </w:t>
        </w:r>
      </w:ins>
      <w:ins w:id="30" w:author="Thomas Harter" w:date="2024-03-17T02:11:00Z">
        <w:r w:rsidR="0096631E">
          <w:t xml:space="preserve">critical link to assess fish benefits </w:t>
        </w:r>
      </w:ins>
      <w:ins w:id="31" w:author="Thomas Harter" w:date="2024-03-17T02:14:00Z">
        <w:r w:rsidR="00E25927">
          <w:t>due to future</w:t>
        </w:r>
      </w:ins>
      <w:ins w:id="32" w:author="Thomas Harter" w:date="2024-03-17T02:12:00Z">
        <w:r w:rsidR="0013541E">
          <w:t xml:space="preserve"> alternative</w:t>
        </w:r>
        <w:r w:rsidR="009C4198">
          <w:t xml:space="preserve"> </w:t>
        </w:r>
        <w:r w:rsidR="0013541E">
          <w:t>watershed management practices</w:t>
        </w:r>
      </w:ins>
      <w:ins w:id="33" w:author="Thomas Harter" w:date="2024-03-17T02:13:00Z">
        <w:r w:rsidR="004005D0">
          <w:t xml:space="preserve"> affecting the hydrology of a stream ecosystem</w:t>
        </w:r>
      </w:ins>
      <w:ins w:id="34" w:author="Thomas Harter" w:date="2024-03-17T02:12:00Z">
        <w:r w:rsidR="0013541E">
          <w:t>.</w:t>
        </w:r>
      </w:ins>
      <w:ins w:id="35" w:author="Thomas Harter" w:date="2024-03-17T02:10:00Z">
        <w:r w:rsidR="00E61820">
          <w:t xml:space="preserve"> </w:t>
        </w:r>
      </w:ins>
      <w:r w:rsidR="00B545BE">
        <w:t xml:space="preserve"> A forthcoming companion study will </w:t>
      </w:r>
      <w:del w:id="36" w:author="Thomas Harter" w:date="2024-03-18T01:03:00Z">
        <w:r w:rsidR="00B545BE" w:rsidDel="00AE0953">
          <w:delText xml:space="preserve">complete </w:delText>
        </w:r>
      </w:del>
      <w:ins w:id="37" w:author="Thomas Harter" w:date="2024-03-18T01:03:00Z">
        <w:r w:rsidR="00AE0953">
          <w:t>inv</w:t>
        </w:r>
      </w:ins>
      <w:ins w:id="38" w:author="Thomas Harter" w:date="2024-03-18T01:04:00Z">
        <w:r w:rsidR="00AE0953">
          <w:t>estigate</w:t>
        </w:r>
      </w:ins>
      <w:ins w:id="39" w:author="Thomas Harter" w:date="2024-03-18T01:03:00Z">
        <w:r w:rsidR="00AE0953">
          <w:t xml:space="preserve"> </w:t>
        </w:r>
      </w:ins>
      <w:r w:rsidR="00B545BE">
        <w:t xml:space="preserve">the </w:t>
      </w:r>
      <w:del w:id="40" w:author="Thomas Harter" w:date="2024-03-08T06:06:00Z">
        <w:r w:rsidR="00B545BE" w:rsidDel="00C06CF7">
          <w:delText xml:space="preserve">second </w:delText>
        </w:r>
      </w:del>
      <w:ins w:id="41" w:author="Thomas Harter" w:date="2024-03-08T06:06:00Z">
        <w:r w:rsidR="00C06CF7">
          <w:t xml:space="preserve">other </w:t>
        </w:r>
      </w:ins>
      <w:r w:rsidR="00B545BE">
        <w:t xml:space="preserve">link, predicting flow changes from </w:t>
      </w:r>
      <w:ins w:id="42" w:author="Thomas Harter" w:date="2024-03-18T01:06:00Z">
        <w:r w:rsidR="00DF6FD9">
          <w:t xml:space="preserve">watershed </w:t>
        </w:r>
      </w:ins>
      <w:r w:rsidR="00B545BE">
        <w:t>management actions</w:t>
      </w:r>
      <w:ins w:id="43" w:author="Thomas Harter" w:date="2024-03-18T01:05:00Z">
        <w:r w:rsidR="00B66E2C">
          <w:t xml:space="preserve"> by developing an appropriate hydrologic model</w:t>
        </w:r>
        <w:r w:rsidR="006D3EBB">
          <w:t xml:space="preserve">; </w:t>
        </w:r>
      </w:ins>
      <w:del w:id="44" w:author="Thomas Harter" w:date="2024-03-18T01:05:00Z">
        <w:r w:rsidR="00B545BE" w:rsidDel="006D3EBB">
          <w:delText xml:space="preserve">, and </w:delText>
        </w:r>
      </w:del>
      <w:ins w:id="45" w:author="Thomas Harter" w:date="2024-03-18T01:04:00Z">
        <w:r w:rsidR="000B63F5">
          <w:t xml:space="preserve">then use hydrologic benefit functions to </w:t>
        </w:r>
      </w:ins>
      <w:r w:rsidR="00B545BE">
        <w:t xml:space="preserve">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665FDE8A" w14:textId="77777777" w:rsidR="00C26AC4" w:rsidRDefault="0080747B">
      <w:pPr>
        <w:pStyle w:val="Heading1"/>
      </w:pPr>
      <w:bookmarkStart w:id="46" w:name="X64f7ebf8be7aee8f015a7ab48fe88f61a5f7a78"/>
      <w:bookmarkEnd w:id="6"/>
      <w:r>
        <w:rPr>
          <w:rStyle w:val="SectionNumber"/>
        </w:rPr>
        <w:lastRenderedPageBreak/>
        <w:t>2</w:t>
      </w:r>
      <w:r>
        <w:tab/>
        <w:t>Case study: setting and species of concern</w:t>
      </w:r>
    </w:p>
    <w:p w14:paraId="06E954B7" w14:textId="77777777" w:rsidR="00C26AC4" w:rsidRDefault="0080747B">
      <w:pPr>
        <w:pStyle w:val="FirstParagraph"/>
      </w:pPr>
      <w:r>
        <w:t>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1"/>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47" w:name="X36fa6955ee881a3061f3114fd02206899c105b3"/>
      <w:r>
        <w:rPr>
          <w:rStyle w:val="SectionNumber"/>
        </w:rPr>
        <w:t>2.1</w:t>
      </w:r>
      <w:r>
        <w:tab/>
        <w:t>Scott River watershed setting and water use</w:t>
      </w:r>
    </w:p>
    <w:p w14:paraId="2D37E56B" w14:textId="77777777" w:rsidR="00C26AC4" w:rsidRDefault="0080747B">
      <w:pPr>
        <w:pStyle w:val="Heading3"/>
      </w:pPr>
      <w:bookmarkStart w:id="48" w:name="geography-climate-and-hydrology"/>
      <w:r>
        <w:rPr>
          <w:rStyle w:val="SectionNumber"/>
        </w:rPr>
        <w:t>2.1.1</w:t>
      </w:r>
      <w:r>
        <w:tab/>
        <w:t>Geography, climate and hydrology</w:t>
      </w:r>
    </w:p>
    <w:p w14:paraId="54690313" w14:textId="77777777"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To accommodate this precipitation and runoff schedule, water years in California conventionally begin on Oct. 1; they are named for the year in which they end (e.g., water year 2021 begins Oct. 1, 2020 and runs through Sep. 30, 2021).</w:t>
      </w:r>
    </w:p>
    <w:p w14:paraId="5BA7DB7F" w14:textId="77777777" w:rsidR="00C26AC4" w:rsidRDefault="0080747B">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2"/>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w:t>
      </w:r>
      <w:r>
        <w:lastRenderedPageBreak/>
        <w:t>Average, and Wet water year types, for water years 1942-2021. The water year type is defined by quartiles of the distribution of total annual flow.</w:t>
      </w:r>
    </w:p>
    <w:p w14:paraId="7350DC5D" w14:textId="77777777" w:rsidR="00C26AC4" w:rsidRDefault="0080747B">
      <w:pPr>
        <w:pStyle w:val="Heading3"/>
      </w:pPr>
      <w:bookmarkStart w:id="49" w:name="water-uses-and-management-objectives"/>
      <w:bookmarkEnd w:id="48"/>
      <w:r>
        <w:rPr>
          <w:rStyle w:val="SectionNumber"/>
        </w:rPr>
        <w:t>2.1.2</w:t>
      </w:r>
      <w:r>
        <w:tab/>
        <w:t>Water uses and management objectives</w:t>
      </w:r>
    </w:p>
    <w:p w14:paraId="0022D759" w14:textId="77777777" w:rsidR="00C26AC4" w:rsidRDefault="0080747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14:paraId="63ECC1BE" w14:textId="77777777" w:rsidR="00C26AC4" w:rsidRDefault="0080747B">
      <w:pPr>
        <w:pStyle w:val="Heading2"/>
      </w:pPr>
      <w:bookmarkStart w:id="50" w:name="Xf9b99239fe8eb82d085e872a0934e80531e93af"/>
      <w:bookmarkEnd w:id="47"/>
      <w:bookmarkEnd w:id="49"/>
      <w:r>
        <w:rPr>
          <w:rStyle w:val="SectionNumber"/>
        </w:rPr>
        <w:t>2.2</w:t>
      </w:r>
      <w:r>
        <w:tab/>
        <w:t>Species of concern: coho and Chinook salmon</w:t>
      </w:r>
    </w:p>
    <w:p w14:paraId="0CD17868" w14:textId="77777777" w:rsidR="00C26AC4" w:rsidRDefault="0080747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51" w:name="Xc3d192a351ce51bc154ee865047dda44101f72f"/>
      <w:r>
        <w:rPr>
          <w:rStyle w:val="SectionNumber"/>
        </w:rPr>
        <w:lastRenderedPageBreak/>
        <w:t>2.2.1</w:t>
      </w:r>
      <w:r>
        <w:tab/>
        <w:t>Salmon management and monitoring in the Scott River watershed</w:t>
      </w:r>
    </w:p>
    <w:p w14:paraId="6819B1ED" w14:textId="77777777" w:rsidR="00C26AC4" w:rsidRDefault="0080747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52" w:name="X136f33e79e427ef0f7f53ec015635d638b8a303"/>
      <w:bookmarkEnd w:id="51"/>
      <w:r>
        <w:rPr>
          <w:rStyle w:val="SectionNumber"/>
        </w:rPr>
        <w:t>2.2.2</w:t>
      </w:r>
      <w:r>
        <w:tab/>
        <w:t>Life cycle and status of coho salmon (</w:t>
      </w:r>
      <w:r>
        <w:rPr>
          <w:i/>
          <w:iCs/>
        </w:rPr>
        <w:t>Oncorhynchus kisutch</w:t>
      </w:r>
      <w:r>
        <w:t>)</w:t>
      </w:r>
    </w:p>
    <w:p w14:paraId="6C269BEF" w14:textId="77777777" w:rsidR="00C26AC4" w:rsidRDefault="0080747B">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14:paraId="491E8ED8" w14:textId="77777777" w:rsidR="00C26AC4" w:rsidRDefault="0080747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14:paraId="345ACB3D" w14:textId="77777777" w:rsidR="00C26AC4" w:rsidRDefault="0080747B">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3"/>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Figure 3: Typical life stage progression of coho salmon in the Scott River watershed.</w:t>
      </w:r>
    </w:p>
    <w:p w14:paraId="050522D5" w14:textId="77777777" w:rsidR="00C26AC4" w:rsidRDefault="0080747B">
      <w:pPr>
        <w:pStyle w:val="Heading3"/>
      </w:pPr>
      <w:bookmarkStart w:id="53" w:name="X1f6deda8747bb62c369b257f1af857aca7ccbda"/>
      <w:bookmarkEnd w:id="52"/>
      <w:r>
        <w:rPr>
          <w:rStyle w:val="SectionNumber"/>
        </w:rPr>
        <w:lastRenderedPageBreak/>
        <w:t>2.2.3</w:t>
      </w:r>
      <w:r>
        <w:tab/>
        <w:t>Life cycle and status of Chinook salmon (</w:t>
      </w:r>
      <w:r>
        <w:rPr>
          <w:i/>
          <w:iCs/>
        </w:rPr>
        <w:t>Onchorhynchus tsawytscha</w:t>
      </w:r>
      <w:r>
        <w:t>)</w:t>
      </w:r>
    </w:p>
    <w:p w14:paraId="31160811" w14:textId="77777777" w:rsidR="00C26AC4" w:rsidRDefault="0080747B">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D0997A0" w14:textId="77777777" w:rsidR="00C26AC4" w:rsidRDefault="0080747B">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14:paraId="740AC909" w14:textId="77777777" w:rsidR="00C26AC4" w:rsidRDefault="0080747B">
      <w:pPr>
        <w:pStyle w:val="Heading3"/>
      </w:pPr>
      <w:bookmarkStart w:id="54" w:name="X81526482162caeee6479f25539a9c6105844354"/>
      <w:bookmarkEnd w:id="53"/>
      <w:r>
        <w:rPr>
          <w:rStyle w:val="SectionNumber"/>
        </w:rPr>
        <w:t>2.2.4</w:t>
      </w:r>
      <w:r>
        <w:tab/>
        <w:t>Relevant distinctions in Chinook and coho life histories</w:t>
      </w:r>
    </w:p>
    <w:p w14:paraId="5CCF5E78" w14:textId="77777777" w:rsidR="00C26AC4" w:rsidRDefault="0080747B">
      <w:pPr>
        <w:pStyle w:val="FirstParagraph"/>
      </w:pPr>
      <w:r>
        <w:t>Chinook and coho salmon are distinct in several ways relevant to this study and to management considerations:</w:t>
      </w:r>
    </w:p>
    <w:p w14:paraId="1A6819B5" w14:textId="77777777" w:rsidR="00C26AC4" w:rsidRDefault="0080747B">
      <w:pPr>
        <w:pStyle w:val="Compact"/>
        <w:numPr>
          <w:ilvl w:val="0"/>
          <w:numId w:val="2"/>
        </w:numPr>
      </w:pPr>
      <w:r>
        <w:t>In most years Chinook spawning migration takes place earlier (September-December) than coho (October-January).</w:t>
      </w:r>
    </w:p>
    <w:p w14:paraId="26AEEEC0" w14:textId="77777777" w:rsidR="00C26AC4" w:rsidRDefault="0080747B">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14:paraId="200A05DB" w14:textId="77777777" w:rsidR="00C26AC4" w:rsidRDefault="0080747B">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(Knechtle and Giudice 2021). These trends have prompted additional monitoring of Scott Valley Chinook in the past decade (e.g., spawning surveys such as Siskiyou RCD 2015b, 2017b).</w:t>
      </w:r>
    </w:p>
    <w:p w14:paraId="08961E66" w14:textId="27250BFD" w:rsidR="00C26AC4" w:rsidDel="00F13D79" w:rsidRDefault="0080747B">
      <w:pPr>
        <w:pStyle w:val="Heading2"/>
        <w:rPr>
          <w:del w:id="55" w:author="Claire Kouba" w:date="2024-03-12T17:43:00Z"/>
        </w:rPr>
      </w:pPr>
      <w:bookmarkStart w:id="56" w:name="key-ecological-metrics"/>
      <w:bookmarkEnd w:id="50"/>
      <w:bookmarkEnd w:id="54"/>
      <w:del w:id="57" w:author="Claire Kouba" w:date="2024-03-12T17:43:00Z">
        <w:r w:rsidDel="00F13D79">
          <w:rPr>
            <w:rStyle w:val="SectionNumber"/>
          </w:rPr>
          <w:delText>2.3</w:delText>
        </w:r>
        <w:r w:rsidDel="00F13D79">
          <w:tab/>
          <w:delText>Key ecological metrics</w:delText>
        </w:r>
      </w:del>
    </w:p>
    <w:p w14:paraId="0218D4F9" w14:textId="0D750EBD" w:rsidR="00C26AC4" w:rsidDel="00D80A64" w:rsidRDefault="0080747B">
      <w:pPr>
        <w:pStyle w:val="FirstParagraph"/>
        <w:rPr>
          <w:del w:id="58" w:author="Claire Kouba" w:date="2024-03-12T16:49:00Z"/>
        </w:rPr>
      </w:pPr>
      <w:del w:id="59" w:author="Claire Kouba" w:date="2024-03-12T16:49:00Z">
        <w:r w:rsidDel="00D80A64">
          <w:delTex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delText>
        </w:r>
      </w:del>
    </w:p>
    <w:p w14:paraId="0DAF047D" w14:textId="2AF62094" w:rsidR="00C26AC4" w:rsidDel="00D80A64" w:rsidRDefault="0080747B">
      <w:pPr>
        <w:pStyle w:val="Compact"/>
        <w:numPr>
          <w:ilvl w:val="0"/>
          <w:numId w:val="3"/>
        </w:numPr>
        <w:rPr>
          <w:del w:id="60" w:author="Claire Kouba" w:date="2024-03-12T16:49:00Z"/>
        </w:rPr>
      </w:pPr>
      <w:del w:id="61" w:author="Claire Kouba" w:date="2024-03-12T16:49:00Z">
        <w:r w:rsidDel="00D80A64">
          <w:delText>Number of adults migrating from the ocean to freshwater natal streams to spawn. This quantity, the ‘escapement’, is measured at a CDFW counting facility, using a resistance board weir and video counting flume in the Scott River (e.g., Knechtle and Giudice 2021).</w:delText>
        </w:r>
      </w:del>
    </w:p>
    <w:p w14:paraId="0E4BF373" w14:textId="76C76504" w:rsidR="00C26AC4" w:rsidDel="00D80A64" w:rsidRDefault="0080747B">
      <w:pPr>
        <w:pStyle w:val="Compact"/>
        <w:numPr>
          <w:ilvl w:val="0"/>
          <w:numId w:val="3"/>
        </w:numPr>
        <w:rPr>
          <w:del w:id="62" w:author="Claire Kouba" w:date="2024-03-12T16:49:00Z"/>
        </w:rPr>
      </w:pPr>
      <w:del w:id="63" w:author="Claire Kouba" w:date="2024-03-12T16:49:00Z">
        <w:r w:rsidDel="00D80A64">
          <w:delText>Number of salmon gravel nests, or redds, observed during spawning window (e.g., Siskiyou RCD 2017a).</w:delText>
        </w:r>
      </w:del>
    </w:p>
    <w:p w14:paraId="12C74A90" w14:textId="368FE1C0" w:rsidR="00C26AC4" w:rsidDel="00D80A64" w:rsidRDefault="0080747B">
      <w:pPr>
        <w:pStyle w:val="Compact"/>
        <w:numPr>
          <w:ilvl w:val="0"/>
          <w:numId w:val="3"/>
        </w:numPr>
        <w:rPr>
          <w:del w:id="64" w:author="Claire Kouba" w:date="2024-03-12T16:49:00Z"/>
        </w:rPr>
      </w:pPr>
      <w:del w:id="65" w:author="Claire Kouba" w:date="2024-03-12T16:49:00Z">
        <w:r w:rsidDel="00D80A64">
          <w:delText>Number of juvenile yearling, or smolt, salmon. Smolt are counted as outmigrants, often from rotary screw trap observations (e.g., Massie and Morrow 2020).</w:delText>
        </w:r>
      </w:del>
    </w:p>
    <w:p w14:paraId="02842A3E" w14:textId="52FB22F2" w:rsidR="00C26AC4" w:rsidRDefault="0080747B">
      <w:pPr>
        <w:pStyle w:val="FirstParagraph"/>
      </w:pPr>
      <w:del w:id="66" w:author="Claire Kouba" w:date="2024-03-12T16:49:00Z">
        <w:r w:rsidDel="00D80A64">
          <w:delText>In addition to these three metrics, it is possible to calculate a combined metric</w:delText>
        </w:r>
      </w:del>
      <w:ins w:id="67" w:author="Thomas Harter" w:date="2024-03-10T01:36:00Z">
        <w:del w:id="68" w:author="Claire Kouba" w:date="2024-03-12T16:49:00Z">
          <w:r w:rsidR="00EC53BA" w:rsidDel="00D80A64">
            <w:delText xml:space="preserve"> </w:delText>
          </w:r>
        </w:del>
      </w:ins>
      <w:ins w:id="69" w:author="Thomas Harter" w:date="2024-03-10T01:37:00Z">
        <w:del w:id="70" w:author="Claire Kouba" w:date="2024-03-12T16:49:00Z">
          <w:r w:rsidR="00EC53BA" w:rsidDel="00D80A64">
            <w:delText xml:space="preserve">that normalizes for </w:delText>
          </w:r>
          <w:r w:rsidR="00A52202" w:rsidDel="00D80A64">
            <w:delText>the</w:delText>
          </w:r>
        </w:del>
      </w:ins>
      <w:ins w:id="71" w:author="Thomas Harter" w:date="2024-03-10T01:38:00Z">
        <w:del w:id="72" w:author="Claire Kouba" w:date="2024-03-12T16:49:00Z">
          <w:r w:rsidR="00A52202" w:rsidDel="00D80A64">
            <w:delText xml:space="preserve"> annual</w:delText>
          </w:r>
        </w:del>
      </w:ins>
      <w:ins w:id="73" w:author="Thomas Harter" w:date="2024-03-10T01:37:00Z">
        <w:del w:id="74" w:author="Claire Kouba" w:date="2024-03-12T16:49:00Z">
          <w:r w:rsidR="00A52202" w:rsidDel="00D80A64">
            <w:delText xml:space="preserve"> esc</w:delText>
          </w:r>
        </w:del>
      </w:ins>
      <w:ins w:id="75" w:author="Thomas Harter" w:date="2024-03-10T01:38:00Z">
        <w:del w:id="76" w:author="Claire Kouba" w:date="2024-03-12T16:49:00Z">
          <w:r w:rsidR="00A52202" w:rsidDel="00D80A64">
            <w:delText>apement</w:delText>
          </w:r>
        </w:del>
      </w:ins>
      <w:ins w:id="77" w:author="Thomas Harter" w:date="2024-03-11T01:11:00Z">
        <w:del w:id="78" w:author="Claire Kouba" w:date="2024-03-12T16:49:00Z">
          <w:r w:rsidR="00501785" w:rsidDel="00D80A64">
            <w:delText xml:space="preserve"> using</w:delText>
          </w:r>
        </w:del>
      </w:ins>
      <w:del w:id="79" w:author="Claire Kouba" w:date="2024-03-12T16:49:00Z">
        <w:r w:rsidDel="00D80A64">
          <w:delText xml:space="preserve">, the number of salmon smolt produced per spawning female, after monitoring </w:delText>
        </w:r>
      </w:del>
      <w:ins w:id="80" w:author="Thomas Harter" w:date="2024-03-11T01:11:00Z">
        <w:del w:id="81" w:author="Claire Kouba" w:date="2024-03-12T16:49:00Z">
          <w:r w:rsidR="00501785" w:rsidDel="00D80A64">
            <w:delText xml:space="preserve">data across </w:delText>
          </w:r>
        </w:del>
      </w:ins>
      <w:del w:id="82" w:author="Claire Kouba" w:date="2024-03-12T16:49:00Z">
        <w:r w:rsidDel="00D80A64">
          <w:delText>for multiple years to capture both the spawning and outmigrating events for the relevant cohort</w:delText>
        </w:r>
      </w:del>
      <w:ins w:id="83" w:author="Thomas Harter" w:date="2024-03-11T01:12:00Z">
        <w:del w:id="84" w:author="Claire Kouba" w:date="2024-03-12T16:49:00Z">
          <w:r w:rsidR="00C65611" w:rsidDel="00D80A64">
            <w:delText>:</w:delText>
          </w:r>
        </w:del>
      </w:ins>
      <w:del w:id="85" w:author="Claire Kouba" w:date="2024-03-12T16:49:00Z">
        <w:r w:rsidDel="00D80A64">
          <w:delText>.</w:delText>
        </w:r>
      </w:del>
      <w:ins w:id="86" w:author="Thomas Harter" w:date="2024-03-11T01:11:00Z">
        <w:del w:id="87" w:author="Claire Kouba" w:date="2024-03-12T16:49:00Z">
          <w:r w:rsidR="00501785" w:rsidRPr="00501785" w:rsidDel="00D80A64">
            <w:delText xml:space="preserve"> </w:delText>
          </w:r>
          <w:r w:rsidR="00501785" w:rsidDel="00D80A64">
            <w:delText>the number of salmon smolt produced per spawning female</w:delText>
          </w:r>
        </w:del>
      </w:ins>
      <w:ins w:id="88" w:author="Thomas Harter" w:date="2024-03-11T01:12:00Z">
        <w:del w:id="89" w:author="Claire Kouba" w:date="2024-03-12T16:49:00Z">
          <w:r w:rsidR="00C65611" w:rsidDel="00D80A64">
            <w:delText>.</w:delText>
          </w:r>
        </w:del>
      </w:ins>
      <w:ins w:id="90" w:author="Claire Kouba" w:date="2024-03-12T16:20:00Z">
        <w:r w:rsidR="00753B77">
          <w:t xml:space="preserve"> </w:t>
        </w:r>
      </w:ins>
    </w:p>
    <w:p w14:paraId="23553B48" w14:textId="77777777" w:rsidR="00C26AC4" w:rsidRDefault="0080747B">
      <w:pPr>
        <w:pStyle w:val="Heading1"/>
      </w:pPr>
      <w:bookmarkStart w:id="91" w:name="methods"/>
      <w:bookmarkEnd w:id="46"/>
      <w:bookmarkEnd w:id="56"/>
      <w:r>
        <w:rPr>
          <w:rStyle w:val="SectionNumber"/>
        </w:rPr>
        <w:t>3</w:t>
      </w:r>
      <w:r>
        <w:tab/>
        <w:t>Methods</w:t>
      </w:r>
    </w:p>
    <w:p w14:paraId="17CFF9D3" w14:textId="113EA593" w:rsidR="00C26AC4" w:rsidRDefault="00DE3F79">
      <w:pPr>
        <w:pStyle w:val="FirstParagraph"/>
      </w:pPr>
      <w:ins w:id="92" w:author="Claire Kouba" w:date="2024-03-19T18:14:00Z">
        <w:r>
          <w:t xml:space="preserve">We </w:t>
        </w:r>
      </w:ins>
      <w:ins w:id="93" w:author="Claire Kouba" w:date="2024-03-19T18:29:00Z">
        <w:r w:rsidR="00D23706">
          <w:t>us</w:t>
        </w:r>
      </w:ins>
      <w:ins w:id="94" w:author="Claire Kouba" w:date="2024-03-19T18:27:00Z">
        <w:r w:rsidR="004C65DF">
          <w:t xml:space="preserve">ed linear regression </w:t>
        </w:r>
      </w:ins>
      <w:ins w:id="95" w:author="Claire Kouba" w:date="2024-03-19T18:29:00Z">
        <w:r w:rsidR="00D23706">
          <w:t xml:space="preserve">to assess the feasibility of predicting an </w:t>
        </w:r>
      </w:ins>
      <w:ins w:id="96" w:author="Claire Kouba" w:date="2024-03-19T18:27:00Z">
        <w:r w:rsidR="00D23706">
          <w:t xml:space="preserve">ecological response </w:t>
        </w:r>
      </w:ins>
      <w:ins w:id="97" w:author="Claire Kouba" w:date="2024-03-19T18:29:00Z">
        <w:r w:rsidR="00D23706">
          <w:t>using</w:t>
        </w:r>
      </w:ins>
      <w:ins w:id="98" w:author="Claire Kouba" w:date="2024-03-19T18:27:00Z">
        <w:r w:rsidR="00D23706">
          <w:t xml:space="preserve"> </w:t>
        </w:r>
      </w:ins>
      <w:ins w:id="99" w:author="Claire Kouba" w:date="2024-03-19T18:28:00Z">
        <w:r w:rsidR="00D23706">
          <w:t>dozens of potential hydrologic predictor metrics.</w:t>
        </w:r>
      </w:ins>
      <w:ins w:id="100" w:author="Claire Kouba" w:date="2024-03-19T18:14:00Z">
        <w:r>
          <w:t xml:space="preserve"> </w:t>
        </w:r>
      </w:ins>
      <w:del w:id="101" w:author="Claire Kouba" w:date="2024-03-19T16:53:00Z">
        <w:r w:rsidR="0080747B" w:rsidDel="007F351C">
          <w:delText>Hydrologic metric predictors of fish response variables were screened in two passes: first,</w:delText>
        </w:r>
      </w:del>
      <w:del w:id="102" w:author="Claire Kouba" w:date="2024-03-19T17:11:00Z">
        <w:r w:rsidR="0080747B" w:rsidDel="00AF4710">
          <w:delText xml:space="preserve"> using correlation coefficients</w:delText>
        </w:r>
      </w:del>
      <w:del w:id="103" w:author="Claire Kouba" w:date="2024-03-19T17:09:00Z">
        <w:r w:rsidR="0080747B" w:rsidDel="007C1EE6">
          <w:delText xml:space="preserve"> on a large number of potential predictors, and then </w:delText>
        </w:r>
      </w:del>
      <w:del w:id="104" w:author="Claire Kouba" w:date="2024-03-19T17:11:00Z">
        <w:r w:rsidR="0080747B" w:rsidDel="00AF4710">
          <w:delText xml:space="preserve">using linear models to assess combinations of a refined set of potential predictors. </w:delText>
        </w:r>
      </w:del>
      <w:r w:rsidR="0080747B">
        <w:t>The objectives of the linear model selection exercise were to 1) empirically estimate which hydrologic flows were related to coho and Chinook reproductive outcomes and 2) assign weights of relative importance for a Hydrologic Benefit formula, using slopes in the linear models.</w:t>
      </w:r>
    </w:p>
    <w:p w14:paraId="20AFD4C4" w14:textId="2E10BA7F" w:rsidR="00C26AC4" w:rsidRDefault="0080747B">
      <w:pPr>
        <w:pStyle w:val="Heading2"/>
      </w:pPr>
      <w:bookmarkStart w:id="105" w:name="X90504e9e9e683c3d6548512a207e58f57862daf"/>
      <w:r>
        <w:rPr>
          <w:rStyle w:val="SectionNumber"/>
        </w:rPr>
        <w:t>3.1</w:t>
      </w:r>
      <w:r>
        <w:tab/>
      </w:r>
      <w:ins w:id="106" w:author="Claire Kouba" w:date="2024-03-12T16:42:00Z">
        <w:r w:rsidR="00D90D30">
          <w:t xml:space="preserve">Predictors: </w:t>
        </w:r>
      </w:ins>
      <w:r>
        <w:t>Flow metrics to describe Scott River flow regime</w:t>
      </w:r>
    </w:p>
    <w:p w14:paraId="14823720" w14:textId="23997E54" w:rsidR="00C26AC4" w:rsidRDefault="0080747B">
      <w:pPr>
        <w:pStyle w:val="FirstParagraph"/>
      </w:pPr>
      <w:r>
        <w:t xml:space="preserve">A series of metrics from the catalog of California-specific functional flows (as illustrated in Figure 4) (Yarnell et al. 2020; Patterson et al. 2020) were selected to highlight the history and salient characteristics of the Scott River flow regime over the past eight decades. </w:t>
      </w:r>
      <w:ins w:id="107" w:author="Claire Kouba" w:date="2024-03-18T17:01:00Z">
        <w:r w:rsidR="0047380B">
          <w:t xml:space="preserve">The </w:t>
        </w:r>
      </w:ins>
      <w:ins w:id="108" w:author="Claire Kouba" w:date="2024-03-18T17:10:00Z">
        <w:r w:rsidR="00BF639E">
          <w:t xml:space="preserve">full suite of </w:t>
        </w:r>
      </w:ins>
      <w:ins w:id="109" w:author="Claire Kouba" w:date="2024-03-18T17:01:00Z">
        <w:r w:rsidR="0047380B">
          <w:t xml:space="preserve">functional flow metrics </w:t>
        </w:r>
      </w:ins>
      <w:ins w:id="110" w:author="Claire Kouba" w:date="2024-03-18T17:11:00Z">
        <w:r w:rsidR="00BF639E">
          <w:t>is</w:t>
        </w:r>
      </w:ins>
      <w:ins w:id="111" w:author="Claire Kouba" w:date="2024-03-18T17:01:00Z">
        <w:r w:rsidR="0047380B">
          <w:t xml:space="preserve"> calculated</w:t>
        </w:r>
      </w:ins>
      <w:ins w:id="112" w:author="Claire Kouba" w:date="2024-03-18T17:10:00Z">
        <w:r w:rsidR="00BF639E">
          <w:t xml:space="preserve"> on a water-year basis</w:t>
        </w:r>
      </w:ins>
      <w:ins w:id="113" w:author="Claire Kouba" w:date="2024-03-18T17:01:00Z">
        <w:r w:rsidR="0047380B">
          <w:t xml:space="preserve"> (i.e., each type of metric produces one value for each water year). </w:t>
        </w:r>
      </w:ins>
      <w:r>
        <w:t>Abbreviations and descriptions are listed in Table 1, and additional information is available in Patterson et al. (2020) and supporting documentation.</w:t>
      </w:r>
    </w:p>
    <w:p w14:paraId="62898AE2" w14:textId="77777777" w:rsidR="00C26AC4" w:rsidRDefault="0080747B">
      <w:pPr>
        <w:pStyle w:val="BodyText"/>
      </w:pPr>
      <w:r>
        <w:t>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C70355A" w14:textId="62C92B4D" w:rsidR="00A206D8" w:rsidRDefault="0080747B" w:rsidP="00A206D8">
      <w:pPr>
        <w:pStyle w:val="BodyText"/>
        <w:rPr>
          <w:ins w:id="114" w:author="Claire Kouba" w:date="2024-03-19T16:23:00Z"/>
        </w:rPr>
      </w:pPr>
      <w:r>
        <w:t xml:space="preserve">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t>
      </w:r>
      <w:del w:id="115" w:author="Thomas Harter" w:date="2024-03-11T01:16:00Z">
        <w:r w:rsidDel="003F208F">
          <w:delText>While t</w:delText>
        </w:r>
      </w:del>
      <w:ins w:id="116" w:author="Thomas Harter" w:date="2024-03-11T01:16:00Z">
        <w:r w:rsidR="003F208F">
          <w:t>T</w:t>
        </w:r>
      </w:ins>
      <w:r>
        <w:t xml:space="preserve">hese metrics </w:t>
      </w:r>
      <w:del w:id="117" w:author="Thomas Harter" w:date="2024-03-11T01:17:00Z">
        <w:r w:rsidDel="009A564A">
          <w:delText xml:space="preserve">can be somewhat correlated </w:delText>
        </w:r>
      </w:del>
      <w:ins w:id="118" w:author="Thomas Harter" w:date="2024-03-11T01:17:00Z">
        <w:r w:rsidR="009A564A">
          <w:t>are related to</w:t>
        </w:r>
      </w:ins>
      <w:del w:id="119" w:author="Thomas Harter" w:date="2024-03-11T01:17:00Z">
        <w:r w:rsidDel="009A564A">
          <w:delText>with some of</w:delText>
        </w:r>
      </w:del>
      <w:r>
        <w:t xml:space="preserve"> the California-specific functional flows</w:t>
      </w:r>
      <w:ins w:id="120" w:author="Thomas Harter" w:date="2024-03-11T01:16:00Z">
        <w:r w:rsidR="00D31E30">
          <w:t>, namely</w:t>
        </w:r>
      </w:ins>
      <w:ins w:id="121" w:author="Thomas Harter" w:date="2024-03-11T01:17:00Z">
        <w:r w:rsidR="009A564A">
          <w:t xml:space="preserve">, the timing </w:t>
        </w:r>
      </w:ins>
      <w:ins w:id="122" w:author="Thomas Harter" w:date="2024-03-11T01:18:00Z">
        <w:r w:rsidR="009A564A">
          <w:t xml:space="preserve">and slope of spring </w:t>
        </w:r>
        <w:r w:rsidR="009A564A">
          <w:lastRenderedPageBreak/>
          <w:t xml:space="preserve">recess and the timing of a fall pulse flow (Figure 4). More </w:t>
        </w:r>
        <w:r w:rsidR="00602848">
          <w:t>importantly</w:t>
        </w:r>
        <w:r w:rsidR="009A564A">
          <w:t>,</w:t>
        </w:r>
      </w:ins>
      <w:del w:id="123" w:author="Thomas Harter" w:date="2024-03-11T01:18:00Z">
        <w:r w:rsidDel="009A564A">
          <w:delText>,</w:delText>
        </w:r>
      </w:del>
      <w:r>
        <w:t xml:space="preserve"> they add value to this analysis because of their direct relation to fish passage in the watershed.</w:t>
      </w:r>
      <w:ins w:id="124" w:author="Claire Kouba" w:date="2024-03-12T14:34:00Z">
        <w:r w:rsidR="00A206D8">
          <w:t xml:space="preserve"> </w:t>
        </w:r>
      </w:ins>
    </w:p>
    <w:p w14:paraId="6AF9C8A3" w14:textId="5C707C74" w:rsidR="00BC2D2E" w:rsidRDefault="00BC2D2E">
      <w:pPr>
        <w:pStyle w:val="FirstParagraph"/>
        <w:rPr>
          <w:ins w:id="125" w:author="Claire Kouba" w:date="2024-03-12T14:34:00Z"/>
        </w:rPr>
        <w:pPrChange w:id="126" w:author="Claire Kouba" w:date="2024-03-19T16:26:00Z">
          <w:pPr>
            <w:pStyle w:val="BodyText"/>
          </w:pPr>
        </w:pPrChange>
      </w:pPr>
      <w:ins w:id="127" w:author="Claire Kouba" w:date="2024-03-19T16:23:00Z">
        <w:r>
          <w:t>Because flow is a continuous variable, an</w:t>
        </w:r>
      </w:ins>
      <w:ins w:id="128" w:author="Claire Kouba" w:date="2024-03-19T16:24:00Z">
        <w:r>
          <w:t xml:space="preserve"> infinite</w:t>
        </w:r>
      </w:ins>
      <w:ins w:id="129" w:author="Claire Kouba" w:date="2024-03-19T16:23:00Z">
        <w:r>
          <w:t xml:space="preserve"> number of</w:t>
        </w:r>
      </w:ins>
      <w:ins w:id="130" w:author="Claire Kouba" w:date="2024-03-19T16:24:00Z">
        <w:r>
          <w:t xml:space="preserve"> flow thresholds exist, and consequent</w:t>
        </w:r>
      </w:ins>
      <w:ins w:id="131" w:author="Claire Kouba" w:date="2024-03-19T16:25:00Z">
        <w:r>
          <w:t xml:space="preserve">ly an infinite number of </w:t>
        </w:r>
      </w:ins>
      <w:ins w:id="132" w:author="Claire Kouba" w:date="2024-03-19T16:24:00Z">
        <w:r>
          <w:t>threshold-based reconnection dates</w:t>
        </w:r>
      </w:ins>
      <w:ins w:id="133" w:author="Claire Kouba" w:date="2024-03-19T16:25:00Z">
        <w:r>
          <w:t>.</w:t>
        </w:r>
      </w:ins>
      <w:ins w:id="134" w:author="Claire Kouba" w:date="2024-03-19T16:24:00Z">
        <w:r>
          <w:t xml:space="preserve"> </w:t>
        </w:r>
      </w:ins>
      <w:commentRangeStart w:id="135"/>
      <w:ins w:id="136" w:author="Claire Kouba" w:date="2024-03-19T16:26:00Z">
        <w:r>
          <w:t>Additionally</w:t>
        </w:r>
        <w:commentRangeEnd w:id="135"/>
        <w:r>
          <w:rPr>
            <w:rStyle w:val="CommentReference"/>
          </w:rPr>
          <w:commentReference w:id="135"/>
        </w:r>
        <w:r>
          <w:t>,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 (Poff and Olden 2003). To identify the threshold(s) with the highest predictive power and potentially the lowest redundancy, we examined relationships between reconnection dates and biological monitoring data. We selected the following flow thresholds for river reconnection and disconnection analyses (see more information in Results): 10 and 100 cfs.</w:t>
        </w:r>
      </w:ins>
    </w:p>
    <w:p w14:paraId="2C6A5844" w14:textId="77777777" w:rsidR="00A206D8" w:rsidRDefault="00A206D8">
      <w:pPr>
        <w:pStyle w:val="BodyText"/>
      </w:pPr>
    </w:p>
    <w:p w14:paraId="4BED44CC" w14:textId="5C3318C0" w:rsidR="00C26AC4" w:rsidRDefault="0080747B">
      <w:pPr>
        <w:pStyle w:val="TableCaption"/>
      </w:pPr>
      <w:commentRangeStart w:id="137"/>
      <w:r>
        <w:t xml:space="preserve">Table </w:t>
      </w:r>
      <w:commentRangeEnd w:id="137"/>
      <w:r w:rsidR="00F51442">
        <w:rPr>
          <w:rStyle w:val="CommentReference"/>
          <w:i w:val="0"/>
        </w:rPr>
        <w:commentReference w:id="137"/>
      </w:r>
      <w:r>
        <w:t xml:space="preserve">1: Explanation of </w:t>
      </w:r>
      <w:ins w:id="138" w:author="Claire Kouba" w:date="2024-03-18T17:14:00Z">
        <w:r w:rsidR="00364ADD">
          <w:t xml:space="preserve">time period definitions and </w:t>
        </w:r>
      </w:ins>
      <w:r>
        <w:t xml:space="preserve">hydrologic metrics </w:t>
      </w:r>
      <w:del w:id="139" w:author="Claire Kouba" w:date="2024-03-19T18:38:00Z">
        <w:r w:rsidDel="00CB5A51">
          <w:delText xml:space="preserve">and other terms </w:delText>
        </w:r>
      </w:del>
      <w:r>
        <w:t>used in this analysis</w:t>
      </w:r>
      <w:ins w:id="140" w:author="Claire Kouba" w:date="2024-03-18T13:56:00Z">
        <w:r w:rsidR="00F51442">
          <w:t>. Each</w:t>
        </w:r>
      </w:ins>
      <w:ins w:id="141" w:author="Claire Kouba" w:date="2024-03-18T17:13:00Z">
        <w:r w:rsidR="00AE720F">
          <w:t xml:space="preserve"> type of metric, for each threshold value (e.g., 100 cfs or 50</w:t>
        </w:r>
        <w:r w:rsidR="00AE720F" w:rsidRPr="00AE720F">
          <w:rPr>
            <w:vertAlign w:val="superscript"/>
            <w:rPrChange w:id="142" w:author="Claire Kouba" w:date="2024-03-18T17:13:00Z">
              <w:rPr/>
            </w:rPrChange>
          </w:rPr>
          <w:t>th</w:t>
        </w:r>
        <w:r w:rsidR="00AE720F">
          <w:t xml:space="preserve"> flow percentile)</w:t>
        </w:r>
      </w:ins>
      <w:ins w:id="143" w:author="Claire Kouba" w:date="2024-03-19T09:53:00Z">
        <w:r w:rsidR="00C83247">
          <w:t>,</w:t>
        </w:r>
      </w:ins>
      <w:ins w:id="144" w:author="Claire Kouba" w:date="2024-03-18T17:13:00Z">
        <w:r w:rsidR="00364ADD">
          <w:t xml:space="preserve"> produces one value per</w:t>
        </w:r>
      </w:ins>
      <w:ins w:id="145" w:author="Claire Kouba" w:date="2024-03-18T13:56:00Z">
        <w:r w:rsidR="00F51442">
          <w:t xml:space="preserve"> water year</w:t>
        </w:r>
      </w:ins>
      <w:r>
        <w:t>.</w:t>
      </w:r>
    </w:p>
    <w:tbl>
      <w:tblPr>
        <w:tblStyle w:val="Table"/>
        <w:tblW w:w="0" w:type="auto"/>
        <w:jc w:val="center"/>
        <w:tblLayout w:type="fixed"/>
        <w:tblLook w:val="0420" w:firstRow="1" w:lastRow="0" w:firstColumn="0" w:lastColumn="0" w:noHBand="0" w:noVBand="1"/>
        <w:tblPrChange w:id="146" w:author="Claire Kouba" w:date="2024-03-19T15:47:00Z">
          <w:tblPr>
            <w:tblStyle w:val="Table"/>
            <w:tblW w:w="0" w:type="auto"/>
            <w:jc w:val="center"/>
            <w:tblLayout w:type="fixed"/>
            <w:tblLook w:val="0420" w:firstRow="1" w:lastRow="0" w:firstColumn="0" w:lastColumn="0" w:noHBand="0" w:noVBand="1"/>
          </w:tblPr>
        </w:tblPrChange>
      </w:tblPr>
      <w:tblGrid>
        <w:gridCol w:w="1455"/>
        <w:gridCol w:w="1817"/>
        <w:gridCol w:w="35"/>
        <w:gridCol w:w="1817"/>
        <w:gridCol w:w="2384"/>
        <w:gridCol w:w="1852"/>
        <w:tblGridChange w:id="147">
          <w:tblGrid>
            <w:gridCol w:w="1455"/>
            <w:gridCol w:w="273"/>
            <w:gridCol w:w="1544"/>
            <w:gridCol w:w="35"/>
            <w:gridCol w:w="581"/>
            <w:gridCol w:w="1236"/>
            <w:gridCol w:w="924"/>
            <w:gridCol w:w="1460"/>
            <w:gridCol w:w="1852"/>
            <w:gridCol w:w="1728"/>
          </w:tblGrid>
        </w:tblGridChange>
      </w:tblGrid>
      <w:tr w:rsidR="00C73357" w14:paraId="581F3788" w14:textId="77777777" w:rsidTr="00C73357">
        <w:trPr>
          <w:cnfStyle w:val="100000000000" w:firstRow="1" w:lastRow="0" w:firstColumn="0" w:lastColumn="0" w:oddVBand="0" w:evenVBand="0" w:oddHBand="0" w:evenHBand="0" w:firstRowFirstColumn="0" w:firstRowLastColumn="0" w:lastRowFirstColumn="0" w:lastRowLastColumn="0"/>
          <w:tblHeader/>
          <w:jc w:val="center"/>
          <w:trPrChange w:id="148" w:author="Claire Kouba" w:date="2024-03-19T15:47:00Z">
            <w:trPr>
              <w:tblHeader/>
              <w:jc w:val="center"/>
            </w:trPr>
          </w:trPrChange>
        </w:trPr>
        <w:tc>
          <w:tcPr>
            <w:tcW w:w="14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49" w:author="Claire Kouba" w:date="2024-03-19T15:47:00Z">
              <w:tcPr>
                <w:tcW w:w="1728"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8751B87" w14:textId="4FE0457B"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del w:id="150" w:author="Claire Kouba" w:date="2024-03-19T15:48:00Z">
              <w:r w:rsidDel="00C73357">
                <w:rPr>
                  <w:rFonts w:ascii="Arial" w:eastAsia="Arial" w:hAnsi="Arial" w:cs="Arial"/>
                  <w:color w:val="000000"/>
                  <w:sz w:val="22"/>
                  <w:szCs w:val="22"/>
                </w:rPr>
                <w:delText>Abbreviation</w:delText>
              </w:r>
            </w:del>
            <w:ins w:id="151" w:author="Claire Kouba" w:date="2024-03-19T15:48:00Z">
              <w:r>
                <w:rPr>
                  <w:rFonts w:ascii="Arial" w:eastAsia="Arial" w:hAnsi="Arial" w:cs="Arial"/>
                  <w:color w:val="000000"/>
                  <w:sz w:val="22"/>
                  <w:szCs w:val="22"/>
                </w:rPr>
                <w:t>Abbrev.</w:t>
              </w:r>
            </w:ins>
          </w:p>
        </w:tc>
        <w:tc>
          <w:tcPr>
            <w:tcW w:w="1852" w:type="dxa"/>
            <w:gridSpan w:val="2"/>
            <w:tcBorders>
              <w:top w:val="single" w:sz="12" w:space="0" w:color="666666"/>
              <w:left w:val="none" w:sz="0" w:space="0" w:color="000000"/>
              <w:bottom w:val="single" w:sz="12" w:space="0" w:color="666666"/>
              <w:right w:val="none" w:sz="0" w:space="0" w:color="000000"/>
            </w:tcBorders>
            <w:shd w:val="clear" w:color="auto" w:fill="FFFFFF"/>
            <w:tcPrChange w:id="152" w:author="Claire Kouba" w:date="2024-03-19T15:47:00Z">
              <w:tcPr>
                <w:tcW w:w="2160" w:type="dxa"/>
                <w:gridSpan w:val="3"/>
                <w:tcBorders>
                  <w:top w:val="single" w:sz="12" w:space="0" w:color="666666"/>
                  <w:left w:val="none" w:sz="0" w:space="0" w:color="000000"/>
                  <w:bottom w:val="single" w:sz="12" w:space="0" w:color="666666"/>
                  <w:right w:val="none" w:sz="0" w:space="0" w:color="000000"/>
                </w:tcBorders>
                <w:shd w:val="clear" w:color="auto" w:fill="FFFFFF"/>
              </w:tcPr>
            </w:tcPrChange>
          </w:tcPr>
          <w:p w14:paraId="3E53BF71" w14:textId="38D7BCDD"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rPr>
                <w:ins w:id="153" w:author="Claire Kouba" w:date="2024-03-19T15:47:00Z"/>
                <w:rFonts w:ascii="Arial" w:eastAsia="Arial" w:hAnsi="Arial" w:cs="Arial"/>
                <w:color w:val="000000"/>
                <w:sz w:val="22"/>
                <w:szCs w:val="22"/>
              </w:rPr>
            </w:pPr>
            <w:ins w:id="154" w:author="Claire Kouba" w:date="2024-03-19T15:47:00Z">
              <w:r>
                <w:rPr>
                  <w:rFonts w:ascii="Arial" w:eastAsia="Arial" w:hAnsi="Arial" w:cs="Arial"/>
                  <w:color w:val="000000"/>
                  <w:sz w:val="22"/>
                  <w:szCs w:val="22"/>
                </w:rPr>
                <w:t>Thresholds</w:t>
              </w:r>
            </w:ins>
          </w:p>
        </w:tc>
        <w:tc>
          <w:tcPr>
            <w:tcW w:w="18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5" w:author="Claire Kouba" w:date="2024-03-19T15:47:00Z">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FADE694" w14:textId="00259F0F"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Full Name</w:t>
            </w:r>
          </w:p>
        </w:tc>
        <w:tc>
          <w:tcPr>
            <w:tcW w:w="4236"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6" w:author="Claire Kouba" w:date="2024-03-19T15:47:00Z">
              <w:tcPr>
                <w:tcW w:w="5040" w:type="dxa"/>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D73A21D"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Description</w:t>
            </w:r>
          </w:p>
        </w:tc>
      </w:tr>
      <w:tr w:rsidR="00C73357" w14:paraId="38D8EDD1" w14:textId="77777777" w:rsidTr="00C73357">
        <w:trPr>
          <w:jc w:val="center"/>
          <w:trPrChange w:id="157" w:author="Claire Kouba" w:date="2024-03-19T15:47:00Z">
            <w:trPr>
              <w:jc w:val="center"/>
            </w:trPr>
          </w:trPrChange>
        </w:trPr>
        <w:tc>
          <w:tcPr>
            <w:tcW w:w="14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 w:author="Claire Kouba" w:date="2024-03-19T15:47:00Z">
              <w:tcPr>
                <w:tcW w:w="1728"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A24621"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1852" w:type="dxa"/>
            <w:gridSpan w:val="2"/>
            <w:tcBorders>
              <w:top w:val="single" w:sz="12" w:space="0" w:color="666666"/>
              <w:left w:val="none" w:sz="0" w:space="0" w:color="000000"/>
              <w:bottom w:val="none" w:sz="0" w:space="0" w:color="000000"/>
              <w:right w:val="none" w:sz="0" w:space="0" w:color="000000"/>
            </w:tcBorders>
            <w:shd w:val="clear" w:color="auto" w:fill="FFFFFF"/>
            <w:tcPrChange w:id="159" w:author="Claire Kouba" w:date="2024-03-19T15:47:00Z">
              <w:tcPr>
                <w:tcW w:w="2160" w:type="dxa"/>
                <w:gridSpan w:val="3"/>
                <w:tcBorders>
                  <w:top w:val="single" w:sz="12" w:space="0" w:color="666666"/>
                  <w:left w:val="none" w:sz="0" w:space="0" w:color="000000"/>
                  <w:bottom w:val="none" w:sz="0" w:space="0" w:color="000000"/>
                  <w:right w:val="none" w:sz="0" w:space="0" w:color="000000"/>
                </w:tcBorders>
                <w:shd w:val="clear" w:color="auto" w:fill="FFFFFF"/>
              </w:tcPr>
            </w:tcPrChange>
          </w:tcPr>
          <w:p w14:paraId="249FF375" w14:textId="608F57C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ins w:id="160" w:author="Claire Kouba" w:date="2024-03-19T15:47:00Z"/>
                <w:rFonts w:ascii="Arial" w:eastAsia="Arial" w:hAnsi="Arial" w:cs="Arial"/>
                <w:color w:val="000000"/>
                <w:sz w:val="22"/>
                <w:szCs w:val="22"/>
              </w:rPr>
            </w:pPr>
            <w:ins w:id="161" w:author="Claire Kouba" w:date="2024-03-19T15:48:00Z">
              <w:r>
                <w:rPr>
                  <w:rFonts w:ascii="Arial" w:eastAsia="Arial" w:hAnsi="Arial" w:cs="Arial"/>
                  <w:color w:val="000000"/>
                  <w:sz w:val="22"/>
                  <w:szCs w:val="22"/>
                </w:rPr>
                <w:t>-</w:t>
              </w:r>
            </w:ins>
          </w:p>
        </w:tc>
        <w:tc>
          <w:tcPr>
            <w:tcW w:w="18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2" w:author="Claire Kouba" w:date="2024-03-19T15:47:00Z">
              <w:tcPr>
                <w:tcW w:w="216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694525" w14:textId="2DE42659"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236"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 w:author="Claire Kouba" w:date="2024-03-19T15:47:00Z">
              <w:tcPr>
                <w:tcW w:w="5040" w:type="dxa"/>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8E582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73357" w14:paraId="157D0504" w14:textId="77777777" w:rsidTr="00C73357">
        <w:trPr>
          <w:jc w:val="center"/>
          <w:trPrChange w:id="164"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284B5B"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166"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1B98730F" w14:textId="0B1C87B8" w:rsid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ins w:id="167" w:author="Claire Kouba" w:date="2024-03-19T15:47:00Z"/>
                <w:rFonts w:ascii="Arial" w:eastAsia="Arial" w:hAnsi="Arial" w:cs="Arial"/>
                <w:color w:val="000000"/>
                <w:sz w:val="22"/>
                <w:szCs w:val="22"/>
              </w:rPr>
            </w:pPr>
            <w:ins w:id="168"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9"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DFD97F" w14:textId="274BA22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A7A54C"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73357" w14:paraId="07A64489" w14:textId="77777777" w:rsidTr="00C73357">
        <w:trPr>
          <w:jc w:val="center"/>
          <w:trPrChange w:id="171" w:author="Claire Kouba" w:date="2024-03-19T15:47:00Z">
            <w:trPr>
              <w:jc w:val="center"/>
            </w:trPr>
          </w:trPrChange>
        </w:trPr>
        <w:tc>
          <w:tcPr>
            <w:tcW w:w="145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172" w:author="Claire Kouba" w:date="2024-03-19T15:47:00Z">
              <w:tcPr>
                <w:tcW w:w="1728"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78362AF7"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1852" w:type="dxa"/>
            <w:gridSpan w:val="2"/>
            <w:tcBorders>
              <w:top w:val="none" w:sz="0" w:space="0" w:color="000000"/>
              <w:left w:val="none" w:sz="0" w:space="0" w:color="000000"/>
              <w:right w:val="none" w:sz="0" w:space="0" w:color="000000"/>
            </w:tcBorders>
            <w:shd w:val="clear" w:color="auto" w:fill="FFFFFF"/>
            <w:tcPrChange w:id="173" w:author="Claire Kouba" w:date="2024-03-19T15:47:00Z">
              <w:tcPr>
                <w:tcW w:w="2160" w:type="dxa"/>
                <w:gridSpan w:val="3"/>
                <w:tcBorders>
                  <w:top w:val="none" w:sz="0" w:space="0" w:color="000000"/>
                  <w:left w:val="none" w:sz="0" w:space="0" w:color="000000"/>
                  <w:right w:val="none" w:sz="0" w:space="0" w:color="000000"/>
                </w:tcBorders>
                <w:shd w:val="clear" w:color="auto" w:fill="FFFFFF"/>
              </w:tcPr>
            </w:tcPrChange>
          </w:tcPr>
          <w:p w14:paraId="2DDE36DB" w14:textId="7626D45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ins w:id="174" w:author="Claire Kouba" w:date="2024-03-19T15:47:00Z"/>
                <w:rFonts w:ascii="Arial" w:eastAsia="Arial" w:hAnsi="Arial" w:cs="Arial"/>
                <w:color w:val="000000"/>
                <w:sz w:val="22"/>
                <w:szCs w:val="22"/>
              </w:rPr>
            </w:pPr>
            <w:ins w:id="175"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176" w:author="Claire Kouba" w:date="2024-03-19T15:47:00Z">
              <w:tcPr>
                <w:tcW w:w="2160"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511B2EA1" w14:textId="4282C5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236"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177" w:author="Claire Kouba" w:date="2024-03-19T15:47:00Z">
              <w:tcPr>
                <w:tcW w:w="5040" w:type="dxa"/>
                <w:gridSpan w:val="3"/>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1AD8BBB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C73357" w14:paraId="1DAA6F72" w14:textId="77777777" w:rsidTr="00C73357">
        <w:trPr>
          <w:jc w:val="center"/>
          <w:ins w:id="178" w:author="Claire Kouba" w:date="2024-03-19T09:52:00Z"/>
          <w:trPrChange w:id="179" w:author="Claire Kouba" w:date="2024-03-19T15:47:00Z">
            <w:trPr>
              <w:jc w:val="center"/>
            </w:trPr>
          </w:trPrChange>
        </w:trPr>
        <w:tc>
          <w:tcPr>
            <w:tcW w:w="1455" w:type="dxa"/>
            <w:tcBorders>
              <w:bottom w:val="single" w:sz="4" w:space="0" w:color="auto"/>
            </w:tcBorders>
            <w:shd w:val="clear" w:color="auto" w:fill="FFFFFF"/>
            <w:tcMar>
              <w:top w:w="0" w:type="dxa"/>
              <w:left w:w="0" w:type="dxa"/>
              <w:bottom w:w="0" w:type="dxa"/>
              <w:right w:w="0" w:type="dxa"/>
            </w:tcMar>
            <w:vAlign w:val="center"/>
            <w:tcPrChange w:id="180" w:author="Claire Kouba" w:date="2024-03-19T15:47:00Z">
              <w:tcPr>
                <w:tcW w:w="1728" w:type="dxa"/>
                <w:gridSpan w:val="2"/>
                <w:tcBorders>
                  <w:bottom w:val="single" w:sz="4" w:space="0" w:color="auto"/>
                </w:tcBorders>
                <w:shd w:val="clear" w:color="auto" w:fill="FFFFFF"/>
                <w:tcMar>
                  <w:top w:w="0" w:type="dxa"/>
                  <w:left w:w="0" w:type="dxa"/>
                  <w:bottom w:w="0" w:type="dxa"/>
                  <w:right w:w="0" w:type="dxa"/>
                </w:tcMar>
                <w:vAlign w:val="center"/>
              </w:tcPr>
            </w:tcPrChange>
          </w:tcPr>
          <w:p w14:paraId="2064790D" w14:textId="57FE36E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1" w:author="Claire Kouba" w:date="2024-03-19T09:52:00Z"/>
                <w:rFonts w:ascii="Arial" w:eastAsia="Arial" w:hAnsi="Arial" w:cs="Arial"/>
                <w:color w:val="000000"/>
                <w:sz w:val="22"/>
                <w:szCs w:val="22"/>
              </w:rPr>
            </w:pPr>
            <w:ins w:id="182" w:author="Claire Kouba" w:date="2024-03-19T09:52:00Z">
              <w:r>
                <w:rPr>
                  <w:rFonts w:ascii="Arial" w:eastAsia="Arial" w:hAnsi="Arial" w:cs="Arial"/>
                  <w:color w:val="000000"/>
                  <w:sz w:val="22"/>
                  <w:szCs w:val="22"/>
                </w:rPr>
                <w:t>CFLP</w:t>
              </w:r>
            </w:ins>
          </w:p>
        </w:tc>
        <w:tc>
          <w:tcPr>
            <w:tcW w:w="1852" w:type="dxa"/>
            <w:gridSpan w:val="2"/>
            <w:tcBorders>
              <w:bottom w:val="single" w:sz="4" w:space="0" w:color="auto"/>
            </w:tcBorders>
            <w:shd w:val="clear" w:color="auto" w:fill="FFFFFF"/>
            <w:tcPrChange w:id="183" w:author="Claire Kouba" w:date="2024-03-19T15:47:00Z">
              <w:tcPr>
                <w:tcW w:w="2160" w:type="dxa"/>
                <w:gridSpan w:val="3"/>
                <w:tcBorders>
                  <w:bottom w:val="single" w:sz="4" w:space="0" w:color="auto"/>
                </w:tcBorders>
                <w:shd w:val="clear" w:color="auto" w:fill="FFFFFF"/>
              </w:tcPr>
            </w:tcPrChange>
          </w:tcPr>
          <w:p w14:paraId="571C06A2"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4" w:author="Claire Kouba" w:date="2024-03-19T15:48:00Z"/>
                <w:rFonts w:ascii="Arial" w:eastAsia="Arial" w:hAnsi="Arial" w:cs="Arial"/>
                <w:color w:val="000000"/>
                <w:sz w:val="22"/>
                <w:szCs w:val="22"/>
              </w:rPr>
            </w:pPr>
          </w:p>
          <w:p w14:paraId="1A3B4475" w14:textId="5B61EF09"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5" w:author="Claire Kouba" w:date="2024-03-19T15:47:00Z"/>
                <w:rFonts w:ascii="Arial" w:eastAsia="Arial" w:hAnsi="Arial" w:cs="Arial"/>
                <w:color w:val="000000"/>
                <w:sz w:val="22"/>
                <w:szCs w:val="22"/>
              </w:rPr>
            </w:pPr>
            <w:ins w:id="186" w:author="Claire Kouba" w:date="2024-03-19T15:48:00Z">
              <w:r>
                <w:rPr>
                  <w:rFonts w:ascii="Arial" w:eastAsia="Arial" w:hAnsi="Arial" w:cs="Arial"/>
                  <w:color w:val="000000"/>
                  <w:sz w:val="22"/>
                  <w:szCs w:val="22"/>
                </w:rPr>
                <w:t>-</w:t>
              </w:r>
            </w:ins>
          </w:p>
        </w:tc>
        <w:tc>
          <w:tcPr>
            <w:tcW w:w="1817" w:type="dxa"/>
            <w:tcBorders>
              <w:bottom w:val="single" w:sz="4" w:space="0" w:color="auto"/>
            </w:tcBorders>
            <w:shd w:val="clear" w:color="auto" w:fill="FFFFFF"/>
            <w:tcMar>
              <w:top w:w="0" w:type="dxa"/>
              <w:left w:w="0" w:type="dxa"/>
              <w:bottom w:w="0" w:type="dxa"/>
              <w:right w:w="0" w:type="dxa"/>
            </w:tcMar>
            <w:vAlign w:val="center"/>
            <w:tcPrChange w:id="187" w:author="Claire Kouba" w:date="2024-03-19T15:47:00Z">
              <w:tcPr>
                <w:tcW w:w="2160" w:type="dxa"/>
                <w:gridSpan w:val="2"/>
                <w:tcBorders>
                  <w:bottom w:val="single" w:sz="4" w:space="0" w:color="auto"/>
                </w:tcBorders>
                <w:shd w:val="clear" w:color="auto" w:fill="FFFFFF"/>
                <w:tcMar>
                  <w:top w:w="0" w:type="dxa"/>
                  <w:left w:w="0" w:type="dxa"/>
                  <w:bottom w:w="0" w:type="dxa"/>
                  <w:right w:w="0" w:type="dxa"/>
                </w:tcMar>
                <w:vAlign w:val="center"/>
              </w:tcPr>
            </w:tcPrChange>
          </w:tcPr>
          <w:p w14:paraId="4984ACA8" w14:textId="40EB341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88" w:author="Claire Kouba" w:date="2024-03-19T09:52:00Z"/>
                <w:rFonts w:ascii="Arial" w:eastAsia="Arial" w:hAnsi="Arial" w:cs="Arial"/>
                <w:color w:val="000000"/>
                <w:sz w:val="22"/>
                <w:szCs w:val="22"/>
              </w:rPr>
            </w:pPr>
            <w:ins w:id="189" w:author="Claire Kouba" w:date="2024-03-19T09:52:00Z">
              <w:r>
                <w:rPr>
                  <w:rFonts w:ascii="Arial" w:eastAsia="Arial" w:hAnsi="Arial" w:cs="Arial"/>
                  <w:color w:val="000000"/>
                  <w:sz w:val="22"/>
                  <w:szCs w:val="22"/>
                </w:rPr>
                <w:t>Coho Freshwater Life Period</w:t>
              </w:r>
            </w:ins>
          </w:p>
        </w:tc>
        <w:tc>
          <w:tcPr>
            <w:tcW w:w="4236" w:type="dxa"/>
            <w:gridSpan w:val="2"/>
            <w:tcBorders>
              <w:bottom w:val="single" w:sz="4" w:space="0" w:color="auto"/>
            </w:tcBorders>
            <w:shd w:val="clear" w:color="auto" w:fill="FFFFFF"/>
            <w:tcMar>
              <w:top w:w="0" w:type="dxa"/>
              <w:left w:w="0" w:type="dxa"/>
              <w:bottom w:w="0" w:type="dxa"/>
              <w:right w:w="0" w:type="dxa"/>
            </w:tcMar>
            <w:vAlign w:val="center"/>
            <w:tcPrChange w:id="190" w:author="Claire Kouba" w:date="2024-03-19T15:47:00Z">
              <w:tcPr>
                <w:tcW w:w="5040" w:type="dxa"/>
                <w:gridSpan w:val="3"/>
                <w:tcBorders>
                  <w:bottom w:val="single" w:sz="4" w:space="0" w:color="auto"/>
                </w:tcBorders>
                <w:shd w:val="clear" w:color="auto" w:fill="FFFFFF"/>
                <w:tcMar>
                  <w:top w:w="0" w:type="dxa"/>
                  <w:left w:w="0" w:type="dxa"/>
                  <w:bottom w:w="0" w:type="dxa"/>
                  <w:right w:w="0" w:type="dxa"/>
                </w:tcMar>
                <w:vAlign w:val="center"/>
              </w:tcPr>
            </w:tcPrChange>
          </w:tcPr>
          <w:p w14:paraId="01E08712" w14:textId="3224BBA1"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91" w:author="Claire Kouba" w:date="2024-03-19T09:52:00Z"/>
                <w:rFonts w:ascii="Arial" w:eastAsia="Arial" w:hAnsi="Arial" w:cs="Arial"/>
                <w:color w:val="000000"/>
                <w:sz w:val="22"/>
                <w:szCs w:val="22"/>
              </w:rPr>
            </w:pPr>
            <w:ins w:id="192" w:author="Claire Kouba" w:date="2024-03-19T09:52:00Z">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ins>
          </w:p>
        </w:tc>
      </w:tr>
      <w:tr w:rsidR="00C73357" w14:paraId="03449C8E" w14:textId="77777777" w:rsidTr="00C73357">
        <w:trPr>
          <w:jc w:val="center"/>
          <w:trPrChange w:id="193" w:author="Claire Kouba" w:date="2024-03-19T15:47:00Z">
            <w:trPr>
              <w:jc w:val="center"/>
            </w:trPr>
          </w:trPrChange>
        </w:trPr>
        <w:tc>
          <w:tcPr>
            <w:tcW w:w="145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 w:author="Claire Kouba" w:date="2024-03-19T15:47:00Z">
              <w:tcPr>
                <w:tcW w:w="1728"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9FE236" w14:textId="55F0BD9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195" w:author="Claire Kouba" w:date="2024-03-19T10:25:00Z">
              <w:r w:rsidDel="00097EA7">
                <w:rPr>
                  <w:rFonts w:ascii="Arial" w:eastAsia="Arial" w:hAnsi="Arial" w:cs="Arial"/>
                  <w:color w:val="000000"/>
                  <w:sz w:val="22"/>
                  <w:szCs w:val="22"/>
                </w:rPr>
                <w:delText>Recon. Day</w:delText>
              </w:r>
            </w:del>
            <w:ins w:id="196" w:author="Claire Kouba" w:date="2024-03-19T10:25:00Z">
              <w:r>
                <w:rPr>
                  <w:rFonts w:ascii="Arial" w:eastAsia="Arial" w:hAnsi="Arial" w:cs="Arial"/>
                  <w:color w:val="000000"/>
                  <w:sz w:val="22"/>
                  <w:szCs w:val="22"/>
                </w:rPr>
                <w:t>recon</w:t>
              </w:r>
            </w:ins>
          </w:p>
        </w:tc>
        <w:tc>
          <w:tcPr>
            <w:tcW w:w="1852" w:type="dxa"/>
            <w:gridSpan w:val="2"/>
            <w:tcBorders>
              <w:top w:val="single" w:sz="4" w:space="0" w:color="auto"/>
              <w:left w:val="none" w:sz="0" w:space="0" w:color="000000"/>
              <w:bottom w:val="none" w:sz="0" w:space="0" w:color="000000"/>
              <w:right w:val="none" w:sz="0" w:space="0" w:color="000000"/>
            </w:tcBorders>
            <w:shd w:val="clear" w:color="auto" w:fill="FFFFFF"/>
            <w:tcPrChange w:id="197" w:author="Claire Kouba" w:date="2024-03-19T15:47:00Z">
              <w:tcPr>
                <w:tcW w:w="2160" w:type="dxa"/>
                <w:gridSpan w:val="3"/>
                <w:tcBorders>
                  <w:top w:val="single" w:sz="4" w:space="0" w:color="auto"/>
                  <w:left w:val="none" w:sz="0" w:space="0" w:color="000000"/>
                  <w:bottom w:val="none" w:sz="0" w:space="0" w:color="000000"/>
                  <w:right w:val="none" w:sz="0" w:space="0" w:color="000000"/>
                </w:tcBorders>
                <w:shd w:val="clear" w:color="auto" w:fill="FFFFFF"/>
              </w:tcPr>
            </w:tcPrChange>
          </w:tcPr>
          <w:p w14:paraId="0A866103" w14:textId="0676FB7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198" w:author="Claire Kouba" w:date="2024-03-19T15:47:00Z"/>
                <w:rFonts w:ascii="Arial" w:eastAsia="Arial" w:hAnsi="Arial" w:cs="Arial"/>
                <w:color w:val="000000"/>
                <w:sz w:val="22"/>
                <w:szCs w:val="22"/>
              </w:rPr>
            </w:pPr>
            <w:ins w:id="199" w:author="Claire Kouba" w:date="2024-03-19T15:48:00Z">
              <w:r>
                <w:rPr>
                  <w:rFonts w:ascii="Arial" w:eastAsia="Arial" w:hAnsi="Arial" w:cs="Arial"/>
                  <w:color w:val="000000"/>
                  <w:sz w:val="22"/>
                  <w:szCs w:val="22"/>
                </w:rPr>
                <w:t xml:space="preserve">10, </w:t>
              </w:r>
            </w:ins>
            <w:ins w:id="200" w:author="Claire Kouba" w:date="2024-03-19T15:49:00Z">
              <w:r>
                <w:rPr>
                  <w:rFonts w:ascii="Arial" w:eastAsia="Arial" w:hAnsi="Arial" w:cs="Arial"/>
                  <w:color w:val="000000"/>
                  <w:sz w:val="22"/>
                  <w:szCs w:val="22"/>
                </w:rPr>
                <w:t xml:space="preserve">15, 20, </w:t>
              </w:r>
            </w:ins>
            <w:ins w:id="201" w:author="Claire Kouba" w:date="2024-03-19T15:51:00Z">
              <w:r>
                <w:rPr>
                  <w:rFonts w:ascii="Arial" w:eastAsia="Arial" w:hAnsi="Arial" w:cs="Arial"/>
                  <w:color w:val="000000"/>
                  <w:sz w:val="22"/>
                  <w:szCs w:val="22"/>
                </w:rPr>
                <w:t xml:space="preserve">50, 80, and </w:t>
              </w:r>
            </w:ins>
            <w:ins w:id="202" w:author="Claire Kouba" w:date="2024-03-19T15:49:00Z">
              <w:r>
                <w:rPr>
                  <w:rFonts w:ascii="Arial" w:eastAsia="Arial" w:hAnsi="Arial" w:cs="Arial"/>
                  <w:color w:val="000000"/>
                  <w:sz w:val="22"/>
                  <w:szCs w:val="22"/>
                </w:rPr>
                <w:t>100 cfs</w:t>
              </w:r>
            </w:ins>
          </w:p>
        </w:tc>
        <w:tc>
          <w:tcPr>
            <w:tcW w:w="181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3" w:author="Claire Kouba" w:date="2024-03-19T15:47:00Z">
              <w:tcPr>
                <w:tcW w:w="2160"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B5EC0F" w14:textId="6EBE030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ins w:id="204"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5" w:author="Claire Kouba" w:date="2024-03-19T15:47:00Z">
              <w:tcPr>
                <w:tcW w:w="5040" w:type="dxa"/>
                <w:gridSpan w:val="3"/>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2DEF5D" w14:textId="46EF684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ins w:id="206" w:author="Claire Kouba" w:date="2024-03-19T10:25:00Z">
              <w:r>
                <w:rPr>
                  <w:rFonts w:ascii="Arial" w:eastAsia="Arial" w:hAnsi="Arial" w:cs="Arial"/>
                  <w:color w:val="000000"/>
                  <w:sz w:val="22"/>
                  <w:szCs w:val="22"/>
                </w:rPr>
                <w:t>cfs</w:t>
              </w:r>
            </w:ins>
            <w:del w:id="207" w:author="Claire Kouba" w:date="2024-03-19T10:25:00Z">
              <w:r w:rsidDel="00097EA7">
                <w:rPr>
                  <w:rFonts w:ascii="Arial" w:eastAsia="Arial" w:hAnsi="Arial" w:cs="Arial"/>
                  <w:color w:val="000000"/>
                  <w:sz w:val="22"/>
                  <w:szCs w:val="22"/>
                </w:rPr>
                <w:delText>or 100 cfs</w:delText>
              </w:r>
            </w:del>
            <w:r>
              <w:rPr>
                <w:rFonts w:ascii="Arial" w:eastAsia="Arial" w:hAnsi="Arial" w:cs="Arial"/>
                <w:color w:val="000000"/>
                <w:sz w:val="22"/>
                <w:szCs w:val="22"/>
              </w:rPr>
              <w:t>) (units of days after Aug. 31).</w:t>
            </w:r>
            <w:ins w:id="208" w:author="Claire Kouba" w:date="2024-03-19T10:25:00Z">
              <w:r>
                <w:rPr>
                  <w:rFonts w:ascii="Arial" w:eastAsia="Arial" w:hAnsi="Arial" w:cs="Arial"/>
                  <w:color w:val="000000"/>
                  <w:sz w:val="22"/>
                  <w:szCs w:val="22"/>
                </w:rPr>
                <w:t xml:space="preserve"> Assigned to a </w:t>
              </w:r>
            </w:ins>
            <w:ins w:id="209" w:author="Claire Kouba" w:date="2024-03-19T10:26:00Z">
              <w:r>
                <w:rPr>
                  <w:rFonts w:ascii="Arial" w:eastAsia="Arial" w:hAnsi="Arial" w:cs="Arial"/>
                  <w:color w:val="000000"/>
                  <w:sz w:val="22"/>
                  <w:szCs w:val="22"/>
                </w:rPr>
                <w:t xml:space="preserve">salmon lifestage using abbreviations </w:t>
              </w:r>
            </w:ins>
            <w:ins w:id="210" w:author="Claire Kouba" w:date="2024-03-19T10:27:00Z">
              <w:r>
                <w:rPr>
                  <w:rFonts w:ascii="Arial" w:eastAsia="Arial" w:hAnsi="Arial" w:cs="Arial"/>
                  <w:color w:val="000000"/>
                  <w:sz w:val="22"/>
                  <w:szCs w:val="22"/>
                </w:rPr>
                <w:t>such as</w:t>
              </w:r>
            </w:ins>
            <w:ins w:id="211" w:author="Claire Kouba" w:date="2024-03-19T10:26:00Z">
              <w:r>
                <w:rPr>
                  <w:rFonts w:ascii="Arial" w:eastAsia="Arial" w:hAnsi="Arial" w:cs="Arial"/>
                  <w:color w:val="000000"/>
                  <w:sz w:val="22"/>
                  <w:szCs w:val="22"/>
                </w:rPr>
                <w:t xml:space="preserve"> RY</w:t>
              </w:r>
            </w:ins>
            <w:ins w:id="212" w:author="Claire Kouba" w:date="2024-03-19T10:27:00Z">
              <w:r>
                <w:rPr>
                  <w:rFonts w:ascii="Arial" w:eastAsia="Arial" w:hAnsi="Arial" w:cs="Arial"/>
                  <w:color w:val="000000"/>
                  <w:sz w:val="22"/>
                  <w:szCs w:val="22"/>
                </w:rPr>
                <w:t xml:space="preserve"> (Rearing Year)</w:t>
              </w:r>
            </w:ins>
            <w:ins w:id="213" w:author="Claire Kouba" w:date="2024-03-19T10:26:00Z">
              <w:r>
                <w:rPr>
                  <w:rFonts w:ascii="Arial" w:eastAsia="Arial" w:hAnsi="Arial" w:cs="Arial"/>
                  <w:color w:val="000000"/>
                  <w:sz w:val="22"/>
                  <w:szCs w:val="22"/>
                </w:rPr>
                <w:t>.</w:t>
              </w:r>
            </w:ins>
            <w:ins w:id="214" w:author="Claire Kouba" w:date="2024-03-19T15:49:00Z">
              <w:r>
                <w:rPr>
                  <w:rFonts w:ascii="Arial" w:eastAsia="Arial" w:hAnsi="Arial" w:cs="Arial"/>
                  <w:color w:val="000000"/>
                  <w:sz w:val="22"/>
                  <w:szCs w:val="22"/>
                </w:rPr>
                <w:t xml:space="preserve"> Example: RY_</w:t>
              </w:r>
            </w:ins>
            <w:ins w:id="215" w:author="Claire Kouba" w:date="2024-03-19T15:50:00Z">
              <w:r>
                <w:rPr>
                  <w:rFonts w:ascii="Arial" w:eastAsia="Arial" w:hAnsi="Arial" w:cs="Arial"/>
                  <w:color w:val="000000"/>
                  <w:sz w:val="22"/>
                  <w:szCs w:val="22"/>
                </w:rPr>
                <w:t>recon_10</w:t>
              </w:r>
            </w:ins>
          </w:p>
        </w:tc>
      </w:tr>
      <w:tr w:rsidR="00C73357" w14:paraId="47310E1F" w14:textId="77777777" w:rsidTr="00C73357">
        <w:trPr>
          <w:jc w:val="center"/>
          <w:trPrChange w:id="216"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17"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3697EC" w14:textId="106A4AA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18" w:author="Claire Kouba" w:date="2024-03-19T10:26:00Z">
              <w:r w:rsidDel="00097EA7">
                <w:rPr>
                  <w:rFonts w:ascii="Arial" w:eastAsia="Arial" w:hAnsi="Arial" w:cs="Arial"/>
                  <w:color w:val="000000"/>
                  <w:sz w:val="22"/>
                  <w:szCs w:val="22"/>
                </w:rPr>
                <w:lastRenderedPageBreak/>
                <w:delText>Discon. Day</w:delText>
              </w:r>
            </w:del>
            <w:ins w:id="219" w:author="Claire Kouba" w:date="2024-03-19T10:26:00Z">
              <w:r>
                <w:rPr>
                  <w:rFonts w:ascii="Arial" w:eastAsia="Arial" w:hAnsi="Arial" w:cs="Arial"/>
                  <w:color w:val="000000"/>
                  <w:sz w:val="22"/>
                  <w:szCs w:val="22"/>
                </w:rPr>
                <w:t>discon</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20"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8F79702" w14:textId="595216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21" w:author="Claire Kouba" w:date="2024-03-19T15:47:00Z"/>
                <w:rFonts w:ascii="Arial" w:eastAsia="Arial" w:hAnsi="Arial" w:cs="Arial"/>
                <w:color w:val="000000"/>
                <w:sz w:val="22"/>
                <w:szCs w:val="22"/>
              </w:rPr>
            </w:pPr>
            <w:ins w:id="222" w:author="Claire Kouba" w:date="2024-03-19T15:50:00Z">
              <w:r>
                <w:rPr>
                  <w:rFonts w:ascii="Arial" w:eastAsia="Arial" w:hAnsi="Arial" w:cs="Arial"/>
                  <w:color w:val="000000"/>
                  <w:sz w:val="22"/>
                  <w:szCs w:val="22"/>
                </w:rPr>
                <w:t>10</w:t>
              </w:r>
            </w:ins>
            <w:ins w:id="223" w:author="Claire Kouba" w:date="2024-03-19T15:51:00Z">
              <w:r>
                <w:rPr>
                  <w:rFonts w:ascii="Arial" w:eastAsia="Arial" w:hAnsi="Arial" w:cs="Arial"/>
                  <w:color w:val="000000"/>
                  <w:sz w:val="22"/>
                  <w:szCs w:val="22"/>
                </w:rPr>
                <w:t>, 15, 20, 50, 80, and 100 cfs</w:t>
              </w:r>
            </w:ins>
            <w:ins w:id="224" w:author="Claire Kouba" w:date="2024-03-19T15:54:00Z">
              <w:r>
                <w:rPr>
                  <w:rFonts w:ascii="Arial" w:eastAsia="Arial" w:hAnsi="Arial" w:cs="Arial"/>
                  <w:color w:val="000000"/>
                  <w:sz w:val="22"/>
                  <w:szCs w:val="22"/>
                </w:rPr>
                <w:t xml:space="preserve"> (80 and 100 cfs only for SY)</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5"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6F3C9D" w14:textId="6044582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ins w:id="226"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7"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5119A" w14:textId="13FC036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w:t>
            </w:r>
            <w:del w:id="228" w:author="Claire Kouba" w:date="2024-03-19T10:27:00Z">
              <w:r w:rsidDel="00097EA7">
                <w:rPr>
                  <w:rFonts w:ascii="Arial" w:eastAsia="Arial" w:hAnsi="Arial" w:cs="Arial"/>
                  <w:color w:val="000000"/>
                  <w:sz w:val="22"/>
                  <w:szCs w:val="22"/>
                </w:rPr>
                <w:delText xml:space="preserve">10 or </w:delText>
              </w:r>
            </w:del>
            <w:r>
              <w:rPr>
                <w:rFonts w:ascii="Arial" w:eastAsia="Arial" w:hAnsi="Arial" w:cs="Arial"/>
                <w:color w:val="000000"/>
                <w:sz w:val="22"/>
                <w:szCs w:val="22"/>
              </w:rPr>
              <w:t>100 cfs) (units of days after Aug. 31).</w:t>
            </w:r>
            <w:ins w:id="229" w:author="Claire Kouba" w:date="2024-03-19T10:27:00Z">
              <w:r>
                <w:rPr>
                  <w:rFonts w:ascii="Arial" w:eastAsia="Arial" w:hAnsi="Arial" w:cs="Arial"/>
                  <w:color w:val="000000"/>
                  <w:sz w:val="22"/>
                  <w:szCs w:val="22"/>
                </w:rPr>
                <w:t xml:space="preserve"> Assigned to a salmon lifestage using abbreviations such as BY</w:t>
              </w:r>
            </w:ins>
            <w:ins w:id="230" w:author="Claire Kouba" w:date="2024-03-19T10:28:00Z">
              <w:r>
                <w:rPr>
                  <w:rFonts w:ascii="Arial" w:eastAsia="Arial" w:hAnsi="Arial" w:cs="Arial"/>
                  <w:color w:val="000000"/>
                  <w:sz w:val="22"/>
                  <w:szCs w:val="22"/>
                </w:rPr>
                <w:t xml:space="preserve"> (Brood Year). </w:t>
              </w:r>
            </w:ins>
            <w:ins w:id="231" w:author="Claire Kouba" w:date="2024-03-19T15:50:00Z">
              <w:r>
                <w:rPr>
                  <w:rFonts w:ascii="Arial" w:eastAsia="Arial" w:hAnsi="Arial" w:cs="Arial"/>
                  <w:color w:val="000000"/>
                  <w:sz w:val="22"/>
                  <w:szCs w:val="22"/>
                </w:rPr>
                <w:t>Example: BY_discon_100</w:t>
              </w:r>
            </w:ins>
          </w:p>
        </w:tc>
      </w:tr>
      <w:tr w:rsidR="00C73357" w14:paraId="36A3DE70" w14:textId="77777777" w:rsidTr="00C73357">
        <w:trPr>
          <w:jc w:val="center"/>
          <w:trPrChange w:id="232"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33"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7988C" w14:textId="73E687C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34" w:author="Claire Kouba" w:date="2024-03-19T16:16:00Z">
              <w:r w:rsidDel="00C81627">
                <w:rPr>
                  <w:rFonts w:ascii="Arial" w:eastAsia="Arial" w:hAnsi="Arial" w:cs="Arial"/>
                  <w:color w:val="000000"/>
                  <w:sz w:val="22"/>
                  <w:szCs w:val="22"/>
                </w:rPr>
                <w:delText>Min. Flow</w:delText>
              </w:r>
            </w:del>
            <w:ins w:id="235" w:author="Claire Kouba" w:date="2024-03-19T16:16:00Z">
              <w:r w:rsidR="00C81627">
                <w:rPr>
                  <w:rFonts w:ascii="Arial" w:eastAsia="Arial" w:hAnsi="Arial" w:cs="Arial"/>
                  <w:color w:val="000000"/>
                  <w:sz w:val="22"/>
                  <w:szCs w:val="22"/>
                </w:rPr>
                <w:t>min_flow</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36"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C7FD69D" w14:textId="70D15F2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37" w:author="Claire Kouba" w:date="2024-03-19T15:47:00Z"/>
                <w:rFonts w:ascii="Arial" w:eastAsia="Arial" w:hAnsi="Arial" w:cs="Arial"/>
                <w:color w:val="000000"/>
                <w:sz w:val="22"/>
                <w:szCs w:val="22"/>
              </w:rPr>
            </w:pPr>
            <w:ins w:id="238" w:author="Claire Kouba" w:date="2024-03-19T15:51: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39"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A4122C" w14:textId="0D68E7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0"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9D742" w14:textId="3BEAF32A"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ins w:id="241" w:author="Claire Kouba" w:date="2024-03-19T15:51:00Z">
              <w:r>
                <w:rPr>
                  <w:rFonts w:ascii="Arial" w:eastAsia="Arial" w:hAnsi="Arial" w:cs="Arial"/>
                  <w:color w:val="000000"/>
                  <w:sz w:val="22"/>
                  <w:szCs w:val="22"/>
                </w:rPr>
                <w:t xml:space="preserve"> Example: B</w:t>
              </w:r>
            </w:ins>
            <w:ins w:id="242" w:author="Claire Kouba" w:date="2024-03-19T15:52:00Z">
              <w:r>
                <w:rPr>
                  <w:rFonts w:ascii="Arial" w:eastAsia="Arial" w:hAnsi="Arial" w:cs="Arial"/>
                  <w:color w:val="000000"/>
                  <w:sz w:val="22"/>
                  <w:szCs w:val="22"/>
                </w:rPr>
                <w:t>Y_min_flow_sepdec</w:t>
              </w:r>
            </w:ins>
          </w:p>
        </w:tc>
      </w:tr>
      <w:tr w:rsidR="00C73357" w:rsidDel="00C83247" w14:paraId="556979ED" w14:textId="77777777" w:rsidTr="00C73357">
        <w:trPr>
          <w:jc w:val="center"/>
          <w:del w:id="243" w:author="Claire Kouba" w:date="2024-03-19T09:53:00Z"/>
          <w:trPrChange w:id="244"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5"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931E6" w14:textId="463ECD9B"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46" w:author="Claire Kouba" w:date="2024-03-19T09:53:00Z"/>
              </w:rPr>
            </w:pPr>
            <w:del w:id="247" w:author="Claire Kouba" w:date="2024-03-19T09:52:00Z">
              <w:r w:rsidDel="00C83247">
                <w:rPr>
                  <w:rFonts w:ascii="Arial" w:eastAsia="Arial" w:hAnsi="Arial" w:cs="Arial"/>
                  <w:color w:val="000000"/>
                  <w:sz w:val="22"/>
                  <w:szCs w:val="22"/>
                </w:rPr>
                <w:delText>CFLP</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48"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6A0E477" w14:textId="77777777"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49" w:author="Claire Kouba" w:date="2024-03-19T15:47:00Z"/>
                <w:rFonts w:ascii="Arial" w:eastAsia="Arial" w:hAnsi="Arial" w:cs="Arial"/>
                <w:color w:val="000000"/>
                <w:sz w:val="22"/>
                <w:szCs w:val="22"/>
              </w:rPr>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C1BC5" w14:textId="1F590EFE"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51" w:author="Claire Kouba" w:date="2024-03-19T09:53:00Z"/>
              </w:rPr>
            </w:pPr>
            <w:del w:id="252" w:author="Claire Kouba" w:date="2024-03-19T09:52:00Z">
              <w:r w:rsidDel="00C83247">
                <w:rPr>
                  <w:rFonts w:ascii="Arial" w:eastAsia="Arial" w:hAnsi="Arial" w:cs="Arial"/>
                  <w:color w:val="000000"/>
                  <w:sz w:val="22"/>
                  <w:szCs w:val="22"/>
                </w:rPr>
                <w:delText>Coho Freshwater Life Period</w:delText>
              </w:r>
            </w:del>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23EE3" w14:textId="4763B848"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54" w:author="Claire Kouba" w:date="2024-03-19T09:53:00Z"/>
              </w:rPr>
            </w:pPr>
            <w:del w:id="255" w:author="Claire Kouba" w:date="2024-03-19T09:52:00Z">
              <w:r w:rsidDel="00C83247">
                <w:rPr>
                  <w:rFonts w:ascii="Arial" w:eastAsia="Arial" w:hAnsi="Arial" w:cs="Arial"/>
                  <w:color w:val="000000"/>
                  <w:sz w:val="22"/>
                  <w:szCs w:val="22"/>
                </w:rPr>
                <w:delText>The (conservatively wide) 21-month window, September through July, in which members of a cohort or the cohort's spawning parents are present in the freshwater system.</w:delText>
              </w:r>
            </w:del>
          </w:p>
        </w:tc>
      </w:tr>
      <w:tr w:rsidR="00C73357" w14:paraId="5CE6CAB4" w14:textId="77777777" w:rsidTr="00C73357">
        <w:trPr>
          <w:jc w:val="center"/>
          <w:trPrChange w:id="256"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8C479" w14:textId="6F4675B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58" w:author="Claire Kouba" w:date="2024-03-19T16:16:00Z">
              <w:r w:rsidDel="00C81627">
                <w:rPr>
                  <w:rFonts w:ascii="Arial" w:eastAsia="Arial" w:hAnsi="Arial" w:cs="Arial"/>
                  <w:color w:val="000000"/>
                  <w:sz w:val="22"/>
                  <w:szCs w:val="22"/>
                </w:rPr>
                <w:delText>Tot. Flow</w:delText>
              </w:r>
            </w:del>
            <w:ins w:id="259" w:author="Claire Kouba" w:date="2024-03-19T16:16:00Z">
              <w:r w:rsidR="00C81627">
                <w:rPr>
                  <w:rFonts w:ascii="Arial" w:eastAsia="Arial" w:hAnsi="Arial" w:cs="Arial"/>
                  <w:color w:val="000000"/>
                  <w:sz w:val="22"/>
                  <w:szCs w:val="22"/>
                </w:rPr>
                <w:t>tot_flow</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60"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2504958" w14:textId="5AEBFB9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61" w:author="Claire Kouba" w:date="2024-03-19T15:47:00Z"/>
                <w:rFonts w:ascii="Arial" w:eastAsia="Arial" w:hAnsi="Arial" w:cs="Arial"/>
                <w:color w:val="000000"/>
                <w:sz w:val="22"/>
                <w:szCs w:val="22"/>
              </w:rPr>
            </w:pPr>
            <w:ins w:id="262"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A6503D" w14:textId="4A776AF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611EC8" w14:textId="5BEE2AC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ins w:id="265" w:author="Claire Kouba" w:date="2024-03-19T15:52:00Z">
              <w:r>
                <w:rPr>
                  <w:rFonts w:ascii="Arial" w:eastAsia="Arial" w:hAnsi="Arial" w:cs="Arial"/>
                  <w:color w:val="000000"/>
                  <w:sz w:val="22"/>
                  <w:szCs w:val="22"/>
                </w:rPr>
                <w:t xml:space="preserve"> Example: SY_tot_flow_janjul</w:t>
              </w:r>
            </w:ins>
          </w:p>
        </w:tc>
      </w:tr>
      <w:tr w:rsidR="00C73357" w14:paraId="4EF8761F" w14:textId="77777777" w:rsidTr="00C73357">
        <w:trPr>
          <w:jc w:val="center"/>
          <w:trPrChange w:id="266"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FB3263"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68"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1CDEB60" w14:textId="2A20C8B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69" w:author="Claire Kouba" w:date="2024-03-19T15:47:00Z"/>
                <w:rFonts w:ascii="Arial" w:eastAsia="Arial" w:hAnsi="Arial" w:cs="Arial"/>
                <w:color w:val="000000"/>
                <w:sz w:val="22"/>
                <w:szCs w:val="22"/>
              </w:rPr>
            </w:pPr>
            <w:ins w:id="270"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C8AF04" w14:textId="3D1AA23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EF2F5B" w14:textId="7B3F226E" w:rsidR="00C73357" w:rsidRP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Change w:id="273" w:author="Claire Kouba" w:date="2024-03-19T15:55:00Z">
                  <w:rPr/>
                </w:rPrChange>
              </w:rPr>
            </w:pPr>
            <w:r>
              <w:rPr>
                <w:rFonts w:ascii="Arial" w:eastAsia="Arial" w:hAnsi="Arial" w:cs="Arial"/>
                <w:color w:val="000000"/>
                <w:sz w:val="22"/>
                <w:szCs w:val="22"/>
              </w:rPr>
              <w:t>Peak magnitude of fall pulse event (maximum daily peak flow during event) (cfs)</w:t>
            </w:r>
            <w:ins w:id="274" w:author="Claire Kouba" w:date="2024-03-19T15:55:00Z">
              <w:r>
                <w:rPr>
                  <w:rFonts w:ascii="Arial" w:eastAsia="Arial" w:hAnsi="Arial" w:cs="Arial"/>
                  <w:color w:val="000000"/>
                  <w:sz w:val="22"/>
                  <w:szCs w:val="22"/>
                </w:rPr>
                <w:t xml:space="preserve"> in relevant lifestage. Example: RY_FA_Mag</w:t>
              </w:r>
            </w:ins>
          </w:p>
        </w:tc>
      </w:tr>
      <w:tr w:rsidR="00C81627" w14:paraId="339E7876" w14:textId="77777777" w:rsidTr="00C73357">
        <w:trPr>
          <w:jc w:val="center"/>
          <w:ins w:id="275"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75F48" w14:textId="0C425750"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76" w:author="Claire Kouba" w:date="2024-03-19T16:09:00Z"/>
                <w:rFonts w:ascii="Arial" w:eastAsia="Arial" w:hAnsi="Arial" w:cs="Arial"/>
                <w:color w:val="000000"/>
                <w:sz w:val="22"/>
                <w:szCs w:val="22"/>
              </w:rPr>
            </w:pPr>
            <w:ins w:id="277" w:author="Claire Kouba" w:date="2024-03-19T16:09:00Z">
              <w:r>
                <w:rPr>
                  <w:rFonts w:ascii="Arial" w:eastAsia="Arial" w:hAnsi="Arial" w:cs="Arial"/>
                  <w:color w:val="000000"/>
                  <w:sz w:val="22"/>
                  <w:szCs w:val="22"/>
                </w:rPr>
                <w:t>FA_Tim</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76DF21D2" w14:textId="681C3EC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78" w:author="Claire Kouba" w:date="2024-03-19T16:09:00Z"/>
                <w:rFonts w:ascii="Arial" w:eastAsia="Arial" w:hAnsi="Arial" w:cs="Arial"/>
                <w:color w:val="000000"/>
                <w:sz w:val="22"/>
                <w:szCs w:val="22"/>
              </w:rPr>
            </w:pPr>
            <w:ins w:id="279" w:author="Claire Kouba" w:date="2024-03-19T16:09: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17F3B" w14:textId="37F4C3D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80" w:author="Claire Kouba" w:date="2024-03-19T16:09:00Z"/>
                <w:rFonts w:ascii="Arial" w:eastAsia="Arial" w:hAnsi="Arial" w:cs="Arial"/>
                <w:color w:val="000000"/>
                <w:sz w:val="22"/>
                <w:szCs w:val="22"/>
              </w:rPr>
            </w:pPr>
            <w:ins w:id="281" w:author="Claire Kouba" w:date="2024-03-19T16:09:00Z">
              <w:r>
                <w:rPr>
                  <w:rFonts w:ascii="Arial" w:eastAsia="Arial" w:hAnsi="Arial" w:cs="Arial"/>
                  <w:color w:val="000000"/>
                  <w:sz w:val="22"/>
                  <w:szCs w:val="22"/>
                </w:rPr>
                <w:t>Fall Pulse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AE3B5" w14:textId="23053599"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282" w:author="Claire Kouba" w:date="2024-03-19T16:09:00Z"/>
                <w:rFonts w:ascii="Arial" w:eastAsia="Arial" w:hAnsi="Arial" w:cs="Arial"/>
                <w:color w:val="000000"/>
                <w:sz w:val="22"/>
                <w:szCs w:val="22"/>
              </w:rPr>
            </w:pPr>
            <w:ins w:id="283" w:author="Claire Kouba" w:date="2024-03-19T16:11:00Z">
              <w:r>
                <w:rPr>
                  <w:rFonts w:ascii="Arial" w:eastAsia="Arial" w:hAnsi="Arial" w:cs="Arial"/>
                  <w:color w:val="000000"/>
                  <w:sz w:val="22"/>
                  <w:szCs w:val="22"/>
                </w:rPr>
                <w:t>Start date of fall pulse event in water year days</w:t>
              </w:r>
            </w:ins>
          </w:p>
        </w:tc>
      </w:tr>
      <w:tr w:rsidR="00C81627" w14:paraId="1EA00BF5" w14:textId="77777777" w:rsidTr="00C73357">
        <w:trPr>
          <w:jc w:val="center"/>
          <w:ins w:id="284"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B8FC" w14:textId="6172F8E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85" w:author="Claire Kouba" w:date="2024-03-19T16:09:00Z"/>
                <w:rFonts w:ascii="Arial" w:eastAsia="Arial" w:hAnsi="Arial" w:cs="Arial"/>
                <w:color w:val="000000"/>
                <w:sz w:val="22"/>
                <w:szCs w:val="22"/>
              </w:rPr>
            </w:pPr>
            <w:ins w:id="286" w:author="Claire Kouba" w:date="2024-03-19T16:09:00Z">
              <w:r>
                <w:rPr>
                  <w:rFonts w:ascii="Arial" w:eastAsia="Arial" w:hAnsi="Arial" w:cs="Arial"/>
                  <w:color w:val="000000"/>
                  <w:sz w:val="22"/>
                  <w:szCs w:val="22"/>
                </w:rPr>
                <w:t>FA_Dur</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5AAC862B" w14:textId="12C3F98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87" w:author="Claire Kouba" w:date="2024-03-19T16:09:00Z"/>
                <w:rFonts w:ascii="Arial" w:eastAsia="Arial" w:hAnsi="Arial" w:cs="Arial"/>
                <w:color w:val="000000"/>
                <w:sz w:val="22"/>
                <w:szCs w:val="22"/>
              </w:rPr>
            </w:pPr>
            <w:ins w:id="288" w:author="Claire Kouba" w:date="2024-03-19T16:10: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0BAB" w14:textId="4CF9CCD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289" w:author="Claire Kouba" w:date="2024-03-19T16:09:00Z"/>
                <w:rFonts w:ascii="Arial" w:eastAsia="Arial" w:hAnsi="Arial" w:cs="Arial"/>
                <w:color w:val="000000"/>
                <w:sz w:val="22"/>
                <w:szCs w:val="22"/>
              </w:rPr>
            </w:pPr>
            <w:ins w:id="290" w:author="Claire Kouba" w:date="2024-03-19T16:10:00Z">
              <w:r>
                <w:rPr>
                  <w:rFonts w:ascii="Arial" w:eastAsia="Arial" w:hAnsi="Arial" w:cs="Arial"/>
                  <w:color w:val="000000"/>
                  <w:sz w:val="22"/>
                  <w:szCs w:val="22"/>
                </w:rPr>
                <w:t>Fall Pulse Duration</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0761D" w14:textId="56E98E61"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291" w:author="Claire Kouba" w:date="2024-03-19T16:09:00Z"/>
                <w:rFonts w:ascii="Arial" w:eastAsia="Arial" w:hAnsi="Arial" w:cs="Arial"/>
                <w:color w:val="000000"/>
                <w:sz w:val="22"/>
                <w:szCs w:val="22"/>
              </w:rPr>
            </w:pPr>
            <w:ins w:id="292" w:author="Claire Kouba" w:date="2024-03-19T16:10:00Z">
              <w:r>
                <w:rPr>
                  <w:rFonts w:ascii="Arial" w:eastAsia="Arial" w:hAnsi="Arial" w:cs="Arial"/>
                  <w:color w:val="000000"/>
                  <w:sz w:val="22"/>
                  <w:szCs w:val="22"/>
                </w:rPr>
                <w:t>Duration (# of days) of the fall pulse event</w:t>
              </w:r>
            </w:ins>
          </w:p>
        </w:tc>
      </w:tr>
      <w:tr w:rsidR="00C73357" w14:paraId="32C5EC8A" w14:textId="77777777" w:rsidTr="00C73357">
        <w:trPr>
          <w:jc w:val="center"/>
          <w:trPrChange w:id="29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D868B7"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95"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615E22A" w14:textId="46C213E3"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96" w:author="Claire Kouba" w:date="2024-03-19T15:47:00Z"/>
                <w:rFonts w:ascii="Arial" w:eastAsia="Arial" w:hAnsi="Arial" w:cs="Arial"/>
                <w:color w:val="000000"/>
                <w:sz w:val="22"/>
                <w:szCs w:val="22"/>
              </w:rPr>
            </w:pPr>
            <w:ins w:id="297"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360C13" w14:textId="13CBA21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9F558" w14:textId="5908168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ins w:id="300" w:author="Claire Kouba" w:date="2024-03-19T16:10:00Z">
              <w:r w:rsidR="00C81627">
                <w:rPr>
                  <w:rFonts w:ascii="Arial" w:eastAsia="Arial" w:hAnsi="Arial" w:cs="Arial"/>
                  <w:color w:val="000000"/>
                  <w:sz w:val="22"/>
                  <w:szCs w:val="22"/>
                </w:rPr>
                <w:t>,</w:t>
              </w:r>
            </w:ins>
            <w:ins w:id="301" w:author="Claire Kouba" w:date="2024-03-19T15:56:00Z">
              <w:r w:rsidR="003F4EE3">
                <w:rPr>
                  <w:rFonts w:ascii="Arial" w:eastAsia="Arial" w:hAnsi="Arial" w:cs="Arial"/>
                  <w:color w:val="000000"/>
                  <w:sz w:val="22"/>
                  <w:szCs w:val="22"/>
                </w:rPr>
                <w:t xml:space="preserve"> in relevant lifestage. Example: RY_Wet_Tim</w:t>
              </w:r>
            </w:ins>
          </w:p>
        </w:tc>
      </w:tr>
      <w:tr w:rsidR="003F4EE3" w14:paraId="68DDB4B6" w14:textId="77777777" w:rsidTr="00C73357">
        <w:trPr>
          <w:jc w:val="center"/>
          <w:ins w:id="302" w:author="Claire Kouba" w:date="2024-03-19T15:56: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C0A15" w14:textId="431834CD" w:rsidR="003F4EE3" w:rsidRDefault="003F4EE3" w:rsidP="00C83247">
            <w:pPr>
              <w:pBdr>
                <w:top w:val="none" w:sz="0" w:space="0" w:color="000000"/>
                <w:left w:val="none" w:sz="0" w:space="0" w:color="000000"/>
                <w:bottom w:val="none" w:sz="0" w:space="0" w:color="000000"/>
                <w:right w:val="none" w:sz="0" w:space="0" w:color="000000"/>
              </w:pBdr>
              <w:spacing w:before="100" w:after="100"/>
              <w:ind w:left="100" w:right="100"/>
              <w:rPr>
                <w:ins w:id="303" w:author="Claire Kouba" w:date="2024-03-19T15:56:00Z"/>
                <w:rFonts w:ascii="Arial" w:eastAsia="Arial" w:hAnsi="Arial" w:cs="Arial"/>
                <w:color w:val="000000"/>
                <w:sz w:val="22"/>
                <w:szCs w:val="22"/>
              </w:rPr>
            </w:pPr>
            <w:ins w:id="304" w:author="Claire Kouba" w:date="2024-03-19T15:56:00Z">
              <w:r>
                <w:rPr>
                  <w:rFonts w:ascii="Arial" w:eastAsia="Arial" w:hAnsi="Arial" w:cs="Arial"/>
                  <w:color w:val="000000"/>
                  <w:sz w:val="22"/>
                  <w:szCs w:val="22"/>
                </w:rPr>
                <w:t>Wet_BFL_Mag</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0AEB9063" w14:textId="578D2B10"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05" w:author="Claire Kouba" w:date="2024-03-19T15:56:00Z"/>
                <w:rFonts w:ascii="Arial" w:eastAsia="Arial" w:hAnsi="Arial" w:cs="Arial"/>
                <w:color w:val="000000"/>
                <w:sz w:val="22"/>
                <w:szCs w:val="22"/>
              </w:rPr>
            </w:pPr>
            <w:ins w:id="306" w:author="Claire Kouba" w:date="2024-03-19T16:06:00Z">
              <w:r>
                <w:rPr>
                  <w:rFonts w:ascii="Arial" w:eastAsia="Arial" w:hAnsi="Arial" w:cs="Arial"/>
                  <w:color w:val="000000"/>
                  <w:sz w:val="22"/>
                  <w:szCs w:val="22"/>
                </w:rPr>
                <w:t>50</w:t>
              </w:r>
              <w:r w:rsidRPr="00C81627">
                <w:rPr>
                  <w:rFonts w:ascii="Arial" w:eastAsia="Arial" w:hAnsi="Arial" w:cs="Arial"/>
                  <w:color w:val="000000"/>
                  <w:sz w:val="22"/>
                  <w:szCs w:val="22"/>
                  <w:vertAlign w:val="superscript"/>
                  <w:rPrChange w:id="307" w:author="Claire Kouba" w:date="2024-03-19T16:06:00Z">
                    <w:rPr>
                      <w:rFonts w:ascii="Arial" w:eastAsia="Arial" w:hAnsi="Arial" w:cs="Arial"/>
                      <w:color w:val="000000"/>
                      <w:sz w:val="22"/>
                      <w:szCs w:val="22"/>
                    </w:rPr>
                  </w:rPrChange>
                </w:rPr>
                <w:t>th</w:t>
              </w:r>
              <w:r>
                <w:rPr>
                  <w:rFonts w:ascii="Arial" w:eastAsia="Arial" w:hAnsi="Arial" w:cs="Arial"/>
                  <w:color w:val="000000"/>
                  <w:sz w:val="22"/>
                  <w:szCs w:val="22"/>
                </w:rPr>
                <w:t xml:space="preserve"> flow 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EE7C1" w14:textId="452DBB98"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08" w:author="Claire Kouba" w:date="2024-03-19T15:56:00Z"/>
                <w:rFonts w:ascii="Arial" w:eastAsia="Arial" w:hAnsi="Arial" w:cs="Arial"/>
                <w:color w:val="000000"/>
                <w:sz w:val="22"/>
                <w:szCs w:val="22"/>
              </w:rPr>
            </w:pPr>
            <w:ins w:id="309" w:author="Claire Kouba" w:date="2024-03-19T16:06:00Z">
              <w:r>
                <w:rPr>
                  <w:rFonts w:ascii="Arial" w:eastAsia="Arial" w:hAnsi="Arial" w:cs="Arial"/>
                  <w:color w:val="000000"/>
                  <w:sz w:val="22"/>
                  <w:szCs w:val="22"/>
                </w:rPr>
                <w:t>Wet Season Baseflow Magnitude</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D9D05" w14:textId="20C2C5ED"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10" w:author="Claire Kouba" w:date="2024-03-19T15:56:00Z"/>
                <w:rFonts w:ascii="Arial" w:eastAsia="Arial" w:hAnsi="Arial" w:cs="Arial"/>
                <w:color w:val="000000"/>
                <w:sz w:val="22"/>
                <w:szCs w:val="22"/>
              </w:rPr>
            </w:pPr>
            <w:ins w:id="311" w:author="Claire Kouba" w:date="2024-03-19T16:08:00Z">
              <w:r>
                <w:rPr>
                  <w:rFonts w:ascii="Arial" w:eastAsia="Arial" w:hAnsi="Arial" w:cs="Arial"/>
                  <w:color w:val="000000"/>
                  <w:sz w:val="22"/>
                  <w:szCs w:val="22"/>
                </w:rPr>
                <w:t>The magnitude of the median rate of baseflow (i.e., non-</w:t>
              </w:r>
            </w:ins>
            <w:ins w:id="312" w:author="Claire Kouba" w:date="2024-03-19T16:09:00Z">
              <w:r>
                <w:rPr>
                  <w:rFonts w:ascii="Arial" w:eastAsia="Arial" w:hAnsi="Arial" w:cs="Arial"/>
                  <w:color w:val="000000"/>
                  <w:sz w:val="22"/>
                  <w:szCs w:val="22"/>
                </w:rPr>
                <w:t xml:space="preserve">storm flow) </w:t>
              </w:r>
            </w:ins>
            <w:ins w:id="313" w:author="Claire Kouba" w:date="2024-03-19T16:08:00Z">
              <w:r>
                <w:rPr>
                  <w:rFonts w:ascii="Arial" w:eastAsia="Arial" w:hAnsi="Arial" w:cs="Arial"/>
                  <w:color w:val="000000"/>
                  <w:sz w:val="22"/>
                  <w:szCs w:val="22"/>
                </w:rPr>
                <w:t>during the wet season</w:t>
              </w:r>
            </w:ins>
            <w:ins w:id="314" w:author="Claire Kouba" w:date="2024-03-19T16:11:00Z">
              <w:r>
                <w:rPr>
                  <w:rFonts w:ascii="Arial" w:eastAsia="Arial" w:hAnsi="Arial" w:cs="Arial"/>
                  <w:color w:val="000000"/>
                  <w:sz w:val="22"/>
                  <w:szCs w:val="22"/>
                </w:rPr>
                <w:t>. Abbreviation: Wet_BFL_Mag_50</w:t>
              </w:r>
            </w:ins>
          </w:p>
        </w:tc>
      </w:tr>
      <w:tr w:rsidR="00C73357" w14:paraId="75EB6990" w14:textId="77777777" w:rsidTr="00C73357">
        <w:trPr>
          <w:jc w:val="center"/>
          <w:trPrChange w:id="315"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102D1E"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17"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EF9DF69" w14:textId="1E81D6C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18" w:author="Claire Kouba" w:date="2024-03-19T15:47:00Z"/>
                <w:rFonts w:ascii="Arial" w:eastAsia="Arial" w:hAnsi="Arial" w:cs="Arial"/>
                <w:color w:val="000000"/>
                <w:sz w:val="22"/>
                <w:szCs w:val="22"/>
              </w:rPr>
            </w:pPr>
            <w:ins w:id="319"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9FC092" w14:textId="1092134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AB97CC"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73357" w14:paraId="16AC66A8" w14:textId="77777777" w:rsidTr="00C73357">
        <w:trPr>
          <w:jc w:val="center"/>
          <w:trPrChange w:id="322"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DAE46"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24"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E8BB879" w14:textId="7618D4D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25" w:author="Claire Kouba" w:date="2024-03-19T15:47:00Z"/>
                <w:rFonts w:ascii="Arial" w:eastAsia="Arial" w:hAnsi="Arial" w:cs="Arial"/>
                <w:color w:val="000000"/>
                <w:sz w:val="22"/>
                <w:szCs w:val="22"/>
              </w:rPr>
            </w:pPr>
            <w:ins w:id="326"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7"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3A219" w14:textId="62FC92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8"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7E7DC9"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81627" w14:paraId="1ECA8148" w14:textId="77777777" w:rsidTr="00C73357">
        <w:trPr>
          <w:jc w:val="center"/>
          <w:ins w:id="329"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8098" w14:textId="1EB73A11"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0" w:author="Claire Kouba" w:date="2024-03-19T16:12:00Z"/>
                <w:rFonts w:ascii="Arial" w:eastAsia="Arial" w:hAnsi="Arial" w:cs="Arial"/>
                <w:color w:val="000000"/>
                <w:sz w:val="22"/>
                <w:szCs w:val="22"/>
              </w:rPr>
            </w:pPr>
            <w:ins w:id="331" w:author="Claire Kouba" w:date="2024-03-19T16:12:00Z">
              <w:r>
                <w:rPr>
                  <w:rFonts w:ascii="Arial" w:eastAsia="Arial" w:hAnsi="Arial" w:cs="Arial"/>
                  <w:color w:val="000000"/>
                  <w:sz w:val="22"/>
                  <w:szCs w:val="22"/>
                </w:rPr>
                <w:t>SP_Tim</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29BFFAC5" w14:textId="763B6CE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2" w:author="Claire Kouba" w:date="2024-03-19T16:12:00Z"/>
                <w:rFonts w:ascii="Arial" w:eastAsia="Arial" w:hAnsi="Arial" w:cs="Arial"/>
                <w:color w:val="000000"/>
                <w:sz w:val="22"/>
                <w:szCs w:val="22"/>
              </w:rPr>
            </w:pPr>
            <w:ins w:id="333" w:author="Claire Kouba" w:date="2024-03-19T16:1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3035" w14:textId="2B412FC4"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4" w:author="Claire Kouba" w:date="2024-03-19T16:12:00Z"/>
                <w:rFonts w:ascii="Arial" w:eastAsia="Arial" w:hAnsi="Arial" w:cs="Arial"/>
                <w:color w:val="000000"/>
                <w:sz w:val="22"/>
                <w:szCs w:val="22"/>
              </w:rPr>
            </w:pPr>
            <w:ins w:id="335" w:author="Claire Kouba" w:date="2024-03-19T16:12:00Z">
              <w:r>
                <w:rPr>
                  <w:rFonts w:ascii="Arial" w:eastAsia="Arial" w:hAnsi="Arial" w:cs="Arial"/>
                  <w:color w:val="000000"/>
                  <w:sz w:val="22"/>
                  <w:szCs w:val="22"/>
                </w:rPr>
                <w:t>Spring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B62A" w14:textId="77777777" w:rsidR="00C81627" w:rsidRDefault="00C81627" w:rsidP="00C81627">
            <w:pPr>
              <w:rPr>
                <w:ins w:id="336" w:author="Claire Kouba" w:date="2024-03-19T16:14:00Z"/>
                <w:rFonts w:ascii="Calibri" w:hAnsi="Calibri" w:cs="Calibri"/>
                <w:color w:val="000000"/>
                <w:sz w:val="22"/>
                <w:szCs w:val="22"/>
              </w:rPr>
            </w:pPr>
            <w:ins w:id="337" w:author="Claire Kouba" w:date="2024-03-19T16:14:00Z">
              <w:r>
                <w:rPr>
                  <w:rFonts w:ascii="Calibri" w:hAnsi="Calibri" w:cs="Calibri"/>
                  <w:color w:val="000000"/>
                  <w:sz w:val="22"/>
                  <w:szCs w:val="22"/>
                </w:rPr>
                <w:t>Start date of spring in water year days</w:t>
              </w:r>
            </w:ins>
          </w:p>
          <w:p w14:paraId="4CBA3686" w14:textId="77777777"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8" w:author="Claire Kouba" w:date="2024-03-19T16:12:00Z"/>
                <w:rFonts w:ascii="Arial" w:eastAsia="Arial" w:hAnsi="Arial" w:cs="Arial"/>
                <w:color w:val="000000"/>
                <w:sz w:val="22"/>
                <w:szCs w:val="22"/>
              </w:rPr>
            </w:pPr>
          </w:p>
        </w:tc>
      </w:tr>
      <w:tr w:rsidR="00C73357" w14:paraId="70286ECA" w14:textId="77777777" w:rsidTr="00C73357">
        <w:trPr>
          <w:jc w:val="center"/>
          <w:trPrChange w:id="339"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EAFE50"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DS_Mag</w:t>
            </w:r>
            <w:del w:id="341" w:author="Claire Kouba" w:date="2024-03-19T15:53:00Z">
              <w:r w:rsidDel="00C73357">
                <w:rPr>
                  <w:rFonts w:ascii="Arial" w:eastAsia="Arial" w:hAnsi="Arial" w:cs="Arial"/>
                  <w:color w:val="000000"/>
                  <w:sz w:val="22"/>
                  <w:szCs w:val="22"/>
                </w:rPr>
                <w:delText>_50</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42"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565D6E1" w14:textId="41426B2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343" w:author="Claire Kouba" w:date="2024-03-19T15:47:00Z"/>
                <w:rFonts w:ascii="Arial" w:eastAsia="Arial" w:hAnsi="Arial" w:cs="Arial"/>
                <w:color w:val="000000"/>
                <w:sz w:val="22"/>
                <w:szCs w:val="22"/>
              </w:rPr>
            </w:pPr>
            <w:ins w:id="344" w:author="Claire Kouba" w:date="2024-03-19T15:53:00Z">
              <w:r>
                <w:rPr>
                  <w:rFonts w:ascii="Arial" w:eastAsia="Arial" w:hAnsi="Arial" w:cs="Arial"/>
                  <w:color w:val="000000"/>
                  <w:sz w:val="22"/>
                  <w:szCs w:val="22"/>
                </w:rPr>
                <w:t>50</w:t>
              </w:r>
              <w:r w:rsidRPr="00C73357">
                <w:rPr>
                  <w:rFonts w:ascii="Arial" w:eastAsia="Arial" w:hAnsi="Arial" w:cs="Arial"/>
                  <w:color w:val="000000"/>
                  <w:sz w:val="22"/>
                  <w:szCs w:val="22"/>
                  <w:vertAlign w:val="superscript"/>
                  <w:rPrChange w:id="345"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and 90</w:t>
              </w:r>
              <w:r w:rsidRPr="00C73357">
                <w:rPr>
                  <w:rFonts w:ascii="Arial" w:eastAsia="Arial" w:hAnsi="Arial" w:cs="Arial"/>
                  <w:color w:val="000000"/>
                  <w:sz w:val="22"/>
                  <w:szCs w:val="22"/>
                  <w:vertAlign w:val="superscript"/>
                  <w:rPrChange w:id="346"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ins w:id="347" w:author="Claire Kouba" w:date="2024-03-19T16:16:00Z">
              <w:r w:rsidR="00C81627">
                <w:rPr>
                  <w:rFonts w:ascii="Arial" w:eastAsia="Arial" w:hAnsi="Arial" w:cs="Arial"/>
                  <w:color w:val="000000"/>
                  <w:sz w:val="22"/>
                  <w:szCs w:val="22"/>
                </w:rPr>
                <w:t xml:space="preserve">flow </w:t>
              </w:r>
            </w:ins>
            <w:ins w:id="348" w:author="Claire Kouba" w:date="2024-03-19T15:53:00Z">
              <w:r>
                <w:rPr>
                  <w:rFonts w:ascii="Arial" w:eastAsia="Arial" w:hAnsi="Arial" w:cs="Arial"/>
                  <w:color w:val="000000"/>
                  <w:sz w:val="22"/>
                  <w:szCs w:val="22"/>
                </w:rPr>
                <w:t>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2B479C" w14:textId="2130BA3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711F3" w14:textId="3C1AE3E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w:t>
            </w:r>
            <w:ins w:id="351" w:author="Claire Kouba" w:date="2024-03-19T15:55:00Z">
              <w:r>
                <w:rPr>
                  <w:rFonts w:ascii="Arial" w:eastAsia="Arial" w:hAnsi="Arial" w:cs="Arial"/>
                  <w:color w:val="000000"/>
                  <w:sz w:val="22"/>
                  <w:szCs w:val="22"/>
                </w:rPr>
                <w:t>and 90</w:t>
              </w:r>
              <w:r w:rsidRPr="00C73357">
                <w:rPr>
                  <w:rFonts w:ascii="Arial" w:eastAsia="Arial" w:hAnsi="Arial" w:cs="Arial"/>
                  <w:color w:val="000000"/>
                  <w:sz w:val="22"/>
                  <w:szCs w:val="22"/>
                  <w:vertAlign w:val="superscript"/>
                  <w:rPrChange w:id="352" w:author="Claire Kouba" w:date="2024-03-19T15:55: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r>
              <w:rPr>
                <w:rFonts w:ascii="Arial" w:eastAsia="Arial" w:hAnsi="Arial" w:cs="Arial"/>
                <w:color w:val="000000"/>
                <w:sz w:val="22"/>
                <w:szCs w:val="22"/>
              </w:rPr>
              <w:t>percentile of daily flow within dry season</w:t>
            </w:r>
            <w:ins w:id="353" w:author="Claire Kouba" w:date="2024-03-19T15:55:00Z">
              <w:r>
                <w:rPr>
                  <w:rFonts w:ascii="Arial" w:eastAsia="Arial" w:hAnsi="Arial" w:cs="Arial"/>
                  <w:color w:val="000000"/>
                  <w:sz w:val="22"/>
                  <w:szCs w:val="22"/>
                </w:rPr>
                <w:t xml:space="preserve"> of relevant life stag. Example: RY_DS_Mag_50</w:t>
              </w:r>
            </w:ins>
          </w:p>
        </w:tc>
      </w:tr>
      <w:tr w:rsidR="00BC2D2E" w14:paraId="74186BE5" w14:textId="77777777" w:rsidTr="00C73357">
        <w:trPr>
          <w:jc w:val="center"/>
          <w:ins w:id="354" w:author="Claire Kouba" w:date="2024-03-19T16:11: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D992B" w14:textId="6AB3F5FA"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55" w:author="Claire Kouba" w:date="2024-03-19T16:11:00Z"/>
                <w:rFonts w:ascii="Arial" w:eastAsia="Arial" w:hAnsi="Arial" w:cs="Arial"/>
                <w:color w:val="000000"/>
                <w:sz w:val="22"/>
                <w:szCs w:val="22"/>
              </w:rPr>
            </w:pPr>
            <w:ins w:id="356" w:author="Claire Kouba" w:date="2024-03-19T16:12:00Z">
              <w:r>
                <w:rPr>
                  <w:rFonts w:ascii="Arial" w:eastAsia="Arial" w:hAnsi="Arial" w:cs="Arial"/>
                  <w:color w:val="000000"/>
                  <w:sz w:val="22"/>
                  <w:szCs w:val="22"/>
                </w:rPr>
                <w:t>DS_Tim</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939B647" w14:textId="4F05ED2D"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57" w:author="Claire Kouba" w:date="2024-03-19T16:11:00Z"/>
                <w:rFonts w:ascii="Arial" w:eastAsia="Arial" w:hAnsi="Arial" w:cs="Arial"/>
                <w:color w:val="000000"/>
                <w:sz w:val="22"/>
                <w:szCs w:val="22"/>
              </w:rPr>
            </w:pPr>
            <w:ins w:id="358" w:author="Claire Kouba" w:date="2024-03-19T16:14: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28959" w14:textId="6B6CFBD4"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59" w:author="Claire Kouba" w:date="2024-03-19T16:11:00Z"/>
                <w:rFonts w:ascii="Arial" w:eastAsia="Arial" w:hAnsi="Arial" w:cs="Arial"/>
                <w:color w:val="000000"/>
                <w:sz w:val="22"/>
                <w:szCs w:val="22"/>
              </w:rPr>
            </w:pPr>
            <w:ins w:id="360" w:author="Claire Kouba" w:date="2024-03-19T16:14:00Z">
              <w:r>
                <w:rPr>
                  <w:rFonts w:ascii="Arial" w:eastAsia="Arial" w:hAnsi="Arial" w:cs="Arial"/>
                  <w:color w:val="000000"/>
                  <w:sz w:val="22"/>
                  <w:szCs w:val="22"/>
                </w:rPr>
                <w:t>Dry Season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0714" w14:textId="13742A2F"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61" w:author="Claire Kouba" w:date="2024-03-19T16:11:00Z"/>
                <w:rFonts w:ascii="Arial" w:eastAsia="Arial" w:hAnsi="Arial" w:cs="Arial"/>
                <w:color w:val="000000"/>
                <w:sz w:val="22"/>
                <w:szCs w:val="22"/>
              </w:rPr>
            </w:pPr>
            <w:ins w:id="362" w:author="Claire Kouba" w:date="2024-03-19T16:17:00Z">
              <w:r w:rsidRPr="00C81627">
                <w:rPr>
                  <w:rFonts w:ascii="Arial" w:eastAsia="Arial" w:hAnsi="Arial" w:cs="Arial"/>
                  <w:color w:val="000000"/>
                  <w:sz w:val="22"/>
                  <w:szCs w:val="22"/>
                </w:rPr>
                <w:t>Dry-season baseflow start timing (water year day of dry season)</w:t>
              </w:r>
            </w:ins>
          </w:p>
        </w:tc>
      </w:tr>
      <w:tr w:rsidR="00BC2D2E" w14:paraId="106B6C85" w14:textId="77777777" w:rsidTr="00C73357">
        <w:trPr>
          <w:jc w:val="center"/>
          <w:ins w:id="363"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0AD9F" w14:textId="1EC06289"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64" w:author="Claire Kouba" w:date="2024-03-19T16:12:00Z"/>
                <w:rFonts w:ascii="Arial" w:eastAsia="Arial" w:hAnsi="Arial" w:cs="Arial"/>
                <w:color w:val="000000"/>
                <w:sz w:val="22"/>
                <w:szCs w:val="22"/>
              </w:rPr>
            </w:pPr>
            <w:ins w:id="365" w:author="Claire Kouba" w:date="2024-03-19T16:17:00Z">
              <w:r>
                <w:rPr>
                  <w:rFonts w:ascii="Arial" w:eastAsia="Arial" w:hAnsi="Arial" w:cs="Arial"/>
                  <w:color w:val="000000"/>
                  <w:sz w:val="22"/>
                  <w:szCs w:val="22"/>
                </w:rPr>
                <w:t>DS_Dur_WS</w:t>
              </w:r>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1616901" w14:textId="5590E641"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66" w:author="Claire Kouba" w:date="2024-03-19T16:12:00Z"/>
                <w:rFonts w:ascii="Arial" w:eastAsia="Arial" w:hAnsi="Arial" w:cs="Arial"/>
                <w:color w:val="000000"/>
                <w:sz w:val="22"/>
                <w:szCs w:val="22"/>
              </w:rPr>
            </w:pPr>
            <w:ins w:id="367" w:author="Claire Kouba" w:date="2024-03-19T16:17: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98E8E" w14:textId="77777777" w:rsidR="00BC2D2E" w:rsidRDefault="00BC2D2E" w:rsidP="00BC2D2E">
            <w:pPr>
              <w:rPr>
                <w:ins w:id="368" w:author="Claire Kouba" w:date="2024-03-19T16:17:00Z"/>
                <w:rFonts w:ascii="Calibri" w:hAnsi="Calibri" w:cs="Calibri"/>
                <w:color w:val="000000"/>
                <w:sz w:val="22"/>
                <w:szCs w:val="22"/>
              </w:rPr>
            </w:pPr>
            <w:ins w:id="369" w:author="Claire Kouba" w:date="2024-03-19T16:17:00Z">
              <w:r>
                <w:rPr>
                  <w:rFonts w:ascii="Calibri" w:hAnsi="Calibri" w:cs="Calibri"/>
                  <w:color w:val="000000"/>
                  <w:sz w:val="22"/>
                  <w:szCs w:val="22"/>
                </w:rPr>
                <w:t>Dry-season duration</w:t>
              </w:r>
            </w:ins>
          </w:p>
          <w:p w14:paraId="010626B4" w14:textId="77777777"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70" w:author="Claire Kouba" w:date="2024-03-19T16:12:00Z"/>
                <w:rFonts w:ascii="Arial" w:eastAsia="Arial" w:hAnsi="Arial" w:cs="Arial"/>
                <w:color w:val="000000"/>
                <w:sz w:val="22"/>
                <w:szCs w:val="22"/>
              </w:rPr>
            </w:pP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C8F11" w14:textId="77777777" w:rsidR="00BC2D2E" w:rsidRDefault="00BC2D2E" w:rsidP="00BC2D2E">
            <w:pPr>
              <w:rPr>
                <w:ins w:id="371" w:author="Claire Kouba" w:date="2024-03-19T16:17:00Z"/>
                <w:rFonts w:ascii="Calibri" w:hAnsi="Calibri" w:cs="Calibri"/>
                <w:color w:val="000000"/>
                <w:sz w:val="22"/>
                <w:szCs w:val="22"/>
              </w:rPr>
            </w:pPr>
            <w:ins w:id="372" w:author="Claire Kouba" w:date="2024-03-19T16:17:00Z">
              <w:r>
                <w:rPr>
                  <w:rFonts w:ascii="Calibri" w:hAnsi="Calibri" w:cs="Calibri"/>
                  <w:color w:val="000000"/>
                  <w:sz w:val="22"/>
                  <w:szCs w:val="22"/>
                </w:rPr>
                <w:t>Dry-season baseflow duration (# of days from start of dry season to start of wet season)</w:t>
              </w:r>
            </w:ins>
          </w:p>
          <w:p w14:paraId="64078AF9" w14:textId="01A8B06A" w:rsidR="00BC2D2E" w:rsidRDefault="00BC2D2E">
            <w:pPr>
              <w:pBdr>
                <w:top w:val="none" w:sz="0" w:space="0" w:color="000000"/>
                <w:left w:val="none" w:sz="0" w:space="0" w:color="000000"/>
                <w:bottom w:val="none" w:sz="0" w:space="0" w:color="000000"/>
                <w:right w:val="none" w:sz="0" w:space="0" w:color="000000"/>
              </w:pBdr>
              <w:spacing w:before="100" w:after="100"/>
              <w:ind w:right="100"/>
              <w:rPr>
                <w:ins w:id="373" w:author="Claire Kouba" w:date="2024-03-19T16:12:00Z"/>
                <w:rFonts w:ascii="Arial" w:eastAsia="Arial" w:hAnsi="Arial" w:cs="Arial"/>
                <w:color w:val="000000"/>
                <w:sz w:val="22"/>
                <w:szCs w:val="22"/>
              </w:rPr>
              <w:pPrChange w:id="374" w:author="Claire Kouba" w:date="2024-03-19T16:17:00Z">
                <w:pPr>
                  <w:pBdr>
                    <w:top w:val="none" w:sz="0" w:space="0" w:color="000000"/>
                    <w:left w:val="none" w:sz="0" w:space="0" w:color="000000"/>
                    <w:bottom w:val="none" w:sz="0" w:space="0" w:color="000000"/>
                    <w:right w:val="none" w:sz="0" w:space="0" w:color="000000"/>
                  </w:pBdr>
                  <w:spacing w:before="100" w:after="100"/>
                  <w:ind w:left="100" w:right="100"/>
                </w:pPr>
              </w:pPrChange>
            </w:pPr>
          </w:p>
        </w:tc>
      </w:tr>
      <w:tr w:rsidR="00BC2D2E" w:rsidDel="00C73357" w14:paraId="1A680FA5" w14:textId="195A4CBF" w:rsidTr="00C73357">
        <w:trPr>
          <w:gridAfter w:val="1"/>
          <w:wAfter w:w="1852" w:type="dxa"/>
          <w:jc w:val="center"/>
          <w:del w:id="375" w:author="Claire Kouba" w:date="2024-03-19T15:53:00Z"/>
        </w:trPr>
        <w:tc>
          <w:tcPr>
            <w:tcW w:w="14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69CB7E0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376" w:author="Claire Kouba" w:date="2024-03-19T15:53:00Z"/>
              </w:rPr>
            </w:pPr>
            <w:del w:id="377" w:author="Claire Kouba" w:date="2024-03-19T15:53:00Z">
              <w:r w:rsidDel="00C73357">
                <w:rPr>
                  <w:rFonts w:ascii="Arial" w:eastAsia="Arial" w:hAnsi="Arial" w:cs="Arial"/>
                  <w:color w:val="000000"/>
                  <w:sz w:val="22"/>
                  <w:szCs w:val="22"/>
                </w:rPr>
                <w:delText>DS_Mag_90</w:delText>
              </w:r>
            </w:del>
          </w:p>
        </w:tc>
        <w:tc>
          <w:tcPr>
            <w:tcW w:w="18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6780F89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378" w:author="Claire Kouba" w:date="2024-03-19T15:53:00Z"/>
              </w:rPr>
            </w:pPr>
            <w:del w:id="379" w:author="Claire Kouba" w:date="2024-03-19T15:53:00Z">
              <w:r w:rsidDel="00C73357">
                <w:rPr>
                  <w:rFonts w:ascii="Arial" w:eastAsia="Arial" w:hAnsi="Arial" w:cs="Arial"/>
                  <w:color w:val="000000"/>
                  <w:sz w:val="22"/>
                  <w:szCs w:val="22"/>
                </w:rPr>
                <w:delText>Dry Season Flow Magnitude (90th percentile)</w:delText>
              </w:r>
            </w:del>
          </w:p>
        </w:tc>
        <w:tc>
          <w:tcPr>
            <w:tcW w:w="4236" w:type="dxa"/>
            <w:gridSpan w:val="3"/>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5AA22460"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380" w:author="Claire Kouba" w:date="2024-03-19T15:53:00Z"/>
              </w:rPr>
            </w:pPr>
            <w:del w:id="381" w:author="Claire Kouba" w:date="2024-03-19T15:53:00Z">
              <w:r w:rsidDel="00C73357">
                <w:rPr>
                  <w:rFonts w:ascii="Arial" w:eastAsia="Arial" w:hAnsi="Arial" w:cs="Arial"/>
                  <w:color w:val="000000"/>
                  <w:sz w:val="22"/>
                  <w:szCs w:val="22"/>
                </w:rPr>
                <w:delText>90th percentile of daily flow within dry season</w:delText>
              </w:r>
            </w:del>
          </w:p>
        </w:tc>
      </w:tr>
    </w:tbl>
    <w:p w14:paraId="646660C4" w14:textId="1DB95C5F" w:rsidR="00C73357" w:rsidRDefault="00C73357">
      <w:pPr>
        <w:pStyle w:val="CaptionedFigure"/>
        <w:rPr>
          <w:ins w:id="382" w:author="Claire Kouba" w:date="2024-03-19T15:53:00Z"/>
        </w:rPr>
      </w:pPr>
      <w:ins w:id="383" w:author="Claire Kouba" w:date="2024-03-19T15:53:00Z">
        <w:r>
          <w:t xml:space="preserve">Add: </w:t>
        </w:r>
      </w:ins>
    </w:p>
    <w:p w14:paraId="4B1BDEA1" w14:textId="77777777" w:rsidR="00C73357" w:rsidRDefault="00C73357">
      <w:pPr>
        <w:pStyle w:val="CaptionedFigure"/>
        <w:rPr>
          <w:ins w:id="384" w:author="Claire Kouba" w:date="2024-03-19T15:53:00Z"/>
        </w:rPr>
      </w:pPr>
    </w:p>
    <w:p w14:paraId="252CEBE2" w14:textId="1D586D50" w:rsidR="00C26AC4" w:rsidRDefault="0080747B">
      <w:pPr>
        <w:pStyle w:val="CaptionedFigure"/>
      </w:pPr>
      <w:r>
        <w:rPr>
          <w:noProof/>
        </w:rPr>
        <w:lastRenderedPageBreak/>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4"/>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14:paraId="2B6DCD1C" w14:textId="393A22D8" w:rsidR="00D80A64" w:rsidRDefault="0080747B">
      <w:pPr>
        <w:pStyle w:val="Heading2"/>
        <w:rPr>
          <w:ins w:id="385" w:author="Claire Kouba" w:date="2024-03-12T16:50:00Z"/>
        </w:rPr>
        <w:pPrChange w:id="386" w:author="Claire Kouba" w:date="2024-03-12T16:50:00Z">
          <w:pPr>
            <w:pStyle w:val="BodyText"/>
          </w:pPr>
        </w:pPrChange>
      </w:pPr>
      <w:bookmarkStart w:id="387" w:name="X7d4930521050a5fc71765e6d3796ea830523cd8"/>
      <w:bookmarkEnd w:id="105"/>
      <w:r>
        <w:rPr>
          <w:rStyle w:val="SectionNumber"/>
        </w:rPr>
        <w:t>3.2</w:t>
      </w:r>
      <w:ins w:id="388" w:author="Claire Kouba" w:date="2024-03-12T16:42:00Z">
        <w:r w:rsidR="00D90D30">
          <w:rPr>
            <w:rStyle w:val="SectionNumber"/>
          </w:rPr>
          <w:t xml:space="preserve"> Response: Ecological monitoring data</w:t>
        </w:r>
      </w:ins>
    </w:p>
    <w:p w14:paraId="19C33C32" w14:textId="5813CFDA" w:rsidR="00D80A64" w:rsidRDefault="00D80A64" w:rsidP="00D80A64">
      <w:pPr>
        <w:pStyle w:val="FirstParagraph"/>
        <w:rPr>
          <w:ins w:id="389" w:author="Claire Kouba" w:date="2024-03-12T16:50:00Z"/>
        </w:rPr>
      </w:pPr>
      <w:ins w:id="390" w:author="Claire Kouba" w:date="2024-03-12T16:50:00Z">
        <w:r>
          <w:t xml:space="preserve">Multiple observed quantities were evaluated as candidates to best represent the ecological response in the flow-ecology relationship. </w:t>
        </w:r>
      </w:ins>
    </w:p>
    <w:p w14:paraId="49FC8A8D" w14:textId="3C8C7C02" w:rsidR="00D80A64" w:rsidRDefault="00D80A64" w:rsidP="00D80A64">
      <w:pPr>
        <w:pStyle w:val="FirstParagraph"/>
        <w:rPr>
          <w:ins w:id="391" w:author="Claire Kouba" w:date="2024-03-12T16:50:00Z"/>
        </w:rPr>
      </w:pPr>
      <w:ins w:id="392" w:author="Claire Kouba" w:date="2024-03-12T16:50:00Z">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w:t>
        </w:r>
      </w:ins>
      <w:ins w:id="393" w:author="Claire Kouba" w:date="2024-03-12T18:14:00Z">
        <w:r w:rsidR="009F14DC">
          <w:t>evaluated</w:t>
        </w:r>
      </w:ins>
      <w:ins w:id="394" w:author="Claire Kouba" w:date="2024-03-12T16:50:00Z">
        <w:r>
          <w:t xml:space="preserve"> </w:t>
        </w:r>
      </w:ins>
      <w:ins w:id="395" w:author="Claire Kouba" w:date="2024-03-12T18:14:00Z">
        <w:r w:rsidR="009F14DC">
          <w:t>here</w:t>
        </w:r>
      </w:ins>
      <w:ins w:id="396" w:author="Claire Kouba" w:date="2024-03-12T16:50:00Z">
        <w:r>
          <w:t xml:space="preserve"> are:</w:t>
        </w:r>
      </w:ins>
    </w:p>
    <w:p w14:paraId="785C151E" w14:textId="77777777" w:rsidR="00D80A64" w:rsidRDefault="00D80A64" w:rsidP="00D80A64">
      <w:pPr>
        <w:pStyle w:val="Compact"/>
        <w:numPr>
          <w:ilvl w:val="0"/>
          <w:numId w:val="3"/>
        </w:numPr>
        <w:rPr>
          <w:ins w:id="397" w:author="Claire Kouba" w:date="2024-03-12T16:50:00Z"/>
        </w:rPr>
      </w:pPr>
      <w:ins w:id="398" w:author="Claire Kouba" w:date="2024-03-12T16:50:00Z">
        <w:r>
          <w:t>Number of adults migrating from the ocean to freshwater natal streams to spawn. This quantity, the ‘escapement’, is measured at a CDFW counting facility, using a resistance board weir and video counting flume in the Scott River (e.g., Knechtle and Giudice 2021).</w:t>
        </w:r>
      </w:ins>
    </w:p>
    <w:p w14:paraId="7FA30E30" w14:textId="75729E5B" w:rsidR="00D80A64" w:rsidRDefault="00D80A64" w:rsidP="00D80A64">
      <w:pPr>
        <w:pStyle w:val="Compact"/>
        <w:numPr>
          <w:ilvl w:val="0"/>
          <w:numId w:val="3"/>
        </w:numPr>
        <w:rPr>
          <w:ins w:id="399" w:author="Claire Kouba" w:date="2024-03-12T16:50:00Z"/>
        </w:rPr>
      </w:pPr>
      <w:ins w:id="400" w:author="Claire Kouba" w:date="2024-03-12T16:50:00Z">
        <w:r>
          <w:t>Number of salmon gravel nests, or redds, observed during spawning window (e.g., Siskiyou RCD 2017a)</w:t>
        </w:r>
      </w:ins>
      <w:ins w:id="401" w:author="Claire Kouba" w:date="2024-03-12T17:37:00Z">
        <w:r w:rsidR="00F13D79">
          <w:t xml:space="preserve"> (available only for coho)</w:t>
        </w:r>
      </w:ins>
      <w:ins w:id="402" w:author="Claire Kouba" w:date="2024-03-12T16:50:00Z">
        <w:r>
          <w:t>.</w:t>
        </w:r>
      </w:ins>
    </w:p>
    <w:p w14:paraId="2D645607" w14:textId="77777777" w:rsidR="00D80A64" w:rsidRDefault="00D80A64" w:rsidP="00D80A64">
      <w:pPr>
        <w:pStyle w:val="Compact"/>
        <w:numPr>
          <w:ilvl w:val="0"/>
          <w:numId w:val="3"/>
        </w:numPr>
        <w:rPr>
          <w:ins w:id="403" w:author="Claire Kouba" w:date="2024-03-12T16:50:00Z"/>
        </w:rPr>
      </w:pPr>
      <w:ins w:id="404" w:author="Claire Kouba" w:date="2024-03-12T16:50:00Z">
        <w:r>
          <w:t>Number of juvenile yearling, or smolt, salmon. Smolt are counted as outmigrants, often from rotary screw trap observations (e.g., Massie and Morrow 2020).</w:t>
        </w:r>
      </w:ins>
    </w:p>
    <w:p w14:paraId="227DF11B" w14:textId="395987C4" w:rsidR="00D90D30" w:rsidRDefault="00D80A64">
      <w:pPr>
        <w:pStyle w:val="BodyText"/>
        <w:rPr>
          <w:ins w:id="405" w:author="Claire Kouba" w:date="2024-03-12T16:45:00Z"/>
        </w:rPr>
        <w:pPrChange w:id="406" w:author="Claire Kouba" w:date="2024-03-12T17:12:00Z">
          <w:pPr>
            <w:pStyle w:val="Compact"/>
            <w:numPr>
              <w:numId w:val="6"/>
            </w:numPr>
            <w:ind w:left="720" w:hanging="480"/>
          </w:pPr>
        </w:pPrChange>
      </w:pPr>
      <w:ins w:id="407" w:author="Claire Kouba" w:date="2024-03-12T16:50:00Z">
        <w:r>
          <w:lastRenderedPageBreak/>
          <w:t>In addition to these three metrics, it is possible to calculate a combined metric that normalizes for the annual escapement using monitoring data across multiple years to capture both the spawning and outmigrating events for the relevant cohort:</w:t>
        </w:r>
        <w:r w:rsidRPr="00501785">
          <w:t xml:space="preserve"> </w:t>
        </w:r>
        <w:r>
          <w:t>the number of salmon smolt produced per spawning female.</w:t>
        </w:r>
      </w:ins>
      <w:del w:id="408" w:author="Claire Kouba" w:date="2024-03-12T16:43:00Z">
        <w:r w:rsidR="0080747B" w:rsidDel="00D90D30">
          <w:tab/>
        </w:r>
      </w:del>
    </w:p>
    <w:p w14:paraId="73D3BF87" w14:textId="77777777" w:rsidR="00D90D30" w:rsidRPr="00D90D30" w:rsidRDefault="00D90D30">
      <w:pPr>
        <w:pStyle w:val="BodyText"/>
        <w:rPr>
          <w:ins w:id="409" w:author="Claire Kouba" w:date="2024-03-12T16:42:00Z"/>
        </w:rPr>
        <w:pPrChange w:id="410" w:author="Claire Kouba" w:date="2024-03-12T16:45:00Z">
          <w:pPr>
            <w:pStyle w:val="Heading2"/>
          </w:pPr>
        </w:pPrChange>
      </w:pPr>
    </w:p>
    <w:p w14:paraId="49434A82" w14:textId="4B11D1B1" w:rsidR="00C26AC4" w:rsidRDefault="00D90D30">
      <w:pPr>
        <w:pStyle w:val="Heading2"/>
      </w:pPr>
      <w:ins w:id="411" w:author="Claire Kouba" w:date="2024-03-12T16:42:00Z">
        <w:r>
          <w:t xml:space="preserve">3.3 </w:t>
        </w:r>
      </w:ins>
      <w:r w:rsidR="0080747B">
        <w:t xml:space="preserve">Data alignment and correlation coefficients </w:t>
      </w:r>
      <w:del w:id="412" w:author="Claire Kouba" w:date="2024-03-12T16:44:00Z">
        <w:r w:rsidR="0080747B" w:rsidDel="00D90D30">
          <w:delText>between flow metrics and ecological observations</w:delText>
        </w:r>
      </w:del>
    </w:p>
    <w:p w14:paraId="19C22D30" w14:textId="6B0719A6" w:rsidR="008B644B" w:rsidRDefault="00EB1FD5">
      <w:pPr>
        <w:pStyle w:val="FirstParagraph"/>
        <w:rPr>
          <w:ins w:id="413" w:author="Claire Kouba" w:date="2024-03-19T11:33:00Z"/>
        </w:rPr>
      </w:pPr>
      <w:ins w:id="414" w:author="Claire Kouba" w:date="2024-03-19T15:44:00Z">
        <w:r>
          <w:t xml:space="preserve">To evaluate which </w:t>
        </w:r>
      </w:ins>
      <w:ins w:id="415" w:author="Claire Kouba" w:date="2024-03-19T15:45:00Z">
        <w:r>
          <w:t>ecological observations were most suitable as a response variable,</w:t>
        </w:r>
      </w:ins>
      <w:del w:id="416" w:author="Claire Kouba" w:date="2024-03-19T15:45:00Z">
        <w:r w:rsidR="0080747B" w:rsidDel="00EB1FD5">
          <w:delText>In the first pass of flow metric predictor selection,</w:delText>
        </w:r>
      </w:del>
      <w:r w:rsidR="0080747B">
        <w:t xml:space="preserve"> </w:t>
      </w:r>
      <w:del w:id="417" w:author="Claire Kouba" w:date="2024-03-19T15:45:00Z">
        <w:r w:rsidR="0080747B" w:rsidDel="00EB1FD5">
          <w:delText xml:space="preserve">potential predictor </w:delText>
        </w:r>
      </w:del>
      <w:ins w:id="418" w:author="Claire Kouba" w:date="2024-03-12T18:15:00Z">
        <w:r w:rsidR="009F14DC">
          <w:t xml:space="preserve"> </w:t>
        </w:r>
      </w:ins>
      <w:del w:id="419" w:author="Claire Kouba" w:date="2024-03-19T15:45:00Z">
        <w:r w:rsidR="0080747B" w:rsidDel="00EB1FD5">
          <w:delText xml:space="preserve">variables were screened using </w:delText>
        </w:r>
      </w:del>
      <w:ins w:id="420" w:author="Claire Kouba" w:date="2024-03-18T13:26:00Z">
        <w:r w:rsidR="00F55813">
          <w:t xml:space="preserve">Pearson </w:t>
        </w:r>
      </w:ins>
      <w:r w:rsidR="0080747B">
        <w:t>correlation coefficients</w:t>
      </w:r>
      <w:ins w:id="421" w:author="Claire Kouba" w:date="2024-03-18T13:26:00Z">
        <w:r w:rsidR="00F55813">
          <w:t xml:space="preserve"> (</w:t>
        </w:r>
      </w:ins>
      <w:ins w:id="422" w:author="Claire Kouba" w:date="2024-03-19T10:42:00Z">
        <w:r w:rsidR="00097EA7">
          <w:t xml:space="preserve">Pearson </w:t>
        </w:r>
      </w:ins>
      <w:ins w:id="423" w:author="Claire Kouba" w:date="2024-03-19T10:43:00Z">
        <w:r w:rsidR="00097EA7">
          <w:t>1895</w:t>
        </w:r>
      </w:ins>
      <w:ins w:id="424" w:author="Claire Kouba" w:date="2024-03-18T13:26:00Z">
        <w:r w:rsidR="00F55813">
          <w:t>)</w:t>
        </w:r>
      </w:ins>
      <w:ins w:id="425" w:author="Claire Kouba" w:date="2024-03-19T15:46:00Z">
        <w:r w:rsidR="00C73357">
          <w:t xml:space="preserve"> were calculated between all hydrologic and ecological observations</w:t>
        </w:r>
      </w:ins>
      <w:r w:rsidR="0080747B">
        <w:t>. Before the coefficients could be calculated</w:t>
      </w:r>
      <w:ins w:id="426" w:author="Thomas Harter" w:date="2024-03-11T01:20:00Z">
        <w:r w:rsidR="00AF4416">
          <w:t>,</w:t>
        </w:r>
      </w:ins>
      <w:r w:rsidR="0080747B">
        <w:t xml:space="preserve"> the data was </w:t>
      </w:r>
      <w:del w:id="427" w:author="Thomas Harter" w:date="2024-03-18T01:18:00Z">
        <w:r w:rsidR="0080747B" w:rsidDel="003A4F34">
          <w:delText xml:space="preserve">manipulated </w:delText>
        </w:r>
      </w:del>
      <w:ins w:id="428" w:author="Thomas Harter" w:date="2024-03-18T01:18:00Z">
        <w:r w:rsidR="003A4F34">
          <w:t>a</w:t>
        </w:r>
      </w:ins>
      <w:ins w:id="429" w:author="Thomas Harter" w:date="2024-03-18T01:22:00Z">
        <w:r w:rsidR="00F9152A">
          <w:t xml:space="preserve">ligned </w:t>
        </w:r>
      </w:ins>
      <w:ins w:id="430" w:author="Claire Kouba" w:date="2024-03-19T11:26:00Z">
        <w:r w:rsidR="005516A0">
          <w:t xml:space="preserve">to each </w:t>
        </w:r>
      </w:ins>
      <w:ins w:id="431" w:author="Claire Kouba" w:date="2024-03-19T11:29:00Z">
        <w:r w:rsidR="008B644B">
          <w:t>salmon cohort</w:t>
        </w:r>
      </w:ins>
      <w:ins w:id="432" w:author="Claire Kouba" w:date="2024-03-19T11:27:00Z">
        <w:r w:rsidR="008B644B">
          <w:t xml:space="preserve">. </w:t>
        </w:r>
      </w:ins>
      <w:ins w:id="433" w:author="Claire Kouba" w:date="2024-03-19T11:30:00Z">
        <w:r w:rsidR="008B644B">
          <w:t>Specifically</w:t>
        </w:r>
      </w:ins>
      <w:ins w:id="434" w:author="Claire Kouba" w:date="2024-03-19T11:27:00Z">
        <w:r w:rsidR="008B644B">
          <w:t xml:space="preserve">, </w:t>
        </w:r>
      </w:ins>
      <w:ins w:id="435" w:author="Thomas Harter" w:date="2024-03-18T01:22:00Z">
        <w:del w:id="436" w:author="Claire Kouba" w:date="2024-03-19T11:27:00Z">
          <w:r w:rsidR="00F9152A" w:rsidDel="008B644B">
            <w:delText xml:space="preserve">(i.e., </w:delText>
          </w:r>
        </w:del>
      </w:ins>
      <w:ins w:id="437" w:author="Claire Kouba" w:date="2024-03-19T11:26:00Z">
        <w:r w:rsidR="008B644B">
          <w:t xml:space="preserve">each cohort was assigned </w:t>
        </w:r>
      </w:ins>
      <w:ins w:id="438" w:author="Claire Kouba" w:date="2024-03-19T11:32:00Z">
        <w:r w:rsidR="008B644B">
          <w:t xml:space="preserve">one row in a data table, and </w:t>
        </w:r>
      </w:ins>
      <w:ins w:id="439" w:author="Claire Kouba" w:date="2024-03-19T11:26:00Z">
        <w:r w:rsidR="008B644B">
          <w:t xml:space="preserve">the flow metrics </w:t>
        </w:r>
      </w:ins>
      <w:ins w:id="440" w:author="Claire Kouba" w:date="2024-03-19T11:30:00Z">
        <w:r w:rsidR="008B644B">
          <w:t xml:space="preserve">that it experienced </w:t>
        </w:r>
      </w:ins>
      <w:ins w:id="441" w:author="Claire Kouba" w:date="2024-03-19T11:27:00Z">
        <w:r w:rsidR="008B644B">
          <w:t>in different life stages</w:t>
        </w:r>
      </w:ins>
      <w:ins w:id="442" w:author="Claire Kouba" w:date="2024-03-19T11:32:00Z">
        <w:r w:rsidR="008B644B">
          <w:t xml:space="preserve"> </w:t>
        </w:r>
      </w:ins>
      <w:ins w:id="443" w:author="Claire Kouba" w:date="2024-03-19T11:55:00Z">
        <w:r w:rsidR="00EA5A64">
          <w:t xml:space="preserve">(as eggs, as rearing juveniles, and as yearlings/outmigrating smolt) </w:t>
        </w:r>
      </w:ins>
      <w:ins w:id="444" w:author="Claire Kouba" w:date="2024-03-19T11:32:00Z">
        <w:r w:rsidR="008B644B">
          <w:t>were used to populate values in columns for each cohort</w:t>
        </w:r>
      </w:ins>
      <w:ins w:id="445" w:author="Claire Kouba" w:date="2024-03-19T11:30:00Z">
        <w:r w:rsidR="008B644B">
          <w:t>.</w:t>
        </w:r>
      </w:ins>
    </w:p>
    <w:p w14:paraId="358E48C0" w14:textId="10C43F95" w:rsidR="00C26AC4" w:rsidRDefault="00F9152A">
      <w:pPr>
        <w:pStyle w:val="FirstParagraph"/>
      </w:pPr>
      <w:commentRangeStart w:id="446"/>
      <w:ins w:id="447" w:author="Thomas Harter" w:date="2024-03-18T01:22:00Z">
        <w:del w:id="448" w:author="Claire Kouba" w:date="2024-03-19T11:29:00Z">
          <w:r w:rsidDel="008B644B">
            <w:delText>amended</w:delText>
          </w:r>
        </w:del>
      </w:ins>
      <w:commentRangeEnd w:id="446"/>
      <w:del w:id="449" w:author="Claire Kouba" w:date="2024-03-19T11:29:00Z">
        <w:r w:rsidR="00C075FC" w:rsidDel="008B644B">
          <w:rPr>
            <w:rStyle w:val="CommentReference"/>
          </w:rPr>
          <w:commentReference w:id="446"/>
        </w:r>
      </w:del>
      <w:ins w:id="450" w:author="Thomas Harter" w:date="2024-03-18T01:22:00Z">
        <w:del w:id="451" w:author="Claire Kouba" w:date="2024-03-19T11:29:00Z">
          <w:r w:rsidDel="008B644B">
            <w:delText>)</w:delText>
          </w:r>
        </w:del>
      </w:ins>
      <w:ins w:id="452" w:author="Thomas Harter" w:date="2024-03-18T01:18:00Z">
        <w:del w:id="453" w:author="Claire Kouba" w:date="2024-03-19T11:29:00Z">
          <w:r w:rsidR="003A4F34" w:rsidDel="008B644B">
            <w:delText xml:space="preserve"> </w:delText>
          </w:r>
        </w:del>
      </w:ins>
      <w:del w:id="454" w:author="Claire Kouba" w:date="2024-03-19T11:29:00Z">
        <w:r w:rsidR="0080747B" w:rsidDel="008B644B">
          <w:delText>to</w:delText>
        </w:r>
      </w:del>
      <w:ins w:id="455" w:author="Thomas Harter" w:date="2024-03-18T01:22:00Z">
        <w:del w:id="456" w:author="Claire Kouba" w:date="2024-03-19T11:29:00Z">
          <w:r w:rsidDel="008B644B">
            <w:delText xml:space="preserve"> include an</w:delText>
          </w:r>
        </w:del>
      </w:ins>
      <w:del w:id="457" w:author="Claire Kouba" w:date="2024-03-19T11:29:00Z">
        <w:r w:rsidR="0080747B" w:rsidDel="008B644B">
          <w:delText xml:space="preserve"> assign</w:delText>
        </w:r>
      </w:del>
      <w:ins w:id="458" w:author="Thomas Harter" w:date="2024-03-18T01:22:00Z">
        <w:del w:id="459" w:author="Claire Kouba" w:date="2024-03-19T11:29:00Z">
          <w:r w:rsidDel="008B644B">
            <w:delText>ment of</w:delText>
          </w:r>
        </w:del>
      </w:ins>
      <w:del w:id="460" w:author="Claire Kouba" w:date="2024-03-19T11:29:00Z">
        <w:r w:rsidR="0080747B" w:rsidDel="008B644B">
          <w:delText xml:space="preserve"> each cohort’s </w:delText>
        </w:r>
      </w:del>
      <w:ins w:id="461" w:author="Thomas Harter" w:date="2024-03-18T01:24:00Z">
        <w:del w:id="462" w:author="Claire Kouba" w:date="2024-03-19T11:29:00Z">
          <w:r w:rsidR="00703985" w:rsidDel="008B644B">
            <w:delText xml:space="preserve">life stage </w:delText>
          </w:r>
          <w:r w:rsidR="00DF022F" w:rsidDel="008B644B">
            <w:delText xml:space="preserve">to the </w:delText>
          </w:r>
        </w:del>
      </w:ins>
      <w:del w:id="463" w:author="Claire Kouba" w:date="2024-03-19T11:29:00Z">
        <w:r w:rsidR="0080747B" w:rsidDel="008B644B">
          <w:delText xml:space="preserve">ecological observations </w:delText>
        </w:r>
      </w:del>
      <w:ins w:id="464" w:author="Thomas Harter" w:date="2024-03-18T01:24:00Z">
        <w:del w:id="465" w:author="Claire Kouba" w:date="2024-03-19T11:29:00Z">
          <w:r w:rsidR="00DF022F" w:rsidDel="008B644B">
            <w:delText xml:space="preserve">and </w:delText>
          </w:r>
        </w:del>
      </w:ins>
      <w:del w:id="466" w:author="Claire Kouba" w:date="2024-03-19T11:29:00Z">
        <w:r w:rsidR="0080747B" w:rsidDel="008B644B">
          <w:delText xml:space="preserve">to the metrics of flow phenomena occurring at each life stage. </w:delText>
        </w:r>
      </w:del>
      <w:r w:rsidR="0080747B">
        <w:t>The coho salmon life cycle is largely regular in Scott Valley, with 3 defined cohorts that each return to natal streams at 3 years of age (e.g., CDFW 2021). Conversely, the majority of Chinook salmon return to spawn when they are 2 to 6 years old (Bourret, Caudill, and Keefer 2016), resulting in less of a cohort structure than for coho.</w:t>
      </w:r>
    </w:p>
    <w:p w14:paraId="2E89BA54" w14:textId="633CAD7A" w:rsidR="00C26AC4" w:rsidRDefault="0080747B">
      <w:pPr>
        <w:pStyle w:val="Heading3"/>
      </w:pPr>
      <w:bookmarkStart w:id="467" w:name="data-alignment---coho"/>
      <w:r>
        <w:rPr>
          <w:rStyle w:val="SectionNumber"/>
        </w:rPr>
        <w:t>3.</w:t>
      </w:r>
      <w:del w:id="468" w:author="Claire Kouba" w:date="2024-03-12T21:15:00Z">
        <w:r w:rsidDel="007D57EB">
          <w:rPr>
            <w:rStyle w:val="SectionNumber"/>
          </w:rPr>
          <w:delText>2</w:delText>
        </w:r>
      </w:del>
      <w:ins w:id="469" w:author="Claire Kouba" w:date="2024-03-12T21:15:00Z">
        <w:r w:rsidR="007D57EB">
          <w:rPr>
            <w:rStyle w:val="SectionNumber"/>
          </w:rPr>
          <w:t>3</w:t>
        </w:r>
      </w:ins>
      <w:r>
        <w:rPr>
          <w:rStyle w:val="SectionNumber"/>
        </w:rPr>
        <w:t>.1</w:t>
      </w:r>
      <w:r>
        <w:tab/>
        <w:t>Data alignment - coho</w:t>
      </w:r>
    </w:p>
    <w:p w14:paraId="74BDF46A" w14:textId="77777777" w:rsidR="00C26AC4" w:rsidRDefault="0080747B">
      <w:pPr>
        <w:pStyle w:val="FirstParagraph"/>
      </w:pPr>
      <w:r>
        <w:t>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Rearing Year (RY), January-December of the full year the cohort spends in the watershed</w:t>
      </w:r>
    </w:p>
    <w:p w14:paraId="126A5D5C" w14:textId="77777777" w:rsidR="00C26AC4" w:rsidRDefault="0080747B">
      <w:pPr>
        <w:pStyle w:val="Compact"/>
        <w:numPr>
          <w:ilvl w:val="0"/>
          <w:numId w:val="4"/>
        </w:numPr>
      </w:pPr>
      <w:r>
        <w:t>Smolt Year (SY), January-July of the year of the cohort’s smolt outmigration</w:t>
      </w:r>
    </w:p>
    <w:p w14:paraId="158C5AA8" w14:textId="77777777" w:rsidR="00C26AC4" w:rsidRDefault="0080747B">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designated subperiods (e.g., the extreme dry water year of 2014, in which the “fall reconnection” of flows in Brood Year 2013 did not occur until February of the cohort’s </w:t>
      </w:r>
      <w:r>
        <w:lastRenderedPageBreak/>
        <w:t>Rearing Year), but they will be nevertheless be referred to by these designations for consistency.</w:t>
      </w:r>
    </w:p>
    <w:p w14:paraId="4AF56B7F" w14:textId="7A13014D" w:rsidR="008B644B" w:rsidRDefault="0080747B">
      <w:pPr>
        <w:pStyle w:val="BodyText"/>
        <w:rPr>
          <w:ins w:id="470" w:author="Claire Kouba" w:date="2024-03-19T11:33:00Z"/>
        </w:rPr>
      </w:pPr>
      <w:r>
        <w:t xml:space="preserve">To build empirical relationships between hydrology and biology, we tabulated the flow metrics by Brood Year of the affected cohort </w:t>
      </w:r>
      <w:r>
        <w:rPr>
          <w:i/>
          <w:iCs/>
        </w:rPr>
        <w:t>(Supplemental Table 1)</w:t>
      </w:r>
      <w:r>
        <w:t xml:space="preserve">. </w:t>
      </w:r>
      <w:ins w:id="471" w:author="Claire Kouba" w:date="2024-03-19T11:33:00Z">
        <w:r w:rsidR="008B644B">
          <w:t xml:space="preserve">For example, the value for </w:t>
        </w:r>
      </w:ins>
      <w:ins w:id="472" w:author="Claire Kouba" w:date="2024-03-19T11:51:00Z">
        <w:r w:rsidR="003C0392">
          <w:t>fall reconnection timing</w:t>
        </w:r>
        <w:r w:rsidR="00EA5A64">
          <w:t xml:space="preserve"> (100 cfs flow threshold)</w:t>
        </w:r>
        <w:r w:rsidR="003C0392">
          <w:t xml:space="preserve"> in fall </w:t>
        </w:r>
      </w:ins>
      <w:ins w:id="473" w:author="Claire Kouba" w:date="2024-03-19T11:33:00Z">
        <w:r w:rsidR="008B644B">
          <w:t>of 201</w:t>
        </w:r>
      </w:ins>
      <w:ins w:id="474" w:author="Claire Kouba" w:date="2024-03-19T11:51:00Z">
        <w:r w:rsidR="00EA5A64">
          <w:t>1</w:t>
        </w:r>
      </w:ins>
      <w:ins w:id="475" w:author="Claire Kouba" w:date="2024-03-19T11:33:00Z">
        <w:r w:rsidR="008B644B">
          <w:t xml:space="preserve"> was assigned to the</w:t>
        </w:r>
      </w:ins>
      <w:ins w:id="476" w:author="Claire Kouba" w:date="2024-03-19T11:36:00Z">
        <w:r w:rsidR="008B644B">
          <w:t xml:space="preserve"> column “</w:t>
        </w:r>
      </w:ins>
      <w:ins w:id="477" w:author="Claire Kouba" w:date="2024-03-19T11:51:00Z">
        <w:r w:rsidR="003C0392">
          <w:t>BY_recon_</w:t>
        </w:r>
        <w:r w:rsidR="00EA5A64">
          <w:t>100</w:t>
        </w:r>
      </w:ins>
      <w:ins w:id="478" w:author="Claire Kouba" w:date="2024-03-19T11:36:00Z">
        <w:r w:rsidR="008B644B">
          <w:t>”</w:t>
        </w:r>
      </w:ins>
      <w:ins w:id="479" w:author="Claire Kouba" w:date="2024-03-19T11:52:00Z">
        <w:r w:rsidR="00EA5A64">
          <w:t xml:space="preserve"> for the</w:t>
        </w:r>
      </w:ins>
      <w:ins w:id="480" w:author="Claire Kouba" w:date="2024-03-19T11:36:00Z">
        <w:r w:rsidR="008B644B">
          <w:t xml:space="preserve"> </w:t>
        </w:r>
      </w:ins>
      <w:ins w:id="481" w:author="Claire Kouba" w:date="2024-03-19T11:34:00Z">
        <w:r w:rsidR="008B644B">
          <w:t>Brood Year 2011 cohort</w:t>
        </w:r>
      </w:ins>
      <w:ins w:id="482" w:author="Claire Kouba" w:date="2024-03-19T11:35:00Z">
        <w:r w:rsidR="008B644B">
          <w:t xml:space="preserve">. The same value was assigned to the </w:t>
        </w:r>
      </w:ins>
      <w:ins w:id="483" w:author="Claire Kouba" w:date="2024-03-19T11:52:00Z">
        <w:r w:rsidR="00EA5A64">
          <w:t>column “RY_recon_100” for the Brood Year 2010</w:t>
        </w:r>
      </w:ins>
      <w:ins w:id="484" w:author="Claire Kouba" w:date="2024-03-19T11:35:00Z">
        <w:r w:rsidR="008B644B">
          <w:t xml:space="preserve">, which experienced </w:t>
        </w:r>
      </w:ins>
      <w:ins w:id="485" w:author="Claire Kouba" w:date="2024-03-19T11:52:00Z">
        <w:r w:rsidR="00EA5A64">
          <w:t>fall</w:t>
        </w:r>
      </w:ins>
      <w:ins w:id="486" w:author="Claire Kouba" w:date="2024-03-19T11:35:00Z">
        <w:r w:rsidR="008B644B">
          <w:t xml:space="preserve"> 201</w:t>
        </w:r>
      </w:ins>
      <w:ins w:id="487" w:author="Claire Kouba" w:date="2024-03-19T11:52:00Z">
        <w:r w:rsidR="00EA5A64">
          <w:t>1</w:t>
        </w:r>
      </w:ins>
      <w:ins w:id="488" w:author="Claire Kouba" w:date="2024-03-19T11:35:00Z">
        <w:r w:rsidR="008B644B">
          <w:t xml:space="preserve"> as </w:t>
        </w:r>
      </w:ins>
      <w:ins w:id="489" w:author="Claire Kouba" w:date="2024-03-19T11:56:00Z">
        <w:r w:rsidR="00EA5A64">
          <w:t>rearing</w:t>
        </w:r>
      </w:ins>
      <w:ins w:id="490" w:author="Claire Kouba" w:date="2024-03-19T11:35:00Z">
        <w:r w:rsidR="008B644B">
          <w:t xml:space="preserve"> juveniles</w:t>
        </w:r>
      </w:ins>
      <w:ins w:id="491" w:author="Claire Kouba" w:date="2024-03-19T11:33:00Z">
        <w:r w:rsidR="008B644B">
          <w:t>.</w:t>
        </w:r>
      </w:ins>
    </w:p>
    <w:p w14:paraId="447E9667" w14:textId="5827C82A" w:rsidR="00C26AC4" w:rsidRDefault="00EA5A64">
      <w:pPr>
        <w:pStyle w:val="BodyText"/>
      </w:pPr>
      <w:ins w:id="492" w:author="Claire Kouba" w:date="2024-03-19T11:53:00Z">
        <w:r>
          <w:t xml:space="preserve">Each brood year (i.e., </w:t>
        </w:r>
      </w:ins>
      <w:del w:id="493" w:author="Claire Kouba" w:date="2024-03-19T11:53:00Z">
        <w:r w:rsidR="0080747B" w:rsidDel="00EA5A64">
          <w:delText xml:space="preserve">In </w:delText>
        </w:r>
      </w:del>
      <w:r w:rsidR="0080747B">
        <w:t xml:space="preserve">each </w:t>
      </w:r>
      <w:del w:id="494" w:author="Claire Kouba" w:date="2024-03-19T11:53:00Z">
        <w:r w:rsidR="0080747B" w:rsidDel="00EA5A64">
          <w:delText xml:space="preserve">record (or </w:delText>
        </w:r>
      </w:del>
      <w:r w:rsidR="0080747B">
        <w:t>row</w:t>
      </w:r>
      <w:del w:id="495" w:author="Claire Kouba" w:date="2024-03-19T11:53:00Z">
        <w:r w:rsidR="0080747B" w:rsidDel="00EA5A64">
          <w:delText>)</w:delText>
        </w:r>
      </w:del>
      <w:r w:rsidR="0080747B">
        <w:t xml:space="preserve"> of this table</w:t>
      </w:r>
      <w:ins w:id="496" w:author="Claire Kouba" w:date="2024-03-19T11:53:00Z">
        <w:r>
          <w:t>)</w:t>
        </w:r>
      </w:ins>
      <w:r w:rsidR="0080747B">
        <w:t xml:space="preserve">, </w:t>
      </w:r>
      <w:ins w:id="497" w:author="Claire Kouba" w:date="2024-03-19T11:53:00Z">
        <w:r>
          <w:t xml:space="preserve">is associated with </w:t>
        </w:r>
      </w:ins>
      <w:r w:rsidR="0080747B">
        <w:t>multiple “fish outcome” observatio</w:t>
      </w:r>
      <w:ins w:id="498" w:author="Claire Kouba" w:date="2024-03-19T11:54:00Z">
        <w:r>
          <w:t>n type</w:t>
        </w:r>
      </w:ins>
      <w:del w:id="499" w:author="Claire Kouba" w:date="2024-03-19T11:54:00Z">
        <w:r w:rsidR="0080747B" w:rsidDel="00EA5A64">
          <w:delText>n</w:delText>
        </w:r>
      </w:del>
      <w:r w:rsidR="0080747B">
        <w:t>s</w:t>
      </w:r>
      <w:del w:id="500" w:author="Claire Kouba" w:date="2024-03-19T11:54:00Z">
        <w:r w:rsidR="0080747B" w:rsidDel="00EA5A64">
          <w:delText xml:space="preserve"> are assigned to each brood year,</w:delText>
        </w:r>
      </w:del>
      <w:ins w:id="501" w:author="Claire Kouba" w:date="2024-03-19T11:54:00Z">
        <w:r>
          <w:t>,</w:t>
        </w:r>
      </w:ins>
      <w:r w:rsidR="0080747B">
        <w:t xml:space="preserve"> including number of Chinook and coho spawners observed and the estimated number of smolt observed at the end of their CFLP.</w:t>
      </w:r>
      <w:del w:id="502" w:author="Claire Kouba" w:date="2024-03-19T11:54:00Z">
        <w:r w:rsidR="0080747B" w:rsidDel="00EA5A64">
          <w:delText xml:space="preserve"> Hydrologic metrics are assigned to each Brood Year in terms of which flow metrics </w:delText>
        </w:r>
      </w:del>
      <w:ins w:id="503" w:author="Thomas Harter" w:date="2024-03-18T01:26:00Z">
        <w:del w:id="504" w:author="Claire Kouba" w:date="2024-03-19T11:54:00Z">
          <w:r w:rsidR="00E94A54" w:rsidDel="00EA5A64">
            <w:delText xml:space="preserve">that </w:delText>
          </w:r>
        </w:del>
      </w:ins>
      <w:del w:id="505" w:author="Claire Kouba" w:date="2024-03-19T11:54:00Z">
        <w:r w:rsidR="0080747B" w:rsidDel="00EA5A64">
          <w:delText>affected the salmon cohort as eggs, as rearing juveniles, and as yearlings/outmigrating smolt.</w:delText>
        </w:r>
      </w:del>
    </w:p>
    <w:p w14:paraId="475CD02C" w14:textId="659085AA" w:rsidR="00C26AC4" w:rsidRDefault="0080747B">
      <w:pPr>
        <w:pStyle w:val="Heading3"/>
      </w:pPr>
      <w:bookmarkStart w:id="506" w:name="data-alignment---chinook"/>
      <w:bookmarkEnd w:id="467"/>
      <w:r>
        <w:rPr>
          <w:rStyle w:val="SectionNumber"/>
        </w:rPr>
        <w:t>3.</w:t>
      </w:r>
      <w:del w:id="507" w:author="Claire Kouba" w:date="2024-03-12T21:15:00Z">
        <w:r w:rsidDel="007D57EB">
          <w:rPr>
            <w:rStyle w:val="SectionNumber"/>
          </w:rPr>
          <w:delText>2</w:delText>
        </w:r>
      </w:del>
      <w:ins w:id="508" w:author="Claire Kouba" w:date="2024-03-12T21:15:00Z">
        <w:r w:rsidR="007D57EB">
          <w:rPr>
            <w:rStyle w:val="SectionNumber"/>
          </w:rPr>
          <w:t>3</w:t>
        </w:r>
      </w:ins>
      <w:r>
        <w:rPr>
          <w:rStyle w:val="SectionNumber"/>
        </w:rPr>
        <w:t>.2</w:t>
      </w:r>
      <w:r>
        <w:tab/>
        <w:t>Data alignment - Chinook</w:t>
      </w:r>
    </w:p>
    <w:p w14:paraId="4EAB1142" w14:textId="77777777" w:rsidR="00C26AC4" w:rsidRDefault="0080747B">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13C1F2B0" w14:textId="44DF1738" w:rsidR="00C26AC4" w:rsidRDefault="0080747B">
      <w:pPr>
        <w:pStyle w:val="Heading3"/>
        <w:pPrChange w:id="509" w:author="Claire Kouba" w:date="2024-03-12T21:16:00Z">
          <w:pPr>
            <w:pStyle w:val="Heading2"/>
          </w:pPr>
        </w:pPrChange>
      </w:pPr>
      <w:bookmarkStart w:id="510" w:name="X6018d71259a21efbcc9b5e28fcc63c4e048acf0"/>
      <w:bookmarkEnd w:id="387"/>
      <w:bookmarkEnd w:id="506"/>
      <w:r>
        <w:rPr>
          <w:rStyle w:val="SectionNumber"/>
        </w:rPr>
        <w:t>3.3</w:t>
      </w:r>
      <w:ins w:id="511" w:author="Claire Kouba" w:date="2024-03-12T21:15:00Z">
        <w:r w:rsidR="007D57EB">
          <w:rPr>
            <w:rStyle w:val="SectionNumber"/>
          </w:rPr>
          <w:t>.3</w:t>
        </w:r>
      </w:ins>
      <w:r>
        <w:tab/>
        <w:t xml:space="preserve">Flow-ecology correlations and </w:t>
      </w:r>
      <w:ins w:id="512" w:author="Claire Kouba" w:date="2024-03-19T16:21:00Z">
        <w:r w:rsidR="00BC2D2E">
          <w:t>response metric</w:t>
        </w:r>
      </w:ins>
      <w:del w:id="513" w:author="Claire Kouba" w:date="2024-03-19T16:21:00Z">
        <w:r w:rsidDel="00BC2D2E">
          <w:delText xml:space="preserve">first pass </w:delText>
        </w:r>
      </w:del>
      <w:del w:id="514" w:author="Claire Kouba" w:date="2024-03-12T18:15:00Z">
        <w:r w:rsidDel="009F14DC">
          <w:delText xml:space="preserve">predictor </w:delText>
        </w:r>
      </w:del>
      <w:ins w:id="515" w:author="Claire Kouba" w:date="2024-03-12T18:15:00Z">
        <w:r w:rsidR="009F14DC">
          <w:t xml:space="preserve"> </w:t>
        </w:r>
      </w:ins>
      <w:r>
        <w:t>selection</w:t>
      </w:r>
    </w:p>
    <w:p w14:paraId="535E0485" w14:textId="599BF8C7" w:rsidR="00F13D79" w:rsidRDefault="00F13D79" w:rsidP="006044F0">
      <w:pPr>
        <w:pStyle w:val="BodyText"/>
        <w:rPr>
          <w:ins w:id="516" w:author="Claire Kouba" w:date="2024-03-12T17:41:00Z"/>
        </w:rPr>
      </w:pPr>
      <w:ins w:id="517" w:author="Claire Kouba" w:date="2024-03-12T17:36:00Z">
        <w:r>
          <w:t>After aligning hydrolog</w:t>
        </w:r>
      </w:ins>
      <w:ins w:id="518" w:author="Claire Kouba" w:date="2024-03-12T17:39:00Z">
        <w:r>
          <w:t>y</w:t>
        </w:r>
      </w:ins>
      <w:ins w:id="519" w:author="Claire Kouba" w:date="2024-03-12T17:36:00Z">
        <w:r>
          <w:t xml:space="preserve"> data with the appropriate salmon cohort, we assessed the potential for hydrologic metrics to predict biological outcomes by calculating Pearson correlation coefficients </w:t>
        </w:r>
      </w:ins>
      <w:ins w:id="520" w:author="Claire Kouba" w:date="2024-03-19T11:56:00Z">
        <w:r w:rsidR="00EA5A64">
          <w:t xml:space="preserve">(Pearson 1895) </w:t>
        </w:r>
      </w:ins>
      <w:ins w:id="521" w:author="Claire Kouba" w:date="2024-03-12T17:36:00Z">
        <w:r>
          <w:t xml:space="preserve">between </w:t>
        </w:r>
      </w:ins>
      <w:ins w:id="522" w:author="Claire Kouba" w:date="2024-03-12T18:16:00Z">
        <w:r w:rsidR="009F14DC">
          <w:t>49</w:t>
        </w:r>
      </w:ins>
      <w:ins w:id="523" w:author="Claire Kouba" w:date="2024-03-12T17:36:00Z">
        <w:r>
          <w:t xml:space="preserve"> hydrologic predictors and 7 ecological metrics (4 four </w:t>
        </w:r>
      </w:ins>
      <w:ins w:id="524" w:author="Claire Kouba" w:date="2024-03-12T17:40:00Z">
        <w:r>
          <w:t xml:space="preserve">for </w:t>
        </w:r>
      </w:ins>
      <w:ins w:id="525" w:author="Claire Kouba" w:date="2024-03-12T17:36:00Z">
        <w:r>
          <w:t>coho and three for Chinook)</w:t>
        </w:r>
      </w:ins>
      <w:ins w:id="526" w:author="Claire Kouba" w:date="2024-03-12T18:16:00Z">
        <w:r w:rsidR="009F14DC">
          <w:t xml:space="preserve"> (</w:t>
        </w:r>
        <w:r w:rsidR="009F14DC" w:rsidRPr="009F14DC">
          <w:rPr>
            <w:i/>
            <w:rPrChange w:id="527" w:author="Claire Kouba" w:date="2024-03-12T18:17:00Z">
              <w:rPr/>
            </w:rPrChange>
          </w:rPr>
          <w:t>Supplemental Figure 1</w:t>
        </w:r>
        <w:r w:rsidR="009F14DC">
          <w:t>)</w:t>
        </w:r>
      </w:ins>
      <w:ins w:id="528" w:author="Claire Kouba" w:date="2024-03-12T17:36:00Z">
        <w:r>
          <w:t xml:space="preserve">. </w:t>
        </w:r>
      </w:ins>
    </w:p>
    <w:p w14:paraId="561D1F8E" w14:textId="39B3B1C2" w:rsidR="006044F0" w:rsidRDefault="00F13D79" w:rsidP="006044F0">
      <w:pPr>
        <w:pStyle w:val="BodyText"/>
        <w:rPr>
          <w:ins w:id="529" w:author="Claire Kouba" w:date="2024-03-12T17:13:00Z"/>
        </w:rPr>
      </w:pPr>
      <w:ins w:id="530" w:author="Claire Kouba" w:date="2024-03-12T17:41:00Z">
        <w:r>
          <w:t>O</w:t>
        </w:r>
      </w:ins>
      <w:ins w:id="531" w:author="Claire Kouba" w:date="2024-03-12T17:13:00Z">
        <w:r w:rsidR="006044F0">
          <w:t xml:space="preserve">ne </w:t>
        </w:r>
      </w:ins>
      <w:ins w:id="532" w:author="Claire Kouba" w:date="2024-03-12T17:41:00Z">
        <w:r>
          <w:t xml:space="preserve">metric </w:t>
        </w:r>
      </w:ins>
      <w:ins w:id="533" w:author="Claire Kouba" w:date="2024-03-12T17:13:00Z">
        <w:r w:rsidR="006044F0">
          <w:t xml:space="preserve">was selected </w:t>
        </w:r>
      </w:ins>
      <w:ins w:id="534" w:author="Claire Kouba" w:date="2024-03-12T17:42:00Z">
        <w:r>
          <w:t xml:space="preserve">to represent the ecological response </w:t>
        </w:r>
      </w:ins>
      <w:ins w:id="535" w:author="Claire Kouba" w:date="2024-03-12T17:13:00Z">
        <w:r w:rsidR="006044F0">
          <w:t>for each species for further analysis (see further details in Results):</w:t>
        </w:r>
      </w:ins>
    </w:p>
    <w:p w14:paraId="554989E3" w14:textId="77777777" w:rsidR="004D72A2" w:rsidRDefault="006044F0" w:rsidP="00CA4C9C">
      <w:pPr>
        <w:pStyle w:val="Compact"/>
        <w:numPr>
          <w:ilvl w:val="0"/>
          <w:numId w:val="6"/>
        </w:numPr>
        <w:rPr>
          <w:ins w:id="536" w:author="Claire Kouba" w:date="2024-03-12T17:13:00Z"/>
        </w:rPr>
      </w:pPr>
      <w:ins w:id="537" w:author="Claire Kouba" w:date="2024-03-12T17:13:00Z">
        <w:r>
          <w:t>coho smolt per female (coho spf)</w:t>
        </w:r>
      </w:ins>
    </w:p>
    <w:p w14:paraId="7DC6FE77" w14:textId="5490D405" w:rsidR="006044F0" w:rsidRDefault="006044F0">
      <w:pPr>
        <w:pStyle w:val="Compact"/>
        <w:numPr>
          <w:ilvl w:val="0"/>
          <w:numId w:val="6"/>
        </w:numPr>
        <w:rPr>
          <w:ins w:id="538" w:author="Claire Kouba" w:date="2024-03-12T17:13:00Z"/>
        </w:rPr>
        <w:pPrChange w:id="539" w:author="Claire Kouba" w:date="2024-03-12T17:13:00Z">
          <w:pPr>
            <w:pStyle w:val="FirstParagraph"/>
          </w:pPr>
        </w:pPrChange>
      </w:pPr>
      <w:ins w:id="540" w:author="Claire Kouba" w:date="2024-03-12T17:13:00Z">
        <w:r>
          <w:t>Chinook juvenile per adult (Chinook jpa)</w:t>
        </w:r>
      </w:ins>
    </w:p>
    <w:p w14:paraId="1287F806" w14:textId="40B093A9" w:rsidR="00C26AC4" w:rsidDel="00BC2D2E" w:rsidRDefault="00823C98">
      <w:pPr>
        <w:pStyle w:val="FirstParagraph"/>
        <w:rPr>
          <w:del w:id="541" w:author="Claire Kouba" w:date="2024-03-19T16:21:00Z"/>
        </w:rPr>
      </w:pPr>
      <w:ins w:id="542" w:author="Thomas Harter" w:date="2024-03-18T01:28:00Z">
        <w:del w:id="543" w:author="Claire Kouba" w:date="2024-03-19T16:21:00Z">
          <w:r w:rsidDel="00BC2D2E">
            <w:delText>as representati</w:delText>
          </w:r>
          <w:r w:rsidR="006C57BF" w:rsidDel="00BC2D2E">
            <w:delText>o</w:delText>
          </w:r>
        </w:del>
      </w:ins>
      <w:ins w:id="544" w:author="Thomas Harter" w:date="2024-03-18T01:29:00Z">
        <w:del w:id="545" w:author="Claire Kouba" w:date="2024-03-19T16:21:00Z">
          <w:r w:rsidR="006C57BF" w:rsidDel="00BC2D2E">
            <w:delText>n</w:delText>
          </w:r>
        </w:del>
      </w:ins>
      <w:ins w:id="546" w:author="Thomas Harter" w:date="2024-03-18T01:28:00Z">
        <w:del w:id="547" w:author="Claire Kouba" w:date="2024-03-19T16:21:00Z">
          <w:r w:rsidDel="00BC2D2E">
            <w:delText xml:space="preserve"> of</w:delText>
          </w:r>
          <w:r w:rsidR="006C57BF" w:rsidDel="00BC2D2E">
            <w:delText xml:space="preserve"> </w:delText>
          </w:r>
        </w:del>
      </w:ins>
      <w:ins w:id="548" w:author="Thomas Harter" w:date="2024-03-18T01:29:00Z">
        <w:del w:id="549" w:author="Claire Kouba" w:date="2024-03-19T16:21:00Z">
          <w:r w:rsidR="006C57BF" w:rsidDel="00BC2D2E">
            <w:delText xml:space="preserve"> then</w:delText>
          </w:r>
        </w:del>
      </w:ins>
      <w:del w:id="550" w:author="Claire Kouba" w:date="2024-03-19T16:21:00Z">
        <w:r w:rsidR="006A1AEE" w:rsidDel="00BC2D2E">
          <w:rPr>
            <w:rStyle w:val="CommentReference"/>
          </w:rPr>
          <w:commentReference w:id="551"/>
        </w:r>
      </w:del>
      <w:ins w:id="552" w:author="Thomas Harter" w:date="2024-03-18T01:30:00Z">
        <w:del w:id="553" w:author="Claire Kouba" w:date="2024-03-19T16:21:00Z">
          <w:r w:rsidR="003F2AEF" w:rsidDel="00BC2D2E">
            <w:delText xml:space="preserve">resulting </w:delText>
          </w:r>
        </w:del>
      </w:ins>
      <w:ins w:id="554" w:author="Thomas Harter" w:date="2024-03-18T01:29:00Z">
        <w:del w:id="555" w:author="Claire Kouba" w:date="2024-03-19T16:21:00Z">
          <w:r w:rsidR="00E90EC3" w:rsidDel="00BC2D2E">
            <w:delText xml:space="preserve"> (see </w:delText>
          </w:r>
          <w:r w:rsidR="004C581D" w:rsidDel="00BC2D2E">
            <w:delText>f</w:delText>
          </w:r>
        </w:del>
      </w:ins>
      <w:ins w:id="556" w:author="Thomas Harter" w:date="2024-03-18T01:30:00Z">
        <w:del w:id="557" w:author="Claire Kouba" w:date="2024-03-19T16:21:00Z">
          <w:r w:rsidR="004C581D" w:rsidDel="00BC2D2E">
            <w:delText>urther details in Results</w:delText>
          </w:r>
        </w:del>
      </w:ins>
      <w:ins w:id="558" w:author="Thomas Harter" w:date="2024-03-18T01:29:00Z">
        <w:del w:id="559" w:author="Claire Kouba" w:date="2024-03-19T16:21:00Z">
          <w:r w:rsidR="00E90EC3" w:rsidDel="00BC2D2E">
            <w:delText>)</w:delText>
          </w:r>
        </w:del>
      </w:ins>
      <w:del w:id="560" w:author="Claire Kouba" w:date="2024-03-12T17:36:00Z">
        <w:r w:rsidR="0080747B" w:rsidDel="00F13D79">
          <w:delText>After this exercise to align</w:delText>
        </w:r>
      </w:del>
      <w:ins w:id="561" w:author="Thomas Harter" w:date="2024-03-11T01:21:00Z">
        <w:del w:id="562" w:author="Claire Kouba" w:date="2024-03-12T17:36:00Z">
          <w:r w:rsidR="00F60AE6" w:rsidDel="00F13D79">
            <w:delText>ing</w:delText>
          </w:r>
        </w:del>
      </w:ins>
      <w:del w:id="563" w:author="Claire Kouba" w:date="2024-03-12T17:36:00Z">
        <w:r w:rsidR="0080747B" w:rsidDel="00F13D79">
          <w:delText xml:space="preserve">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w:delText>
        </w:r>
      </w:del>
      <w:ins w:id="564" w:author="Thomas Harter" w:date="2024-03-11T01:22:00Z">
        <w:del w:id="565" w:author="Claire Kouba" w:date="2024-03-12T17:36:00Z">
          <w:r w:rsidR="00082067" w:rsidDel="00F13D79">
            <w:delText xml:space="preserve">predictor </w:delText>
          </w:r>
        </w:del>
      </w:ins>
      <w:del w:id="566" w:author="Claire Kouba" w:date="2024-03-12T17:36:00Z">
        <w:r w:rsidR="0080747B" w:rsidDel="00F13D79">
          <w:delText>set consisted of the following:</w:delText>
        </w:r>
      </w:del>
    </w:p>
    <w:p w14:paraId="0542A67F" w14:textId="570218BC" w:rsidR="00C26AC4" w:rsidDel="00C73357" w:rsidRDefault="0080747B">
      <w:pPr>
        <w:pStyle w:val="Compact"/>
        <w:numPr>
          <w:ilvl w:val="0"/>
          <w:numId w:val="5"/>
        </w:numPr>
        <w:rPr>
          <w:del w:id="567" w:author="Claire Kouba" w:date="2024-03-19T15:47:00Z"/>
        </w:rPr>
      </w:pPr>
      <w:del w:id="568" w:author="Claire Kouba" w:date="2024-03-19T15:47:00Z">
        <w:r w:rsidDel="00C73357">
          <w:delText>Reconnection dates, for Brood Year and Rearing Year, for 10, 15, 20, and 100 cfs</w:delText>
        </w:r>
      </w:del>
    </w:p>
    <w:p w14:paraId="68F9FEF8" w14:textId="56E6379B" w:rsidR="00C26AC4" w:rsidDel="00C73357" w:rsidRDefault="0080747B">
      <w:pPr>
        <w:pStyle w:val="Compact"/>
        <w:numPr>
          <w:ilvl w:val="0"/>
          <w:numId w:val="5"/>
        </w:numPr>
        <w:rPr>
          <w:del w:id="569" w:author="Claire Kouba" w:date="2024-03-19T15:47:00Z"/>
        </w:rPr>
      </w:pPr>
      <w:del w:id="570" w:author="Claire Kouba" w:date="2024-03-19T15:47:00Z">
        <w:r w:rsidDel="00C73357">
          <w:delText>Disconnection dates, for the Rearing Year, for 10, 15, 20 and 100 cfs, and for 100 cfs in the Smolt Year</w:delText>
        </w:r>
      </w:del>
    </w:p>
    <w:p w14:paraId="59B77012" w14:textId="7C42D817" w:rsidR="00C26AC4" w:rsidDel="00C73357" w:rsidRDefault="0080747B">
      <w:pPr>
        <w:pStyle w:val="Compact"/>
        <w:numPr>
          <w:ilvl w:val="0"/>
          <w:numId w:val="5"/>
        </w:numPr>
        <w:rPr>
          <w:del w:id="571" w:author="Claire Kouba" w:date="2024-03-19T15:47:00Z"/>
        </w:rPr>
      </w:pPr>
      <w:del w:id="572" w:author="Claire Kouba" w:date="2024-03-19T15:47:00Z">
        <w:r w:rsidDel="00C73357">
          <w:delText>Total flow (i.e., the sum of volumetric flow on all days) in the Brood Year, Rearing Year, Smolt Year, and CFLP periods</w:delText>
        </w:r>
      </w:del>
    </w:p>
    <w:p w14:paraId="6D5345AB" w14:textId="71DEAE6C" w:rsidR="00C26AC4" w:rsidDel="00C73357" w:rsidRDefault="0080747B">
      <w:pPr>
        <w:pStyle w:val="Compact"/>
        <w:numPr>
          <w:ilvl w:val="0"/>
          <w:numId w:val="5"/>
        </w:numPr>
        <w:rPr>
          <w:del w:id="573" w:author="Claire Kouba" w:date="2024-03-19T15:47:00Z"/>
        </w:rPr>
      </w:pPr>
      <w:del w:id="574" w:author="Claire Kouba" w:date="2024-03-19T15:47:00Z">
        <w:r w:rsidDel="00C73357">
          <w:delText>Wet season onset timing and baseflow duration, Rearing Year and Smolt Year</w:delText>
        </w:r>
      </w:del>
    </w:p>
    <w:p w14:paraId="2EA496E0" w14:textId="67D38478" w:rsidR="00C26AC4" w:rsidDel="00C73357" w:rsidRDefault="0080747B">
      <w:pPr>
        <w:pStyle w:val="Compact"/>
        <w:numPr>
          <w:ilvl w:val="0"/>
          <w:numId w:val="5"/>
        </w:numPr>
        <w:rPr>
          <w:del w:id="575" w:author="Claire Kouba" w:date="2024-03-19T15:47:00Z"/>
        </w:rPr>
      </w:pPr>
      <w:del w:id="576" w:author="Claire Kouba" w:date="2024-03-19T15:47:00Z">
        <w:r w:rsidDel="00C73357">
          <w:delText>Spring recession rate of change, Rearing Year and Smolt Year</w:delText>
        </w:r>
      </w:del>
    </w:p>
    <w:p w14:paraId="1530974E" w14:textId="146756E3" w:rsidR="00980F93" w:rsidDel="00BC2D2E" w:rsidRDefault="0080747B">
      <w:pPr>
        <w:pStyle w:val="FirstParagraph"/>
        <w:rPr>
          <w:del w:id="577" w:author="Claire Kouba" w:date="2024-03-19T16:22:00Z"/>
        </w:rPr>
        <w:pPrChange w:id="578" w:author="Claire Kouba" w:date="2024-03-19T18:39:00Z">
          <w:pPr>
            <w:pStyle w:val="Compact"/>
            <w:numPr>
              <w:numId w:val="5"/>
            </w:numPr>
            <w:ind w:left="720" w:hanging="480"/>
          </w:pPr>
        </w:pPrChange>
      </w:pPr>
      <w:del w:id="579" w:author="Claire Kouba" w:date="2024-03-19T15:47:00Z">
        <w:r w:rsidDel="00C73357">
          <w:delText xml:space="preserve">Dry season flow magnitude in the Rearing Year (50th and 90th </w:delText>
        </w:r>
        <w:commentRangeStart w:id="580"/>
        <w:commentRangeStart w:id="581"/>
        <w:commentRangeStart w:id="582"/>
        <w:r w:rsidDel="00C73357">
          <w:delText>percentiles</w:delText>
        </w:r>
        <w:commentRangeEnd w:id="580"/>
        <w:r w:rsidR="00646818" w:rsidDel="00C73357">
          <w:rPr>
            <w:rStyle w:val="CommentReference"/>
          </w:rPr>
          <w:commentReference w:id="580"/>
        </w:r>
        <w:commentRangeEnd w:id="581"/>
        <w:r w:rsidR="00020B56" w:rsidDel="00C73357">
          <w:rPr>
            <w:rStyle w:val="CommentReference"/>
          </w:rPr>
          <w:commentReference w:id="581"/>
        </w:r>
        <w:commentRangeEnd w:id="582"/>
        <w:r w:rsidR="00CA4C9C" w:rsidDel="00C73357">
          <w:rPr>
            <w:rStyle w:val="CommentReference"/>
          </w:rPr>
          <w:commentReference w:id="582"/>
        </w:r>
        <w:r w:rsidDel="00C73357">
          <w:delText>)</w:delText>
        </w:r>
      </w:del>
    </w:p>
    <w:p w14:paraId="0F605872" w14:textId="77777777" w:rsidR="009E28C2" w:rsidRPr="009E28C2" w:rsidRDefault="009E28C2">
      <w:pPr>
        <w:pStyle w:val="BodyText"/>
        <w:rPr>
          <w:ins w:id="583" w:author="Claire Kouba" w:date="2024-03-11T14:13:00Z"/>
          <w:rPrChange w:id="584" w:author="Claire Kouba" w:date="2024-03-11T14:14:00Z">
            <w:rPr>
              <w:ins w:id="585" w:author="Claire Kouba" w:date="2024-03-11T14:13:00Z"/>
              <w:rStyle w:val="SectionNumber"/>
              <w:rFonts w:asciiTheme="minorHAnsi" w:eastAsiaTheme="minorHAnsi" w:hAnsiTheme="minorHAnsi" w:cstheme="minorBidi"/>
              <w:b w:val="0"/>
              <w:bCs w:val="0"/>
              <w:color w:val="auto"/>
              <w:sz w:val="24"/>
              <w:szCs w:val="24"/>
            </w:rPr>
          </w:rPrChange>
        </w:rPr>
        <w:pPrChange w:id="586" w:author="Claire Kouba" w:date="2024-03-11T14:14:00Z">
          <w:pPr>
            <w:pStyle w:val="Heading2"/>
          </w:pPr>
        </w:pPrChange>
      </w:pPr>
      <w:bookmarkStart w:id="587" w:name="X9a8b029ebc5b02b7e8c6071856b5ee7a459bfc3"/>
      <w:bookmarkEnd w:id="510"/>
    </w:p>
    <w:p w14:paraId="68E8CA60" w14:textId="09084B2E" w:rsidR="00C26AC4" w:rsidDel="00E32749" w:rsidRDefault="0080747B">
      <w:pPr>
        <w:pStyle w:val="Heading2"/>
        <w:rPr>
          <w:del w:id="588" w:author="Claire Kouba" w:date="2024-03-12T18:47:00Z"/>
        </w:rPr>
      </w:pPr>
      <w:del w:id="589" w:author="Claire Kouba" w:date="2024-03-12T18:47:00Z">
        <w:r w:rsidDel="00E32749">
          <w:rPr>
            <w:rStyle w:val="SectionNumber"/>
          </w:rPr>
          <w:delText>3.4</w:delText>
        </w:r>
        <w:r w:rsidDel="00E32749">
          <w:tab/>
          <w:delText xml:space="preserve">Selection of ecological response variable and critical flow thresholds for reconnection </w:delText>
        </w:r>
        <w:commentRangeStart w:id="590"/>
        <w:r w:rsidDel="00E32749">
          <w:delText>predictors</w:delText>
        </w:r>
        <w:commentRangeEnd w:id="590"/>
        <w:r w:rsidR="0042015C" w:rsidDel="00E32749">
          <w:rPr>
            <w:rStyle w:val="CommentReference"/>
            <w:rFonts w:asciiTheme="minorHAnsi" w:eastAsiaTheme="minorHAnsi" w:hAnsiTheme="minorHAnsi" w:cstheme="minorBidi"/>
            <w:b w:val="0"/>
            <w:bCs w:val="0"/>
            <w:color w:val="auto"/>
          </w:rPr>
          <w:commentReference w:id="590"/>
        </w:r>
      </w:del>
    </w:p>
    <w:p w14:paraId="45A8C693" w14:textId="5DBEA02B" w:rsidR="00C26AC4" w:rsidDel="007F4CE1" w:rsidRDefault="0080747B">
      <w:pPr>
        <w:pStyle w:val="FirstParagraph"/>
        <w:rPr>
          <w:del w:id="591" w:author="Thomas Harter" w:date="2024-03-11T01:30:00Z"/>
        </w:rPr>
      </w:pPr>
      <w:del w:id="592" w:author="Thomas Harter" w:date="2024-03-11T01:22:00Z">
        <w:r w:rsidDel="00082067">
          <w:delText>S</w:delText>
        </w:r>
      </w:del>
      <w:del w:id="593" w:author="Thomas Harter" w:date="2024-03-11T01:30:00Z">
        <w:r w:rsidDel="007F4CE1">
          <w:delText>elected response variables for further analysis:</w:delText>
        </w:r>
      </w:del>
    </w:p>
    <w:p w14:paraId="76D6DF59" w14:textId="08A63629" w:rsidR="00C26AC4" w:rsidDel="007F4CE1" w:rsidRDefault="0080747B">
      <w:pPr>
        <w:pStyle w:val="Compact"/>
        <w:numPr>
          <w:ilvl w:val="0"/>
          <w:numId w:val="6"/>
        </w:numPr>
        <w:rPr>
          <w:del w:id="594" w:author="Thomas Harter" w:date="2024-03-11T01:30:00Z"/>
        </w:rPr>
      </w:pPr>
      <w:del w:id="595" w:author="Thomas Harter" w:date="2024-03-11T01:30:00Z">
        <w:r w:rsidDel="007F4CE1">
          <w:delText>coho smolt per female (coho spf)</w:delText>
        </w:r>
      </w:del>
    </w:p>
    <w:p w14:paraId="2C435364" w14:textId="052E8589" w:rsidR="00C26AC4" w:rsidDel="007F4CE1" w:rsidRDefault="0080747B">
      <w:pPr>
        <w:pStyle w:val="Compact"/>
        <w:numPr>
          <w:ilvl w:val="0"/>
          <w:numId w:val="6"/>
        </w:numPr>
        <w:rPr>
          <w:del w:id="596" w:author="Thomas Harter" w:date="2024-03-11T01:30:00Z"/>
        </w:rPr>
      </w:pPr>
      <w:del w:id="597" w:author="Thomas Harter" w:date="2024-03-11T01:30:00Z">
        <w:r w:rsidDel="007F4CE1">
          <w:delText>Chinook juvenile per adult (Chinook jpa)</w:delText>
        </w:r>
      </w:del>
    </w:p>
    <w:p w14:paraId="2DE2F91F" w14:textId="3A4BA921" w:rsidR="00C26AC4" w:rsidDel="007F4CE1" w:rsidRDefault="0080747B">
      <w:pPr>
        <w:pStyle w:val="FirstParagraph"/>
        <w:rPr>
          <w:del w:id="598" w:author="Thomas Harter" w:date="2024-03-11T01:30:00Z"/>
        </w:rPr>
      </w:pPr>
      <w:del w:id="599" w:author="Thomas Harter" w:date="2024-03-11T01:23:00Z">
        <w:r w:rsidDel="00076641">
          <w:delText>S</w:delText>
        </w:r>
      </w:del>
      <w:del w:id="600" w:author="Thomas Harter" w:date="2024-03-11T01:30:00Z">
        <w:r w:rsidDel="007F4CE1">
          <w:delText>elected flow thresholds for river reconnection and disconnection analyses:</w:delText>
        </w:r>
      </w:del>
    </w:p>
    <w:p w14:paraId="777BF346" w14:textId="4D22E47D" w:rsidR="00C26AC4" w:rsidDel="007F4CE1" w:rsidRDefault="0080747B">
      <w:pPr>
        <w:pStyle w:val="Compact"/>
        <w:numPr>
          <w:ilvl w:val="0"/>
          <w:numId w:val="7"/>
        </w:numPr>
        <w:rPr>
          <w:del w:id="601" w:author="Thomas Harter" w:date="2024-03-11T01:30:00Z"/>
        </w:rPr>
      </w:pPr>
      <w:del w:id="602" w:author="Thomas Harter" w:date="2024-03-11T01:30:00Z">
        <w:r w:rsidDel="007F4CE1">
          <w:delText>10 and 100 cfs</w:delText>
        </w:r>
      </w:del>
    </w:p>
    <w:p w14:paraId="6930BC8A" w14:textId="46EFC471" w:rsidR="00C26AC4" w:rsidDel="00E32749" w:rsidRDefault="0080747B">
      <w:pPr>
        <w:pStyle w:val="FirstParagraph"/>
        <w:rPr>
          <w:del w:id="603" w:author="Claire Kouba" w:date="2024-03-12T18:42:00Z"/>
        </w:rPr>
      </w:pPr>
      <w:del w:id="604" w:author="Claire Kouba" w:date="2024-03-12T18:42:00Z">
        <w:r w:rsidDel="00E32749">
          <w:delText>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(coho spf) metric as the response variable.</w:delText>
        </w:r>
      </w:del>
    </w:p>
    <w:p w14:paraId="0DBDDA92" w14:textId="2AA70ADE" w:rsidR="00C26AC4" w:rsidDel="00E32749" w:rsidRDefault="0080747B">
      <w:pPr>
        <w:pStyle w:val="BodyText"/>
        <w:rPr>
          <w:del w:id="605" w:author="Claire Kouba" w:date="2024-03-12T18:42:00Z"/>
        </w:rPr>
      </w:pPr>
      <w:del w:id="606" w:author="Claire Kouba" w:date="2024-03-12T18:42:00Z">
        <w:r w:rsidDel="00E32749">
          <w:delText xml:space="preserve">For Chinook, conversely, none of the three available ecological response variables stood out as being substantially more correlated with hydrologic metrics than the others (see Results, Section 4.2 and </w:delText>
        </w:r>
        <w:r w:rsidDel="00E32749">
          <w:rPr>
            <w:i/>
            <w:iCs/>
          </w:rPr>
          <w:delText>Supplemental Figure 1</w:delText>
        </w:r>
        <w:r w:rsidDel="00E32749">
          <w:delText>).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delText>
        </w:r>
      </w:del>
    </w:p>
    <w:p w14:paraId="4776BDC0" w14:textId="680557A0" w:rsidR="00C26AC4" w:rsidDel="00E32749" w:rsidRDefault="0080747B">
      <w:pPr>
        <w:pStyle w:val="BodyText"/>
        <w:rPr>
          <w:ins w:id="607" w:author="Thomas Harter" w:date="2024-03-11T01:30:00Z"/>
          <w:del w:id="608" w:author="Claire Kouba" w:date="2024-03-12T18:42:00Z"/>
        </w:rPr>
      </w:pPr>
      <w:del w:id="609" w:author="Claire Kouba" w:date="2024-03-12T18:42:00Z">
        <w:r w:rsidDel="00E32749">
          <w:delText>To avoid introducing redundant information into the prediction analysis (Olden and Poff 2003),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delText>
        </w:r>
        <w:r w:rsidDel="00E32749">
          <w:rPr>
            <w:vertAlign w:val="superscript"/>
          </w:rPr>
          <w:delText>2</w:delText>
        </w:r>
        <w:r w:rsidDel="00E32749">
          <w:delText xml:space="preserve"> values), as well as professional judgment and previous work done on salmon passage in the watershed (e.g., SRWC 2018).</w:delText>
        </w:r>
      </w:del>
    </w:p>
    <w:p w14:paraId="456B15F8" w14:textId="1757122F" w:rsidR="007F4CE1" w:rsidDel="00E32749" w:rsidRDefault="007F4CE1" w:rsidP="007F4CE1">
      <w:pPr>
        <w:pStyle w:val="FirstParagraph"/>
        <w:rPr>
          <w:ins w:id="610" w:author="Thomas Harter" w:date="2024-03-11T01:30:00Z"/>
          <w:del w:id="611" w:author="Claire Kouba" w:date="2024-03-12T18:42:00Z"/>
        </w:rPr>
      </w:pPr>
      <w:ins w:id="612" w:author="Thomas Harter" w:date="2024-03-11T01:30:00Z">
        <w:del w:id="613" w:author="Claire Kouba" w:date="2024-03-12T18:42:00Z">
          <w:r w:rsidDel="00E32749">
            <w:delText xml:space="preserve">In summary, </w:delText>
          </w:r>
          <w:r w:rsidR="00C0135F" w:rsidDel="00E32749">
            <w:delText xml:space="preserve">from the first round of analysis, </w:delText>
          </w:r>
          <w:r w:rsidDel="00E32749">
            <w:delText>we selected the following response variables for further analysis (see Results):</w:delText>
          </w:r>
        </w:del>
      </w:ins>
    </w:p>
    <w:p w14:paraId="3836AD7A" w14:textId="02615F55" w:rsidR="007F4CE1" w:rsidDel="00E32749" w:rsidRDefault="007F4CE1" w:rsidP="007F4CE1">
      <w:pPr>
        <w:pStyle w:val="Compact"/>
        <w:numPr>
          <w:ilvl w:val="0"/>
          <w:numId w:val="6"/>
        </w:numPr>
        <w:rPr>
          <w:ins w:id="614" w:author="Thomas Harter" w:date="2024-03-11T01:30:00Z"/>
          <w:del w:id="615" w:author="Claire Kouba" w:date="2024-03-12T18:42:00Z"/>
        </w:rPr>
      </w:pPr>
      <w:ins w:id="616" w:author="Thomas Harter" w:date="2024-03-11T01:30:00Z">
        <w:del w:id="617" w:author="Claire Kouba" w:date="2024-03-12T18:42:00Z">
          <w:r w:rsidDel="00E32749">
            <w:delText>coho smolt per female (coho spf)</w:delText>
          </w:r>
        </w:del>
      </w:ins>
    </w:p>
    <w:p w14:paraId="24A9E7C1" w14:textId="6C92F394" w:rsidR="007F4CE1" w:rsidDel="00E32749" w:rsidRDefault="007F4CE1" w:rsidP="007F4CE1">
      <w:pPr>
        <w:pStyle w:val="Compact"/>
        <w:numPr>
          <w:ilvl w:val="0"/>
          <w:numId w:val="6"/>
        </w:numPr>
        <w:rPr>
          <w:ins w:id="618" w:author="Thomas Harter" w:date="2024-03-11T01:30:00Z"/>
          <w:del w:id="619" w:author="Claire Kouba" w:date="2024-03-12T18:42:00Z"/>
        </w:rPr>
      </w:pPr>
      <w:ins w:id="620" w:author="Thomas Harter" w:date="2024-03-11T01:30:00Z">
        <w:del w:id="621" w:author="Claire Kouba" w:date="2024-03-12T18:42:00Z">
          <w:r w:rsidDel="00E32749">
            <w:delText>Chinook juvenile per adult (Chinook jpa)</w:delText>
          </w:r>
        </w:del>
      </w:ins>
    </w:p>
    <w:p w14:paraId="252CA710" w14:textId="35982300" w:rsidR="007F4CE1" w:rsidDel="00E32749" w:rsidRDefault="007F4CE1" w:rsidP="007F4CE1">
      <w:pPr>
        <w:pStyle w:val="FirstParagraph"/>
        <w:rPr>
          <w:ins w:id="622" w:author="Thomas Harter" w:date="2024-03-11T01:30:00Z"/>
          <w:del w:id="623" w:author="Claire Kouba" w:date="2024-03-12T18:42:00Z"/>
        </w:rPr>
      </w:pPr>
      <w:ins w:id="624" w:author="Thomas Harter" w:date="2024-03-11T01:30:00Z">
        <w:del w:id="625" w:author="Claire Kouba" w:date="2024-03-12T18:42:00Z">
          <w:r w:rsidDel="00E32749">
            <w:delText>We selected the following flow thresholds for river reconnection and disconnection analyses (hydrologic predictors, see Results):</w:delText>
          </w:r>
        </w:del>
      </w:ins>
    </w:p>
    <w:p w14:paraId="3D11E362" w14:textId="28837D49" w:rsidR="007F4CE1" w:rsidDel="00E32749" w:rsidRDefault="007F4CE1" w:rsidP="007F4CE1">
      <w:pPr>
        <w:pStyle w:val="Compact"/>
        <w:numPr>
          <w:ilvl w:val="0"/>
          <w:numId w:val="7"/>
        </w:numPr>
        <w:rPr>
          <w:ins w:id="626" w:author="Thomas Harter" w:date="2024-03-11T01:30:00Z"/>
          <w:del w:id="627" w:author="Claire Kouba" w:date="2024-03-12T18:42:00Z"/>
        </w:rPr>
      </w:pPr>
      <w:ins w:id="628" w:author="Thomas Harter" w:date="2024-03-11T01:30:00Z">
        <w:del w:id="629" w:author="Claire Kouba" w:date="2024-03-12T18:42:00Z">
          <w:r w:rsidDel="00E32749">
            <w:delText>10 and 100 cfs</w:delText>
          </w:r>
        </w:del>
      </w:ins>
    </w:p>
    <w:p w14:paraId="4668AD53" w14:textId="71F9BD3C" w:rsidR="007F4CE1" w:rsidDel="004D0E63" w:rsidRDefault="007F4CE1">
      <w:pPr>
        <w:pStyle w:val="BodyText"/>
        <w:rPr>
          <w:del w:id="630" w:author="Claire Kouba" w:date="2024-03-12T18:31:00Z"/>
        </w:rPr>
      </w:pPr>
    </w:p>
    <w:p w14:paraId="315A36C2" w14:textId="63EA8A31" w:rsidR="00C26AC4" w:rsidDel="004D0E63" w:rsidRDefault="0080747B">
      <w:pPr>
        <w:pStyle w:val="Heading2"/>
        <w:rPr>
          <w:del w:id="631" w:author="Claire Kouba" w:date="2024-03-12T18:31:00Z"/>
        </w:rPr>
      </w:pPr>
      <w:bookmarkStart w:id="632" w:name="X4645f8f4a124565f9d466360a95c2cc73f4432d"/>
      <w:bookmarkEnd w:id="587"/>
      <w:del w:id="633" w:author="Claire Kouba" w:date="2024-03-12T18:31:00Z">
        <w:r w:rsidDel="004D0E63">
          <w:rPr>
            <w:rStyle w:val="SectionNumber"/>
          </w:rPr>
          <w:delText>3.5</w:delText>
        </w:r>
        <w:r w:rsidDel="004D0E63">
          <w:tab/>
          <w:delText>Evaluation of all possible linear models and exclusion of Chinook</w:delText>
        </w:r>
      </w:del>
    </w:p>
    <w:p w14:paraId="6CF3794E" w14:textId="0A29EF3F" w:rsidR="00C26AC4" w:rsidDel="004D0E63" w:rsidRDefault="0080747B">
      <w:pPr>
        <w:pStyle w:val="FirstParagraph"/>
        <w:rPr>
          <w:del w:id="634" w:author="Claire Kouba" w:date="2024-03-12T18:31:00Z"/>
        </w:rPr>
      </w:pPr>
      <w:del w:id="635" w:author="Claire Kouba" w:date="2024-03-12T18:31:00Z">
        <w:r w:rsidDel="004D0E63">
          <w:delTex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delText>
        </w:r>
      </w:del>
    </w:p>
    <w:p w14:paraId="7547C792" w14:textId="77777777" w:rsidR="005A3C0F" w:rsidRDefault="0080747B">
      <w:pPr>
        <w:pStyle w:val="Heading2"/>
        <w:rPr>
          <w:ins w:id="636" w:author="Claire Kouba" w:date="2024-03-12T20:39:00Z"/>
        </w:rPr>
      </w:pPr>
      <w:bookmarkStart w:id="637" w:name="linear-model-selection-for-coho-only"/>
      <w:bookmarkEnd w:id="632"/>
      <w:r>
        <w:rPr>
          <w:rStyle w:val="SectionNumber"/>
        </w:rPr>
        <w:t>3.</w:t>
      </w:r>
      <w:del w:id="638" w:author="Claire Kouba" w:date="2024-03-12T20:37:00Z">
        <w:r w:rsidDel="005A3C0F">
          <w:rPr>
            <w:rStyle w:val="SectionNumber"/>
          </w:rPr>
          <w:delText>6</w:delText>
        </w:r>
      </w:del>
      <w:ins w:id="639" w:author="Claire Kouba" w:date="2024-03-12T20:37:00Z">
        <w:r w:rsidR="005A3C0F">
          <w:rPr>
            <w:rStyle w:val="SectionNumber"/>
          </w:rPr>
          <w:t>4</w:t>
        </w:r>
      </w:ins>
      <w:r>
        <w:tab/>
      </w:r>
      <w:ins w:id="640" w:author="Claire Kouba" w:date="2024-03-12T20:39:00Z">
        <w:r w:rsidR="005A3C0F">
          <w:t>Predicting</w:t>
        </w:r>
      </w:ins>
      <w:ins w:id="641" w:author="Claire Kouba" w:date="2024-03-12T20:38:00Z">
        <w:r w:rsidR="005A3C0F">
          <w:t xml:space="preserve"> coho reproduction </w:t>
        </w:r>
      </w:ins>
    </w:p>
    <w:p w14:paraId="53819474" w14:textId="4F6ED39A" w:rsidR="00C26AC4" w:rsidDel="001E3A2E" w:rsidRDefault="0080747B">
      <w:pPr>
        <w:pStyle w:val="Heading3"/>
        <w:rPr>
          <w:del w:id="642" w:author="Claire Kouba" w:date="2024-03-19T16:51:00Z"/>
        </w:rPr>
        <w:pPrChange w:id="643" w:author="Claire Kouba" w:date="2024-03-12T20:50:00Z">
          <w:pPr>
            <w:pStyle w:val="Heading2"/>
          </w:pPr>
        </w:pPrChange>
      </w:pPr>
      <w:del w:id="644" w:author="Claire Kouba" w:date="2024-03-19T16:51:00Z">
        <w:r w:rsidDel="001E3A2E">
          <w:delText>Linear model selection</w:delText>
        </w:r>
      </w:del>
      <w:del w:id="645" w:author="Claire Kouba" w:date="2024-03-12T20:39:00Z">
        <w:r w:rsidDel="005A3C0F">
          <w:delText xml:space="preserve"> for coho only</w:delText>
        </w:r>
      </w:del>
    </w:p>
    <w:p w14:paraId="161ADB81" w14:textId="05E7D5BF" w:rsidR="001E3A2E" w:rsidRDefault="0080747B">
      <w:pPr>
        <w:pStyle w:val="FirstParagraph"/>
        <w:rPr>
          <w:ins w:id="646" w:author="Claire Kouba" w:date="2024-03-19T16:48:00Z"/>
        </w:rPr>
      </w:pPr>
      <w:del w:id="647" w:author="Claire Kouba" w:date="2024-03-19T16:28:00Z">
        <w:r w:rsidDel="00410EAA">
          <w:delText xml:space="preserve">In the second pass of flow metric predictor selection, </w:delText>
        </w:r>
      </w:del>
      <w:ins w:id="648" w:author="Thomas Harter" w:date="2024-03-18T01:38:00Z">
        <w:del w:id="649" w:author="Claire Kouba" w:date="2024-03-19T16:28:00Z">
          <w:r w:rsidR="00083473" w:rsidDel="00410EAA">
            <w:delText>the above</w:delText>
          </w:r>
        </w:del>
      </w:ins>
      <w:del w:id="650" w:author="Claire Kouba" w:date="2024-03-19T16:28:00Z">
        <w:r w:rsidDel="00410EAA">
          <w:delText>a refined</w:delText>
        </w:r>
      </w:del>
      <w:ins w:id="651" w:author="Claire Kouba" w:date="2024-03-19T16:41:00Z">
        <w:r w:rsidR="001051C9">
          <w:t>W</w:t>
        </w:r>
      </w:ins>
      <w:ins w:id="652" w:author="Claire Kouba" w:date="2024-03-19T16:38:00Z">
        <w:r w:rsidR="001051C9">
          <w:t xml:space="preserve">e used the R programming environment </w:t>
        </w:r>
      </w:ins>
      <w:ins w:id="653" w:author="Claire Kouba" w:date="2024-03-19T16:39:00Z">
        <w:r w:rsidR="001051C9">
          <w:t>(</w:t>
        </w:r>
      </w:ins>
      <w:ins w:id="654" w:author="Claire Kouba" w:date="2024-03-19T16:41:00Z">
        <w:r w:rsidR="001051C9">
          <w:t>R Core Team 2021</w:t>
        </w:r>
      </w:ins>
      <w:ins w:id="655" w:author="Claire Kouba" w:date="2024-03-19T16:39:00Z">
        <w:r w:rsidR="001051C9">
          <w:t xml:space="preserve">) </w:t>
        </w:r>
      </w:ins>
      <w:ins w:id="656" w:author="Claire Kouba" w:date="2024-03-19T16:38:00Z">
        <w:r w:rsidR="001051C9">
          <w:t>and the linear modeling function lm()</w:t>
        </w:r>
      </w:ins>
      <w:ins w:id="657" w:author="Claire Kouba" w:date="2024-03-19T16:39:00Z">
        <w:r w:rsidR="001051C9">
          <w:t xml:space="preserve"> </w:t>
        </w:r>
      </w:ins>
      <w:ins w:id="658" w:author="Claire Kouba" w:date="2024-03-19T16:41:00Z">
        <w:r w:rsidR="001051C9">
          <w:t>(</w:t>
        </w:r>
        <w:commentRangeStart w:id="659"/>
        <w:r w:rsidR="001051C9">
          <w:t>CITE</w:t>
        </w:r>
        <w:commentRangeEnd w:id="659"/>
        <w:r w:rsidR="001051C9">
          <w:rPr>
            <w:rStyle w:val="CommentReference"/>
          </w:rPr>
          <w:commentReference w:id="659"/>
        </w:r>
      </w:ins>
      <w:ins w:id="660" w:author="Claire Kouba" w:date="2024-03-19T18:39:00Z">
        <w:r w:rsidR="00CB5A51">
          <w:t>?</w:t>
        </w:r>
      </w:ins>
      <w:ins w:id="661" w:author="Claire Kouba" w:date="2024-03-19T16:41:00Z">
        <w:r w:rsidR="001051C9">
          <w:t xml:space="preserve">) </w:t>
        </w:r>
      </w:ins>
      <w:ins w:id="662" w:author="Claire Kouba" w:date="2024-03-19T16:39:00Z">
        <w:r w:rsidR="001051C9">
          <w:t xml:space="preserve">to </w:t>
        </w:r>
      </w:ins>
      <w:del w:id="663" w:author="Claire Kouba" w:date="2024-03-19T16:39:00Z">
        <w:r w:rsidDel="001051C9">
          <w:delText xml:space="preserve"> set of potential predictor variables was used to </w:delText>
        </w:r>
      </w:del>
      <w:del w:id="664" w:author="Thomas Harter" w:date="2024-03-18T01:43:00Z">
        <w:r w:rsidDel="00910BF0">
          <w:delText xml:space="preserve">make </w:delText>
        </w:r>
      </w:del>
      <w:ins w:id="665" w:author="Thomas Harter" w:date="2024-03-18T01:43:00Z">
        <w:r w:rsidR="00282F24">
          <w:t>bui</w:t>
        </w:r>
      </w:ins>
      <w:ins w:id="666" w:author="Thomas Harter" w:date="2024-03-18T01:44:00Z">
        <w:r w:rsidR="00282F24">
          <w:t>ld a complete set of</w:t>
        </w:r>
      </w:ins>
      <w:ins w:id="667" w:author="Thomas Harter" w:date="2024-03-18T01:43:00Z">
        <w:del w:id="668" w:author="Claire Kouba" w:date="2024-03-19T20:04:00Z">
          <w:r w:rsidR="00910BF0" w:rsidDel="0080325E">
            <w:delText xml:space="preserve"> </w:delText>
          </w:r>
        </w:del>
      </w:ins>
      <w:del w:id="669" w:author="Claire Kouba" w:date="2024-03-19T16:36:00Z">
        <w:r w:rsidDel="00410EAA">
          <w:delText>one- and</w:delText>
        </w:r>
      </w:del>
      <w:r>
        <w:t xml:space="preserve"> two-predictor linear </w:t>
      </w:r>
      <w:ins w:id="670" w:author="Claire Kouba" w:date="2024-03-18T13:28:00Z">
        <w:r w:rsidR="00F55813">
          <w:t xml:space="preserve">regression </w:t>
        </w:r>
      </w:ins>
      <w:r>
        <w:t>models</w:t>
      </w:r>
      <w:ins w:id="671" w:author="Claire Kouba" w:date="2024-03-19T16:41:00Z">
        <w:r w:rsidR="001051C9">
          <w:t xml:space="preserve"> </w:t>
        </w:r>
      </w:ins>
      <w:del w:id="672" w:author="Claire Kouba" w:date="2024-03-19T16:41:00Z">
        <w:r w:rsidDel="001051C9">
          <w:delText xml:space="preserve"> </w:delText>
        </w:r>
      </w:del>
      <w:r>
        <w:t>of the coho spf response variable</w:t>
      </w:r>
      <w:ins w:id="673" w:author="Claire Kouba" w:date="2024-03-19T16:39:00Z">
        <w:r w:rsidR="001051C9">
          <w:t xml:space="preserve">, </w:t>
        </w:r>
      </w:ins>
      <w:ins w:id="674" w:author="Claire Kouba" w:date="2024-03-19T16:48:00Z">
        <w:r w:rsidR="001E3A2E">
          <w:t>using</w:t>
        </w:r>
      </w:ins>
      <w:ins w:id="675" w:author="Claire Kouba" w:date="2024-03-19T16:49:00Z">
        <w:r w:rsidR="001E3A2E">
          <w:t xml:space="preserve"> </w:t>
        </w:r>
      </w:ins>
      <w:ins w:id="676" w:author="Claire Kouba" w:date="2024-03-19T16:39:00Z">
        <w:r w:rsidR="001051C9">
          <w:t>the set of hydrologic predictor variables described above</w:t>
        </w:r>
      </w:ins>
      <w:ins w:id="677" w:author="Claire Kouba" w:date="2024-03-19T16:41:00Z">
        <w:r w:rsidR="001051C9">
          <w:t>.</w:t>
        </w:r>
      </w:ins>
      <w:ins w:id="678" w:author="Claire Kouba" w:date="2024-03-19T20:07:00Z">
        <w:r w:rsidR="0080325E">
          <w:t xml:space="preserve"> </w:t>
        </w:r>
      </w:ins>
      <w:ins w:id="679" w:author="Claire Kouba" w:date="2024-03-19T20:06:00Z">
        <w:r w:rsidR="0080325E">
          <w:t>A complete set of one-predictor models was also produced for compara</w:t>
        </w:r>
      </w:ins>
      <w:ins w:id="680" w:author="Claire Kouba" w:date="2024-03-19T20:07:00Z">
        <w:r w:rsidR="0080325E">
          <w:t>tive purposes. Onl</w:t>
        </w:r>
      </w:ins>
      <w:ins w:id="681" w:author="Claire Kouba" w:date="2024-03-19T20:03:00Z">
        <w:r w:rsidR="0080325E">
          <w:t>y two-predictor models were included in the model selection exercise, because o</w:t>
        </w:r>
      </w:ins>
      <w:ins w:id="682" w:author="Claire Kouba" w:date="2024-03-19T16:45:00Z">
        <w:r w:rsidR="001051C9">
          <w:t xml:space="preserve">ne-predictor models performed </w:t>
        </w:r>
      </w:ins>
      <w:ins w:id="683" w:author="Claire Kouba" w:date="2024-03-19T16:46:00Z">
        <w:r w:rsidR="001051C9">
          <w:t xml:space="preserve">categorically </w:t>
        </w:r>
      </w:ins>
      <w:ins w:id="684" w:author="Claire Kouba" w:date="2024-03-19T16:45:00Z">
        <w:r w:rsidR="001051C9">
          <w:t xml:space="preserve">worse than </w:t>
        </w:r>
      </w:ins>
      <w:ins w:id="685" w:author="Claire Kouba" w:date="2024-03-19T20:04:00Z">
        <w:r w:rsidR="0080325E">
          <w:t>two</w:t>
        </w:r>
      </w:ins>
      <w:ins w:id="686" w:author="Claire Kouba" w:date="2024-03-19T16:45:00Z">
        <w:r w:rsidR="001051C9">
          <w:t>-predictor models</w:t>
        </w:r>
      </w:ins>
      <w:ins w:id="687" w:author="Claire Kouba" w:date="2024-03-19T20:03:00Z">
        <w:r w:rsidR="0080325E">
          <w:t xml:space="preserve"> (see Results Section 4.2.3)</w:t>
        </w:r>
      </w:ins>
      <w:ins w:id="688" w:author="Claire Kouba" w:date="2024-03-19T16:46:00Z">
        <w:r w:rsidR="001051C9">
          <w:t>. This is an expected outcome and likely reflects some ov</w:t>
        </w:r>
      </w:ins>
      <w:ins w:id="689" w:author="Claire Kouba" w:date="2024-03-19T16:47:00Z">
        <w:r w:rsidR="001051C9">
          <w:t>erf</w:t>
        </w:r>
        <w:commentRangeStart w:id="690"/>
        <w:r w:rsidR="001051C9">
          <w:t>itting</w:t>
        </w:r>
      </w:ins>
      <w:commentRangeEnd w:id="690"/>
      <w:ins w:id="691" w:author="Claire Kouba" w:date="2024-03-19T20:09:00Z">
        <w:r w:rsidR="0080325E">
          <w:rPr>
            <w:rStyle w:val="CommentReference"/>
          </w:rPr>
          <w:commentReference w:id="690"/>
        </w:r>
        <w:r w:rsidR="0080325E">
          <w:t>.</w:t>
        </w:r>
      </w:ins>
      <w:ins w:id="692" w:author="Claire Kouba" w:date="2024-03-19T16:47:00Z">
        <w:r w:rsidR="001051C9">
          <w:t xml:space="preserve"> </w:t>
        </w:r>
      </w:ins>
      <w:ins w:id="693" w:author="Claire Kouba" w:date="2024-03-19T20:13:00Z">
        <w:r w:rsidR="008F6E1E">
          <w:t>Diagnostics for all linear models are included in Supplemnetal Tables 3 and 4.</w:t>
        </w:r>
      </w:ins>
      <w:bookmarkStart w:id="694" w:name="_GoBack"/>
      <w:bookmarkEnd w:id="694"/>
    </w:p>
    <w:p w14:paraId="4F933A56" w14:textId="36F2A7C4" w:rsidR="008D2BDD" w:rsidDel="001E3A2E" w:rsidRDefault="001051C9">
      <w:pPr>
        <w:pStyle w:val="FirstParagraph"/>
        <w:rPr>
          <w:ins w:id="695" w:author="Thomas Harter" w:date="2024-03-18T01:59:00Z"/>
          <w:del w:id="696" w:author="Claire Kouba" w:date="2024-03-19T16:51:00Z"/>
        </w:rPr>
      </w:pPr>
      <w:ins w:id="697" w:author="Claire Kouba" w:date="2024-03-19T16:43:00Z">
        <w:r>
          <w:lastRenderedPageBreak/>
          <w:t>In</w:t>
        </w:r>
      </w:ins>
      <w:ins w:id="698" w:author="Claire Kouba" w:date="2024-03-19T16:48:00Z">
        <w:r>
          <w:t xml:space="preserve"> all two-predictor </w:t>
        </w:r>
      </w:ins>
      <w:ins w:id="699" w:author="Claire Kouba" w:date="2024-03-19T16:41:00Z">
        <w:r>
          <w:t xml:space="preserve">linear regression </w:t>
        </w:r>
      </w:ins>
      <w:ins w:id="700" w:author="Claire Kouba" w:date="2024-03-19T16:43:00Z">
        <w:r>
          <w:t>models the ecological outcome for each water year was estimated as follows</w:t>
        </w:r>
      </w:ins>
      <w:ins w:id="701" w:author="Thomas Harter" w:date="2024-03-18T01:59:00Z">
        <w:r w:rsidR="008D2BDD">
          <w:t>:</w:t>
        </w:r>
      </w:ins>
    </w:p>
    <w:p w14:paraId="66745B9C" w14:textId="0FE3D460" w:rsidR="008D2BDD" w:rsidRPr="00410EAA" w:rsidRDefault="00672807">
      <w:pPr>
        <w:pStyle w:val="FirstParagraph"/>
        <w:rPr>
          <w:ins w:id="702" w:author="Claire Kouba" w:date="2024-03-19T16:32:00Z"/>
          <w:rFonts w:eastAsiaTheme="minorEastAsia"/>
        </w:rPr>
        <w:pPrChange w:id="703" w:author="Claire Kouba" w:date="2024-03-19T16:51:00Z">
          <w:pPr>
            <w:pStyle w:val="BodyText"/>
          </w:pPr>
        </w:pPrChange>
      </w:pPr>
      <m:oMathPara>
        <m:oMath>
          <m:sSub>
            <m:sSubPr>
              <m:ctrlPr>
                <w:ins w:id="704" w:author="Thomas Harter" w:date="2024-03-18T03:22:00Z">
                  <w:del w:id="705" w:author="Claire Kouba" w:date="2024-03-19T16:35:00Z">
                    <w:rPr>
                      <w:rFonts w:ascii="Cambria Math" w:hAnsi="Cambria Math"/>
                    </w:rPr>
                  </w:del>
                </w:ins>
              </m:ctrlPr>
            </m:sSubPr>
            <m:e>
              <m:r>
                <w:ins w:id="706" w:author="Thomas Harter" w:date="2024-03-18T03:22:00Z">
                  <w:del w:id="707" w:author="Claire Kouba" w:date="2024-03-19T16:35:00Z">
                    <w:rPr>
                      <w:rFonts w:ascii="Cambria Math" w:hAnsi="Cambria Math"/>
                    </w:rPr>
                    <m:t>y</m:t>
                  </w:del>
                </w:ins>
              </m:r>
            </m:e>
            <m:sub>
              <m:r>
                <w:ins w:id="708" w:author="Thomas Harter" w:date="2024-03-18T03:22:00Z">
                  <w:del w:id="709" w:author="Claire Kouba" w:date="2024-03-19T16:35:00Z">
                    <w:rPr>
                      <w:rFonts w:ascii="Cambria Math" w:hAnsi="Cambria Math"/>
                    </w:rPr>
                    <m:t>WY</m:t>
                  </w:del>
                </w:ins>
              </m:r>
            </m:sub>
          </m:sSub>
          <m:r>
            <w:ins w:id="710" w:author="Thomas Harter" w:date="2024-03-18T02:00:00Z">
              <w:del w:id="711" w:author="Claire Kouba" w:date="2024-03-19T16:35:00Z">
                <m:rPr>
                  <m:sty m:val="p"/>
                </m:rPr>
                <w:rPr>
                  <w:rFonts w:ascii="Cambria Math" w:hAnsi="Cambria Math"/>
                </w:rPr>
                <m:t xml:space="preserve">= </m:t>
              </w:del>
            </w:ins>
          </m:r>
          <m:nary>
            <m:naryPr>
              <m:chr m:val="∑"/>
              <m:limLoc m:val="undOvr"/>
              <m:ctrlPr>
                <w:ins w:id="712" w:author="Thomas Harter" w:date="2024-03-18T02:00:00Z">
                  <w:del w:id="713" w:author="Claire Kouba" w:date="2024-03-19T16:35:00Z">
                    <w:rPr>
                      <w:rFonts w:ascii="Cambria Math" w:hAnsi="Cambria Math"/>
                    </w:rPr>
                  </w:del>
                </w:ins>
              </m:ctrlPr>
            </m:naryPr>
            <m:sub>
              <m:r>
                <w:ins w:id="714" w:author="Thomas Harter" w:date="2024-03-18T02:00:00Z">
                  <w:del w:id="715" w:author="Claire Kouba" w:date="2024-03-19T16:35:00Z">
                    <w:rPr>
                      <w:rFonts w:ascii="Cambria Math" w:hAnsi="Cambria Math"/>
                    </w:rPr>
                    <m:t>i</m:t>
                  </w:del>
                </w:ins>
              </m:r>
              <m:r>
                <w:ins w:id="716" w:author="Thomas Harter" w:date="2024-03-18T02:00:00Z">
                  <w:del w:id="717" w:author="Claire Kouba" w:date="2024-03-19T16:35:00Z">
                    <m:rPr>
                      <m:sty m:val="p"/>
                    </m:rPr>
                    <w:rPr>
                      <w:rFonts w:ascii="Cambria Math" w:hAnsi="Cambria Math"/>
                    </w:rPr>
                    <m:t>=1</m:t>
                  </w:del>
                </w:ins>
              </m:r>
            </m:sub>
            <m:sup>
              <m:r>
                <w:ins w:id="718" w:author="Thomas Harter" w:date="2024-03-18T02:00:00Z">
                  <w:del w:id="719" w:author="Claire Kouba" w:date="2024-03-19T16:35:00Z">
                    <w:rPr>
                      <w:rFonts w:ascii="Cambria Math" w:hAnsi="Cambria Math"/>
                    </w:rPr>
                    <m:t>m</m:t>
                  </w:del>
                </w:ins>
              </m:r>
            </m:sup>
            <m:e>
              <m:r>
                <w:ins w:id="720" w:author="Thomas Harter" w:date="2024-03-18T02:01:00Z">
                  <w:del w:id="721" w:author="Claire Kouba" w:date="2024-03-19T16:35:00Z">
                    <m:rPr>
                      <m:sty m:val="p"/>
                    </m:rPr>
                    <w:rPr>
                      <w:rFonts w:ascii="Cambria Math" w:hAnsi="Cambria Math"/>
                    </w:rPr>
                    <m:t>(</m:t>
                  </w:del>
                </w:ins>
              </m:r>
              <m:sSub>
                <m:sSubPr>
                  <m:ctrlPr>
                    <w:ins w:id="722" w:author="Thomas Harter" w:date="2024-03-18T02:01:00Z">
                      <w:del w:id="723" w:author="Claire Kouba" w:date="2024-03-19T16:35:00Z">
                        <w:rPr>
                          <w:rFonts w:ascii="Cambria Math" w:hAnsi="Cambria Math"/>
                        </w:rPr>
                      </w:del>
                    </w:ins>
                  </m:ctrlPr>
                </m:sSubPr>
                <m:e>
                  <m:r>
                    <w:ins w:id="724" w:author="Thomas Harter" w:date="2024-03-18T02:01:00Z">
                      <w:del w:id="725" w:author="Claire Kouba" w:date="2024-03-19T16:30:00Z">
                        <w:rPr>
                          <w:rFonts w:ascii="Cambria Math" w:hAnsi="Cambria Math"/>
                        </w:rPr>
                        <m:t>a</m:t>
                      </w:del>
                    </w:ins>
                  </m:r>
                </m:e>
                <m:sub>
                  <m:r>
                    <w:ins w:id="726" w:author="Thomas Harter" w:date="2024-03-18T02:01:00Z">
                      <w:del w:id="727" w:author="Claire Kouba" w:date="2024-03-19T16:35:00Z">
                        <w:rPr>
                          <w:rFonts w:ascii="Cambria Math" w:hAnsi="Cambria Math"/>
                        </w:rPr>
                        <m:t>i</m:t>
                      </w:del>
                    </w:ins>
                  </m:r>
                </m:sub>
              </m:sSub>
              <m:r>
                <w:ins w:id="728" w:author="Thomas Harter" w:date="2024-03-18T02:01:00Z">
                  <w:del w:id="729" w:author="Claire Kouba" w:date="2024-03-19T16:35:00Z">
                    <m:rPr>
                      <m:sty m:val="p"/>
                    </m:rPr>
                    <w:rPr>
                      <w:rFonts w:ascii="Cambria Math" w:hAnsi="Cambria Math"/>
                    </w:rPr>
                    <m:t xml:space="preserve">+ </m:t>
                  </w:del>
                </w:ins>
              </m:r>
              <m:sSub>
                <m:sSubPr>
                  <m:ctrlPr>
                    <w:ins w:id="730" w:author="Thomas Harter" w:date="2024-03-18T02:01:00Z">
                      <w:del w:id="731" w:author="Claire Kouba" w:date="2024-03-19T16:35:00Z">
                        <w:rPr>
                          <w:rFonts w:ascii="Cambria Math" w:hAnsi="Cambria Math"/>
                        </w:rPr>
                      </w:del>
                    </w:ins>
                  </m:ctrlPr>
                </m:sSubPr>
                <m:e/>
                <m:sub>
                  <m:r>
                    <w:ins w:id="732" w:author="Thomas Harter" w:date="2024-03-18T02:02:00Z">
                      <w:del w:id="733" w:author="Claire Kouba" w:date="2024-03-19T16:35:00Z">
                        <w:rPr>
                          <w:rFonts w:ascii="Cambria Math" w:hAnsi="Cambria Math"/>
                        </w:rPr>
                        <m:t>i</m:t>
                      </w:del>
                    </w:ins>
                  </m:r>
                </m:sub>
              </m:sSub>
              <m:sSub>
                <m:sSubPr>
                  <m:ctrlPr>
                    <w:ins w:id="734" w:author="Thomas Harter" w:date="2024-03-18T03:22:00Z">
                      <w:del w:id="735" w:author="Claire Kouba" w:date="2024-03-19T16:35:00Z">
                        <w:rPr>
                          <w:rFonts w:ascii="Cambria Math" w:hAnsi="Cambria Math"/>
                        </w:rPr>
                      </w:del>
                    </w:ins>
                  </m:ctrlPr>
                </m:sSubPr>
                <m:e>
                  <m:r>
                    <w:ins w:id="736" w:author="Thomas Harter" w:date="2024-03-18T03:22:00Z">
                      <w:del w:id="737" w:author="Claire Kouba" w:date="2024-03-19T16:35:00Z">
                        <w:rPr>
                          <w:rFonts w:ascii="Cambria Math" w:hAnsi="Cambria Math"/>
                        </w:rPr>
                        <m:t>x</m:t>
                      </w:del>
                    </w:ins>
                  </m:r>
                </m:e>
                <m:sub>
                  <m:r>
                    <w:ins w:id="738" w:author="Thomas Harter" w:date="2024-03-18T03:22:00Z">
                      <w:del w:id="739" w:author="Claire Kouba" w:date="2024-03-19T16:35:00Z">
                        <w:rPr>
                          <w:rFonts w:ascii="Cambria Math" w:hAnsi="Cambria Math"/>
                        </w:rPr>
                        <m:t>wy</m:t>
                      </w:del>
                    </w:ins>
                  </m:r>
                </m:sub>
              </m:sSub>
              <m:r>
                <w:ins w:id="740" w:author="Thomas Harter" w:date="2024-03-18T02:04:00Z">
                  <w:del w:id="741" w:author="Claire Kouba" w:date="2024-03-19T16:35:00Z">
                    <m:rPr>
                      <m:sty m:val="p"/>
                    </m:rPr>
                    <w:rPr>
                      <w:rFonts w:ascii="Cambria Math" w:hAnsi="Cambria Math"/>
                    </w:rPr>
                    <m:t>)</m:t>
                  </w:del>
                </w:ins>
              </m:r>
            </m:e>
          </m:nary>
        </m:oMath>
      </m:oMathPara>
    </w:p>
    <w:p w14:paraId="13B9DA8F" w14:textId="2DB04188" w:rsidR="00410EAA" w:rsidRPr="008D2BDD" w:rsidRDefault="00672807">
      <w:pPr>
        <w:pStyle w:val="BodyText"/>
        <w:rPr>
          <w:ins w:id="742" w:author="Thomas Harter" w:date="2024-03-18T01:59:00Z"/>
        </w:rPr>
        <w:pPrChange w:id="743" w:author="Thomas Harter" w:date="2024-03-18T02:00:00Z">
          <w:pPr>
            <w:pStyle w:val="FirstParagraph"/>
          </w:pPr>
        </w:pPrChange>
      </w:pPr>
      <m:oMathPara>
        <m:oMath>
          <m:sSub>
            <m:sSubPr>
              <m:ctrlPr>
                <w:ins w:id="744" w:author="Claire Kouba" w:date="2024-03-19T16:32:00Z">
                  <w:rPr>
                    <w:rFonts w:ascii="Cambria Math" w:hAnsi="Cambria Math"/>
                    <w:i/>
                  </w:rPr>
                </w:ins>
              </m:ctrlPr>
            </m:sSubPr>
            <m:e>
              <m:r>
                <w:ins w:id="745" w:author="Claire Kouba" w:date="2024-03-19T16:32:00Z">
                  <w:rPr>
                    <w:rFonts w:ascii="Cambria Math" w:hAnsi="Cambria Math"/>
                  </w:rPr>
                  <m:t>y</m:t>
                </w:ins>
              </m:r>
            </m:e>
            <m:sub>
              <m:r>
                <w:ins w:id="746" w:author="Claire Kouba" w:date="2024-03-19T16:32:00Z">
                  <w:rPr>
                    <w:rFonts w:ascii="Cambria Math" w:hAnsi="Cambria Math"/>
                  </w:rPr>
                  <m:t>WY</m:t>
                </w:ins>
              </m:r>
            </m:sub>
          </m:sSub>
          <m:r>
            <w:ins w:id="747" w:author="Claire Kouba" w:date="2024-03-19T16:32:00Z">
              <w:rPr>
                <w:rFonts w:ascii="Cambria Math" w:hAnsi="Cambria Math"/>
              </w:rPr>
              <m:t xml:space="preserve">= </m:t>
            </w:ins>
          </m:r>
          <m:r>
            <w:ins w:id="748" w:author="Claire Kouba" w:date="2024-03-19T16:35:00Z">
              <w:rPr>
                <w:rFonts w:ascii="Cambria Math" w:hAnsi="Cambria Math"/>
              </w:rPr>
              <m:t>a</m:t>
            </w:ins>
          </m:r>
          <m:r>
            <w:ins w:id="749" w:author="Claire Kouba" w:date="2024-03-19T16:32:00Z">
              <w:rPr>
                <w:rFonts w:ascii="Cambria Math" w:hAnsi="Cambria Math"/>
              </w:rPr>
              <m:t>+</m:t>
            </w:ins>
          </m:r>
          <m:sSub>
            <m:sSubPr>
              <m:ctrlPr>
                <w:ins w:id="750" w:author="Claire Kouba" w:date="2024-03-19T16:32:00Z">
                  <w:rPr>
                    <w:rFonts w:ascii="Cambria Math" w:hAnsi="Cambria Math"/>
                    <w:i/>
                  </w:rPr>
                </w:ins>
              </m:ctrlPr>
            </m:sSubPr>
            <m:e>
              <m:r>
                <w:ins w:id="751" w:author="Claire Kouba" w:date="2024-03-19T16:32:00Z">
                  <w:rPr>
                    <w:rFonts w:ascii="Cambria Math" w:hAnsi="Cambria Math"/>
                  </w:rPr>
                  <m:t>b</m:t>
                </w:ins>
              </m:r>
            </m:e>
            <m:sub>
              <m:r>
                <w:ins w:id="752" w:author="Claire Kouba" w:date="2024-03-19T16:34:00Z">
                  <w:rPr>
                    <w:rFonts w:ascii="Cambria Math" w:hAnsi="Cambria Math"/>
                  </w:rPr>
                  <m:t>1</m:t>
                </w:ins>
              </m:r>
            </m:sub>
          </m:sSub>
          <m:sSub>
            <m:sSubPr>
              <m:ctrlPr>
                <w:ins w:id="753" w:author="Claire Kouba" w:date="2024-03-19T16:32:00Z">
                  <w:rPr>
                    <w:rFonts w:ascii="Cambria Math" w:hAnsi="Cambria Math"/>
                    <w:i/>
                  </w:rPr>
                </w:ins>
              </m:ctrlPr>
            </m:sSubPr>
            <m:e>
              <m:r>
                <w:ins w:id="754" w:author="Claire Kouba" w:date="2024-03-19T16:32:00Z">
                  <w:rPr>
                    <w:rFonts w:ascii="Cambria Math" w:hAnsi="Cambria Math"/>
                  </w:rPr>
                  <m:t>x</m:t>
                </w:ins>
              </m:r>
            </m:e>
            <m:sub>
              <m:r>
                <w:ins w:id="755" w:author="Claire Kouba" w:date="2024-03-19T20:09:00Z">
                  <w:rPr>
                    <w:rFonts w:ascii="Cambria Math" w:hAnsi="Cambria Math"/>
                  </w:rPr>
                  <m:t>1,</m:t>
                </w:ins>
              </m:r>
              <m:r>
                <w:ins w:id="756" w:author="Claire Kouba" w:date="2024-03-19T16:32:00Z">
                  <w:rPr>
                    <w:rFonts w:ascii="Cambria Math" w:hAnsi="Cambria Math"/>
                  </w:rPr>
                  <m:t>wy</m:t>
                </w:ins>
              </m:r>
            </m:sub>
          </m:sSub>
          <m:r>
            <w:ins w:id="757" w:author="Claire Kouba" w:date="2024-03-19T16:33:00Z">
              <w:rPr>
                <w:rFonts w:ascii="Cambria Math" w:hAnsi="Cambria Math"/>
              </w:rPr>
              <m:t>+</m:t>
            </w:ins>
          </m:r>
          <m:sSub>
            <m:sSubPr>
              <m:ctrlPr>
                <w:ins w:id="758" w:author="Claire Kouba" w:date="2024-03-19T16:33:00Z">
                  <w:rPr>
                    <w:rFonts w:ascii="Cambria Math" w:eastAsiaTheme="minorEastAsia" w:hAnsi="Cambria Math"/>
                    <w:i/>
                  </w:rPr>
                </w:ins>
              </m:ctrlPr>
            </m:sSubPr>
            <m:e>
              <m:r>
                <w:ins w:id="759" w:author="Claire Kouba" w:date="2024-03-19T16:33:00Z">
                  <w:rPr>
                    <w:rFonts w:ascii="Cambria Math" w:eastAsiaTheme="minorEastAsia" w:hAnsi="Cambria Math"/>
                  </w:rPr>
                  <m:t>b</m:t>
                </w:ins>
              </m:r>
            </m:e>
            <m:sub>
              <m:r>
                <w:ins w:id="760" w:author="Claire Kouba" w:date="2024-03-19T16:34:00Z">
                  <w:rPr>
                    <w:rFonts w:ascii="Cambria Math" w:eastAsiaTheme="minorEastAsia" w:hAnsi="Cambria Math"/>
                  </w:rPr>
                  <m:t>2</m:t>
                </w:ins>
              </m:r>
            </m:sub>
          </m:sSub>
          <m:sSub>
            <m:sSubPr>
              <m:ctrlPr>
                <w:ins w:id="761" w:author="Claire Kouba" w:date="2024-03-19T16:33:00Z">
                  <w:rPr>
                    <w:rFonts w:ascii="Cambria Math" w:eastAsiaTheme="minorEastAsia" w:hAnsi="Cambria Math"/>
                    <w:i/>
                  </w:rPr>
                </w:ins>
              </m:ctrlPr>
            </m:sSubPr>
            <m:e>
              <m:r>
                <w:ins w:id="762" w:author="Claire Kouba" w:date="2024-03-19T16:33:00Z">
                  <w:rPr>
                    <w:rFonts w:ascii="Cambria Math" w:eastAsiaTheme="minorEastAsia" w:hAnsi="Cambria Math"/>
                  </w:rPr>
                  <m:t>x</m:t>
                </w:ins>
              </m:r>
            </m:e>
            <m:sub>
              <m:r>
                <w:ins w:id="763" w:author="Claire Kouba" w:date="2024-03-19T20:09:00Z">
                  <w:rPr>
                    <w:rFonts w:ascii="Cambria Math" w:eastAsiaTheme="minorEastAsia" w:hAnsi="Cambria Math"/>
                  </w:rPr>
                  <m:t>2,</m:t>
                </w:ins>
              </m:r>
              <m:r>
                <w:ins w:id="764" w:author="Claire Kouba" w:date="2024-03-19T16:33:00Z">
                  <w:rPr>
                    <w:rFonts w:ascii="Cambria Math" w:eastAsiaTheme="minorEastAsia" w:hAnsi="Cambria Math"/>
                  </w:rPr>
                  <m:t>wy</m:t>
                </w:ins>
              </m:r>
            </m:sub>
          </m:sSub>
        </m:oMath>
      </m:oMathPara>
    </w:p>
    <w:p w14:paraId="2CA4F034" w14:textId="37F2FAB1" w:rsidR="008D2BDD" w:rsidRPr="00612E0E" w:rsidRDefault="00B85253">
      <w:pPr>
        <w:pStyle w:val="FirstParagraph"/>
        <w:rPr>
          <w:ins w:id="765" w:author="Thomas Harter" w:date="2024-03-18T01:59:00Z"/>
        </w:rPr>
      </w:pPr>
      <w:ins w:id="766" w:author="Thomas Harter" w:date="2024-03-18T02:03:00Z">
        <w:r>
          <w:t xml:space="preserve">where </w:t>
        </w:r>
        <w:r>
          <w:rPr>
            <w:i/>
            <w:iCs/>
          </w:rPr>
          <w:t>y</w:t>
        </w:r>
        <w:r>
          <w:t xml:space="preserve"> is the ecologic response variable, </w:t>
        </w:r>
        <w:r>
          <w:rPr>
            <w:i/>
            <w:iCs/>
          </w:rPr>
          <w:t>x</w:t>
        </w:r>
        <w:r>
          <w:t xml:space="preserve"> is the hydrolo</w:t>
        </w:r>
      </w:ins>
      <w:ins w:id="767" w:author="Thomas Harter" w:date="2024-03-18T02:04:00Z">
        <w:r>
          <w:t xml:space="preserve">gic predictor variable, </w:t>
        </w:r>
      </w:ins>
      <w:ins w:id="768" w:author="Claire Kouba" w:date="2024-03-19T16:50:00Z">
        <w:r w:rsidR="001E3A2E">
          <w:t xml:space="preserve">and </w:t>
        </w:r>
      </w:ins>
      <w:ins w:id="769" w:author="Thomas Harter" w:date="2024-03-18T02:05:00Z">
        <w:r w:rsidR="000F762F">
          <w:rPr>
            <w:i/>
            <w:iCs/>
          </w:rPr>
          <w:t>a</w:t>
        </w:r>
        <w:del w:id="770" w:author="Claire Kouba" w:date="2024-03-19T16:35:00Z">
          <w:r w:rsidR="000F762F" w:rsidDel="00410EAA">
            <w:rPr>
              <w:i/>
              <w:iCs/>
              <w:vertAlign w:val="subscript"/>
            </w:rPr>
            <w:delText>i</w:delText>
          </w:r>
        </w:del>
        <w:r w:rsidR="000F762F">
          <w:t xml:space="preserve"> and </w:t>
        </w:r>
      </w:ins>
      <w:ins w:id="771" w:author="Thomas Harter" w:date="2024-03-18T02:12:00Z">
        <w:r w:rsidR="002C44FD" w:rsidRPr="002C44FD">
          <w:rPr>
            <w:i/>
            <w:iCs/>
            <w:rPrChange w:id="772" w:author="Thomas Harter" w:date="2024-03-18T02:12:00Z">
              <w:rPr>
                <w:b/>
                <w:bCs/>
                <w:i/>
                <w:iCs/>
              </w:rPr>
            </w:rPrChange>
          </w:rPr>
          <w:t>b</w:t>
        </w:r>
      </w:ins>
      <w:ins w:id="773" w:author="Thomas Harter" w:date="2024-03-18T02:05:00Z">
        <w:del w:id="774" w:author="Claire Kouba" w:date="2024-03-19T16:35:00Z">
          <w:r w:rsidR="000F762F" w:rsidDel="00410EAA">
            <w:rPr>
              <w:i/>
              <w:iCs/>
              <w:vertAlign w:val="subscript"/>
            </w:rPr>
            <w:delText>i</w:delText>
          </w:r>
        </w:del>
        <w:r w:rsidR="000F762F">
          <w:rPr>
            <w:i/>
            <w:iCs/>
          </w:rPr>
          <w:t xml:space="preserve"> </w:t>
        </w:r>
      </w:ins>
      <w:ins w:id="775" w:author="Thomas Harter" w:date="2024-03-18T02:06:00Z">
        <w:r w:rsidR="000F762F">
          <w:t xml:space="preserve">are </w:t>
        </w:r>
        <w:r w:rsidR="00612E0E">
          <w:t>regression coefficients</w:t>
        </w:r>
        <w:del w:id="776" w:author="Claire Kouba" w:date="2024-03-19T16:50:00Z">
          <w:r w:rsidR="00612E0E" w:rsidDel="001E3A2E">
            <w:delText xml:space="preserve">, </w:delText>
          </w:r>
          <w:r w:rsidR="00612E0E" w:rsidDel="001E3A2E">
            <w:rPr>
              <w:i/>
              <w:iCs/>
            </w:rPr>
            <w:delText>m</w:delText>
          </w:r>
          <w:r w:rsidR="00612E0E" w:rsidDel="001E3A2E">
            <w:delText xml:space="preserve"> is eqal to 1 for one predictor models and is equal to 2 for two predictor models</w:delText>
          </w:r>
        </w:del>
        <w:r w:rsidR="00612E0E">
          <w:t>.</w:t>
        </w:r>
      </w:ins>
    </w:p>
    <w:p w14:paraId="2D290E5E" w14:textId="662C1B7A" w:rsidR="00C26AC4" w:rsidRDefault="00282F24">
      <w:pPr>
        <w:pStyle w:val="FirstParagraph"/>
        <w:rPr>
          <w:ins w:id="777" w:author="Thomas Harter" w:date="2024-03-18T02:06:00Z"/>
        </w:rPr>
      </w:pPr>
      <w:ins w:id="778" w:author="Thomas Harter" w:date="2024-03-18T01:44:00Z">
        <w:r>
          <w:t xml:space="preserve">The best </w:t>
        </w:r>
      </w:ins>
      <w:r w:rsidR="007776B0">
        <w:rPr>
          <w:i/>
        </w:rPr>
        <w:t xml:space="preserve">n </w:t>
      </w:r>
      <w:ins w:id="779" w:author="Thomas Harter" w:date="2024-03-18T01:45:00Z">
        <w:r w:rsidR="0096783A">
          <w:t xml:space="preserve">performing </w:t>
        </w:r>
      </w:ins>
      <w:ins w:id="780" w:author="Thomas Harter" w:date="2024-03-18T01:50:00Z">
        <w:r w:rsidR="00087B12">
          <w:t xml:space="preserve">linear </w:t>
        </w:r>
      </w:ins>
      <w:ins w:id="781" w:author="Thomas Harter" w:date="2024-03-18T01:44:00Z">
        <w:r>
          <w:t>model</w:t>
        </w:r>
      </w:ins>
      <w:ins w:id="782" w:author="Thomas Harter" w:date="2024-03-18T01:48:00Z">
        <w:r w:rsidR="00707407">
          <w:t>s are</w:t>
        </w:r>
      </w:ins>
      <w:ins w:id="783" w:author="Thomas Harter" w:date="2024-03-18T01:44:00Z">
        <w:r>
          <w:t xml:space="preserve"> selected </w:t>
        </w:r>
      </w:ins>
      <w:ins w:id="784" w:author="Thomas Harter" w:date="2024-03-18T01:50:00Z">
        <w:r w:rsidR="00E56445">
          <w:t xml:space="preserve">(see </w:t>
        </w:r>
      </w:ins>
      <w:ins w:id="785" w:author="Thomas Harter" w:date="2024-03-18T01:51:00Z">
        <w:r w:rsidR="0024449B">
          <w:t>below</w:t>
        </w:r>
      </w:ins>
      <w:ins w:id="786" w:author="Thomas Harter" w:date="2024-03-18T01:50:00Z">
        <w:r w:rsidR="00E56445">
          <w:t xml:space="preserve">) </w:t>
        </w:r>
      </w:ins>
      <w:ins w:id="787" w:author="Thomas Harter" w:date="2024-03-18T01:48:00Z">
        <w:r w:rsidR="000F02D1">
          <w:t xml:space="preserve">and </w:t>
        </w:r>
      </w:ins>
      <w:r w:rsidR="007776B0">
        <w:t xml:space="preserve">simply </w:t>
      </w:r>
      <w:ins w:id="788" w:author="Thomas Harter" w:date="2024-03-18T01:48:00Z">
        <w:r w:rsidR="000F02D1">
          <w:t>combined into a</w:t>
        </w:r>
      </w:ins>
      <w:r w:rsidR="007776B0">
        <w:t>n</w:t>
      </w:r>
      <w:ins w:id="789" w:author="Thomas Harter" w:date="2024-03-18T01:48:00Z">
        <w:r w:rsidR="000F02D1">
          <w:t xml:space="preserve"> </w:t>
        </w:r>
        <w:del w:id="790" w:author="Claire Kouba" w:date="2024-03-18T13:48:00Z">
          <w:r w:rsidR="000F02D1" w:rsidDel="007776B0">
            <w:delText>additive</w:delText>
          </w:r>
        </w:del>
      </w:ins>
      <w:del w:id="791" w:author="Claire Kouba" w:date="2024-03-18T13:48:00Z">
        <w:r w:rsidR="007776B0" w:rsidDel="007776B0">
          <w:delText xml:space="preserve">, </w:delText>
        </w:r>
      </w:del>
      <w:r w:rsidR="007776B0">
        <w:t>average ensemble</w:t>
      </w:r>
      <w:ins w:id="792" w:author="Thomas Harter" w:date="2024-03-18T01:49:00Z">
        <w:r w:rsidR="008D7923">
          <w:t xml:space="preserve"> model</w:t>
        </w:r>
        <w:r w:rsidR="008C5122">
          <w:t xml:space="preserve"> that comprises</w:t>
        </w:r>
      </w:ins>
      <w:ins w:id="793" w:author="Thomas Harter" w:date="2024-03-18T01:44:00Z">
        <w:r>
          <w:t xml:space="preserve"> the </w:t>
        </w:r>
      </w:ins>
      <w:ins w:id="794" w:author="Thomas Harter" w:date="2024-03-18T01:41:00Z">
        <w:r w:rsidR="006B4E52">
          <w:t>“hydrologic benefit</w:t>
        </w:r>
      </w:ins>
      <w:ins w:id="795" w:author="Thomas Harter" w:date="2024-03-18T01:44:00Z">
        <w:r>
          <w:t xml:space="preserve"> (HB)</w:t>
        </w:r>
      </w:ins>
      <w:ins w:id="796" w:author="Thomas Harter" w:date="2024-03-18T01:41:00Z">
        <w:r w:rsidR="006B4E52">
          <w:t xml:space="preserve"> function</w:t>
        </w:r>
      </w:ins>
      <w:ins w:id="797" w:author="Thomas Harter" w:date="2024-03-18T01:44:00Z">
        <w:r w:rsidR="004F0BEF">
          <w:t>”</w:t>
        </w:r>
      </w:ins>
      <w:ins w:id="798" w:author="Thomas Harter" w:date="2024-03-18T01:51:00Z">
        <w:r w:rsidR="00E56445">
          <w:t xml:space="preserve"> (see </w:t>
        </w:r>
      </w:ins>
      <w:ins w:id="799" w:author="Claire Kouba" w:date="2024-03-19T16:44:00Z">
        <w:r w:rsidR="001051C9">
          <w:t xml:space="preserve">Results Section </w:t>
        </w:r>
      </w:ins>
      <w:ins w:id="800" w:author="Thomas Harter" w:date="2024-03-18T01:51:00Z">
        <w:r w:rsidR="00E56445">
          <w:t>3.4.2)</w:t>
        </w:r>
      </w:ins>
      <w:ins w:id="801" w:author="Thomas Harter" w:date="2024-03-18T02:06:00Z">
        <w:r w:rsidR="00BC3363">
          <w:t>:</w:t>
        </w:r>
      </w:ins>
      <w:del w:id="802" w:author="Thomas Harter" w:date="2024-03-18T01:51:00Z">
        <w:r w:rsidR="0080747B" w:rsidDel="00E56445">
          <w:delText>.</w:delText>
        </w:r>
      </w:del>
    </w:p>
    <w:p w14:paraId="669162C3" w14:textId="67A7107D" w:rsidR="004F01EE" w:rsidRPr="00BC3363" w:rsidRDefault="00672807">
      <w:pPr>
        <w:pStyle w:val="BodyText"/>
        <w:pPrChange w:id="803" w:author="Thomas Harter" w:date="2024-03-18T02:06:00Z">
          <w:pPr>
            <w:pStyle w:val="FirstParagraph"/>
          </w:pPr>
        </w:pPrChange>
      </w:pPr>
      <m:oMathPara>
        <m:oMath>
          <m:sSub>
            <m:sSubPr>
              <m:ctrlPr>
                <w:ins w:id="804" w:author="Thomas Harter" w:date="2024-03-18T02:10:00Z">
                  <w:rPr>
                    <w:rFonts w:ascii="Cambria Math" w:hAnsi="Cambria Math"/>
                    <w:i/>
                  </w:rPr>
                </w:ins>
              </m:ctrlPr>
            </m:sSubPr>
            <m:e>
              <m:r>
                <w:ins w:id="805" w:author="Thomas Harter" w:date="2024-03-18T02:10:00Z">
                  <w:rPr>
                    <w:rFonts w:ascii="Cambria Math" w:hAnsi="Cambria Math"/>
                  </w:rPr>
                  <m:t>HB</m:t>
                </w:ins>
              </m:r>
            </m:e>
            <m:sub>
              <m:r>
                <w:ins w:id="806" w:author="Thomas Harter" w:date="2024-03-18T02:10:00Z">
                  <w:rPr>
                    <w:rFonts w:ascii="Cambria Math" w:hAnsi="Cambria Math"/>
                  </w:rPr>
                  <m:t>wy</m:t>
                </w:ins>
              </m:r>
            </m:sub>
          </m:sSub>
          <m:r>
            <w:ins w:id="807" w:author="Thomas Harter" w:date="2024-03-18T02:07:00Z">
              <w:rPr>
                <w:rFonts w:ascii="Cambria Math" w:hAnsi="Cambria Math"/>
              </w:rPr>
              <m:t>=</m:t>
            </w:ins>
          </m:r>
          <m:r>
            <w:rPr>
              <w:rFonts w:ascii="Cambria Math" w:hAnsi="Cambria Math"/>
            </w:rPr>
            <m:t xml:space="preserve"> </m:t>
          </m:r>
          <m:f>
            <m:fPr>
              <m:ctrlPr>
                <w:rPr>
                  <w:rFonts w:ascii="Cambria Math" w:hAnsi="Cambria Math"/>
                  <w:i/>
                </w:rPr>
              </m:ctrlPr>
            </m:fPr>
            <m:num>
              <m:nary>
                <m:naryPr>
                  <m:chr m:val="∑"/>
                  <m:limLoc m:val="undOvr"/>
                  <m:ctrlPr>
                    <w:ins w:id="808" w:author="Thomas Harter" w:date="2024-03-18T02:07:00Z">
                      <w:rPr>
                        <w:rFonts w:ascii="Cambria Math" w:hAnsi="Cambria Math"/>
                        <w:i/>
                      </w:rPr>
                    </w:ins>
                  </m:ctrlPr>
                </m:naryPr>
                <m:sub>
                  <m:r>
                    <w:ins w:id="809" w:author="Thomas Harter" w:date="2024-03-18T02:07:00Z">
                      <w:rPr>
                        <w:rFonts w:ascii="Cambria Math" w:hAnsi="Cambria Math"/>
                      </w:rPr>
                      <m:t>j=1</m:t>
                    </w:ins>
                  </m:r>
                </m:sub>
                <m:sup>
                  <m:r>
                    <w:ins w:id="810" w:author="Thomas Harter" w:date="2024-03-18T02:07:00Z">
                      <w:rPr>
                        <w:rFonts w:ascii="Cambria Math" w:hAnsi="Cambria Math"/>
                      </w:rPr>
                      <m:t>n</m:t>
                    </w:ins>
                  </m:r>
                </m:sup>
                <m:e>
                  <m:r>
                    <w:rPr>
                      <w:rFonts w:ascii="Cambria Math" w:hAnsi="Cambria Math"/>
                    </w:rPr>
                    <m:t>(</m:t>
                  </m:r>
                  <m:r>
                    <w:ins w:id="811" w:author="Claire Kouba" w:date="2024-03-19T16:49:00Z">
                      <w:rPr>
                        <w:rFonts w:ascii="Cambria Math" w:hAnsi="Cambria Math"/>
                      </w:rPr>
                      <m:t>a+</m:t>
                    </w:ins>
                  </m:r>
                  <m:sSub>
                    <m:sSubPr>
                      <m:ctrlPr>
                        <w:ins w:id="812" w:author="Claire Kouba" w:date="2024-03-19T16:50:00Z">
                          <w:rPr>
                            <w:rFonts w:ascii="Cambria Math" w:hAnsi="Cambria Math"/>
                            <w:i/>
                          </w:rPr>
                        </w:ins>
                      </m:ctrlPr>
                    </m:sSubPr>
                    <m:e>
                      <m:r>
                        <w:ins w:id="813" w:author="Claire Kouba" w:date="2024-03-19T16:50:00Z">
                          <w:rPr>
                            <w:rFonts w:ascii="Cambria Math" w:hAnsi="Cambria Math"/>
                          </w:rPr>
                          <m:t>b</m:t>
                        </w:ins>
                      </m:r>
                    </m:e>
                    <m:sub>
                      <m:r>
                        <w:ins w:id="814" w:author="Claire Kouba" w:date="2024-03-19T16:50:00Z">
                          <w:rPr>
                            <w:rFonts w:ascii="Cambria Math" w:hAnsi="Cambria Math"/>
                          </w:rPr>
                          <m:t>1</m:t>
                        </w:ins>
                      </m:r>
                    </m:sub>
                  </m:sSub>
                  <m:sSub>
                    <m:sSubPr>
                      <m:ctrlPr>
                        <w:ins w:id="815" w:author="Claire Kouba" w:date="2024-03-19T16:50:00Z">
                          <w:rPr>
                            <w:rFonts w:ascii="Cambria Math" w:hAnsi="Cambria Math"/>
                            <w:i/>
                          </w:rPr>
                        </w:ins>
                      </m:ctrlPr>
                    </m:sSubPr>
                    <m:e>
                      <m:r>
                        <w:ins w:id="816" w:author="Claire Kouba" w:date="2024-03-19T16:50:00Z">
                          <w:rPr>
                            <w:rFonts w:ascii="Cambria Math" w:hAnsi="Cambria Math"/>
                          </w:rPr>
                          <m:t>x</m:t>
                        </w:ins>
                      </m:r>
                    </m:e>
                    <m:sub>
                      <m:r>
                        <w:ins w:id="817" w:author="Claire Kouba" w:date="2024-03-19T20:09:00Z">
                          <w:rPr>
                            <w:rFonts w:ascii="Cambria Math" w:hAnsi="Cambria Math"/>
                          </w:rPr>
                          <m:t>1,</m:t>
                        </w:ins>
                      </m:r>
                      <m:r>
                        <w:ins w:id="818" w:author="Claire Kouba" w:date="2024-03-19T16:50:00Z">
                          <w:rPr>
                            <w:rFonts w:ascii="Cambria Math" w:hAnsi="Cambria Math"/>
                          </w:rPr>
                          <m:t>wy</m:t>
                        </w:ins>
                      </m:r>
                    </m:sub>
                  </m:sSub>
                  <m:r>
                    <w:ins w:id="819" w:author="Claire Kouba" w:date="2024-03-19T16:50:00Z">
                      <w:rPr>
                        <w:rFonts w:ascii="Cambria Math" w:hAnsi="Cambria Math"/>
                      </w:rPr>
                      <m:t>+</m:t>
                    </w:ins>
                  </m:r>
                  <m:sSub>
                    <m:sSubPr>
                      <m:ctrlPr>
                        <w:ins w:id="820" w:author="Claire Kouba" w:date="2024-03-19T16:50:00Z">
                          <w:rPr>
                            <w:rFonts w:ascii="Cambria Math" w:hAnsi="Cambria Math"/>
                            <w:i/>
                          </w:rPr>
                        </w:ins>
                      </m:ctrlPr>
                    </m:sSubPr>
                    <m:e>
                      <m:r>
                        <w:ins w:id="821" w:author="Claire Kouba" w:date="2024-03-19T16:50:00Z">
                          <w:rPr>
                            <w:rFonts w:ascii="Cambria Math" w:hAnsi="Cambria Math"/>
                          </w:rPr>
                          <m:t>b</m:t>
                        </w:ins>
                      </m:r>
                    </m:e>
                    <m:sub>
                      <m:r>
                        <w:ins w:id="822" w:author="Claire Kouba" w:date="2024-03-19T16:50:00Z">
                          <w:rPr>
                            <w:rFonts w:ascii="Cambria Math" w:hAnsi="Cambria Math"/>
                          </w:rPr>
                          <m:t>2</m:t>
                        </w:ins>
                      </m:r>
                    </m:sub>
                  </m:sSub>
                  <m:sSub>
                    <m:sSubPr>
                      <m:ctrlPr>
                        <w:ins w:id="823" w:author="Claire Kouba" w:date="2024-03-19T16:50:00Z">
                          <w:rPr>
                            <w:rFonts w:ascii="Cambria Math" w:hAnsi="Cambria Math"/>
                            <w:i/>
                          </w:rPr>
                        </w:ins>
                      </m:ctrlPr>
                    </m:sSubPr>
                    <m:e>
                      <m:r>
                        <w:ins w:id="824" w:author="Claire Kouba" w:date="2024-03-19T16:50:00Z">
                          <w:rPr>
                            <w:rFonts w:ascii="Cambria Math" w:hAnsi="Cambria Math"/>
                          </w:rPr>
                          <m:t>x</m:t>
                        </w:ins>
                      </m:r>
                    </m:e>
                    <m:sub>
                      <m:r>
                        <w:ins w:id="825" w:author="Claire Kouba" w:date="2024-03-19T20:10:00Z">
                          <w:rPr>
                            <w:rFonts w:ascii="Cambria Math" w:hAnsi="Cambria Math"/>
                          </w:rPr>
                          <m:t>2,</m:t>
                        </w:ins>
                      </m:r>
                      <m:r>
                        <w:ins w:id="826" w:author="Claire Kouba" w:date="2024-03-19T16:50:00Z">
                          <w:rPr>
                            <w:rFonts w:ascii="Cambria Math" w:hAnsi="Cambria Math"/>
                          </w:rPr>
                          <m:t>wy</m:t>
                        </w:ins>
                      </m:r>
                    </m:sub>
                  </m:sSub>
                  <m:nary>
                    <m:naryPr>
                      <m:chr m:val="∑"/>
                      <m:limLoc m:val="undOvr"/>
                      <m:ctrlPr>
                        <w:ins w:id="827" w:author="Thomas Harter" w:date="2024-03-18T02:00:00Z">
                          <w:del w:id="828" w:author="Claire Kouba" w:date="2024-03-19T16:49:00Z">
                            <w:rPr>
                              <w:rFonts w:ascii="Cambria Math" w:hAnsi="Cambria Math"/>
                              <w:i/>
                            </w:rPr>
                          </w:del>
                        </w:ins>
                      </m:ctrlPr>
                    </m:naryPr>
                    <m:sub>
                      <m:r>
                        <w:ins w:id="829" w:author="Thomas Harter" w:date="2024-03-18T02:00:00Z">
                          <w:del w:id="830" w:author="Claire Kouba" w:date="2024-03-19T16:49:00Z">
                            <w:rPr>
                              <w:rFonts w:ascii="Cambria Math" w:hAnsi="Cambria Math"/>
                            </w:rPr>
                            <m:t>i=1</m:t>
                          </w:del>
                        </w:ins>
                      </m:r>
                    </m:sub>
                    <m:sup>
                      <m:r>
                        <w:ins w:id="831" w:author="Thomas Harter" w:date="2024-03-18T02:00:00Z">
                          <w:del w:id="832" w:author="Claire Kouba" w:date="2024-03-19T16:49:00Z">
                            <w:rPr>
                              <w:rFonts w:ascii="Cambria Math" w:hAnsi="Cambria Math"/>
                            </w:rPr>
                            <m:t>m</m:t>
                          </w:del>
                        </w:ins>
                      </m:r>
                    </m:sup>
                    <m:e>
                      <m:r>
                        <w:ins w:id="833" w:author="Thomas Harter" w:date="2024-03-18T02:01:00Z">
                          <w:del w:id="834" w:author="Claire Kouba" w:date="2024-03-19T16:49:00Z">
                            <w:rPr>
                              <w:rFonts w:ascii="Cambria Math" w:hAnsi="Cambria Math"/>
                            </w:rPr>
                            <m:t>(</m:t>
                          </w:del>
                        </w:ins>
                      </m:r>
                      <m:sSub>
                        <m:sSubPr>
                          <m:ctrlPr>
                            <w:ins w:id="835" w:author="Thomas Harter" w:date="2024-03-18T02:01:00Z">
                              <w:del w:id="836" w:author="Claire Kouba" w:date="2024-03-19T16:49:00Z">
                                <w:rPr>
                                  <w:rFonts w:ascii="Cambria Math" w:hAnsi="Cambria Math"/>
                                  <w:i/>
                                </w:rPr>
                              </w:del>
                            </w:ins>
                          </m:ctrlPr>
                        </m:sSubPr>
                        <m:e>
                          <m:r>
                            <w:ins w:id="837" w:author="Thomas Harter" w:date="2024-03-18T02:01:00Z">
                              <w:del w:id="838" w:author="Claire Kouba" w:date="2024-03-19T16:49:00Z">
                                <w:rPr>
                                  <w:rFonts w:ascii="Cambria Math" w:hAnsi="Cambria Math"/>
                                </w:rPr>
                                <m:t>a</m:t>
                              </w:del>
                            </w:ins>
                          </m:r>
                        </m:e>
                        <m:sub>
                          <m:r>
                            <w:ins w:id="839" w:author="Thomas Harter" w:date="2024-03-18T02:01:00Z">
                              <w:del w:id="840" w:author="Claire Kouba" w:date="2024-03-19T16:49:00Z">
                                <w:rPr>
                                  <w:rFonts w:ascii="Cambria Math" w:hAnsi="Cambria Math"/>
                                </w:rPr>
                                <m:t>i</m:t>
                              </w:del>
                            </w:ins>
                          </m:r>
                        </m:sub>
                      </m:sSub>
                      <m:r>
                        <w:ins w:id="841" w:author="Thomas Harter" w:date="2024-03-18T02:01:00Z">
                          <w:del w:id="842" w:author="Claire Kouba" w:date="2024-03-19T16:49:00Z">
                            <w:rPr>
                              <w:rFonts w:ascii="Cambria Math" w:hAnsi="Cambria Math"/>
                            </w:rPr>
                            <m:t xml:space="preserve">+ </m:t>
                          </w:del>
                        </w:ins>
                      </m:r>
                      <m:sSub>
                        <m:sSubPr>
                          <m:ctrlPr>
                            <w:ins w:id="843" w:author="Thomas Harter" w:date="2024-03-18T02:01:00Z">
                              <w:del w:id="844" w:author="Claire Kouba" w:date="2024-03-19T16:49:00Z">
                                <w:rPr>
                                  <w:rFonts w:ascii="Cambria Math" w:hAnsi="Cambria Math"/>
                                  <w:i/>
                                </w:rPr>
                              </w:del>
                            </w:ins>
                          </m:ctrlPr>
                        </m:sSubPr>
                        <m:e>
                          <m:r>
                            <w:ins w:id="845" w:author="Thomas Harter" w:date="2024-03-18T02:12:00Z">
                              <w:del w:id="846" w:author="Claire Kouba" w:date="2024-03-19T16:49:00Z">
                                <w:rPr>
                                  <w:rFonts w:ascii="Cambria Math" w:hAnsi="Cambria Math"/>
                                </w:rPr>
                                <m:t>m</m:t>
                              </w:del>
                            </w:ins>
                          </m:r>
                        </m:e>
                        <m:sub>
                          <m:r>
                            <w:ins w:id="847" w:author="Thomas Harter" w:date="2024-03-18T02:02:00Z">
                              <w:del w:id="848" w:author="Claire Kouba" w:date="2024-03-19T16:49:00Z">
                                <w:rPr>
                                  <w:rFonts w:ascii="Cambria Math" w:hAnsi="Cambria Math"/>
                                </w:rPr>
                                <m:t>i</m:t>
                              </w:del>
                            </w:ins>
                          </m:r>
                        </m:sub>
                      </m:sSub>
                      <m:sSub>
                        <m:sSubPr>
                          <m:ctrlPr>
                            <w:ins w:id="849" w:author="Thomas Harter" w:date="2024-03-18T03:22:00Z">
                              <w:del w:id="850" w:author="Claire Kouba" w:date="2024-03-19T16:49:00Z">
                                <w:rPr>
                                  <w:rFonts w:ascii="Cambria Math" w:hAnsi="Cambria Math"/>
                                  <w:i/>
                                </w:rPr>
                              </w:del>
                            </w:ins>
                          </m:ctrlPr>
                        </m:sSubPr>
                        <m:e>
                          <m:r>
                            <w:ins w:id="851" w:author="Thomas Harter" w:date="2024-03-18T03:22:00Z">
                              <w:del w:id="852" w:author="Claire Kouba" w:date="2024-03-19T16:49:00Z">
                                <w:rPr>
                                  <w:rFonts w:ascii="Cambria Math" w:hAnsi="Cambria Math"/>
                                </w:rPr>
                                <m:t>x</m:t>
                              </w:del>
                            </w:ins>
                          </m:r>
                        </m:e>
                        <m:sub>
                          <m:r>
                            <w:ins w:id="853" w:author="Thomas Harter" w:date="2024-03-18T03:22:00Z">
                              <w:del w:id="854" w:author="Claire Kouba" w:date="2024-03-19T16:49:00Z">
                                <w:rPr>
                                  <w:rFonts w:ascii="Cambria Math" w:hAnsi="Cambria Math"/>
                                </w:rPr>
                                <m:t>wy</m:t>
                              </w:del>
                            </w:ins>
                          </m:r>
                        </m:sub>
                      </m:sSub>
                      <m:r>
                        <w:ins w:id="855" w:author="Thomas Harter" w:date="2024-03-18T02:04:00Z">
                          <w:del w:id="856" w:author="Claire Kouba" w:date="2024-03-19T16:49:00Z">
                            <w:rPr>
                              <w:rFonts w:ascii="Cambria Math" w:hAnsi="Cambria Math"/>
                            </w:rPr>
                            <m:t>)</m:t>
                          </w:del>
                        </w:ins>
                      </m:r>
                    </m:e>
                  </m:nary>
                  <m:r>
                    <w:rPr>
                      <w:rFonts w:ascii="Cambria Math" w:hAnsi="Cambria Math"/>
                    </w:rPr>
                    <m:t>)</m:t>
                  </m:r>
                </m:e>
              </m:nary>
            </m:num>
            <m:den>
              <m:r>
                <w:rPr>
                  <w:rFonts w:ascii="Cambria Math" w:hAnsi="Cambria Math"/>
                </w:rPr>
                <m:t>n</m:t>
              </m:r>
            </m:den>
          </m:f>
        </m:oMath>
      </m:oMathPara>
    </w:p>
    <w:p w14:paraId="02B665E8" w14:textId="7F8830A3" w:rsidR="00741421" w:rsidRDefault="007776B0">
      <w:pPr>
        <w:pStyle w:val="BodyText"/>
        <w:rPr>
          <w:ins w:id="857" w:author="Claire Kouba" w:date="2024-03-19T16:51:00Z"/>
        </w:rPr>
      </w:pPr>
      <w:ins w:id="858" w:author="Claire Kouba" w:date="2024-03-18T13:48:00Z">
        <w:r>
          <w:t>The average ensemble model was used</w:t>
        </w:r>
      </w:ins>
      <w:ins w:id="859" w:author="Claire Kouba" w:date="2024-03-18T13:49:00Z">
        <w:r>
          <w:t xml:space="preserve"> to dampen the sensitivity of any individual model to a single water-year outcome.</w:t>
        </w:r>
      </w:ins>
      <w:ins w:id="860" w:author="Claire Kouba" w:date="2024-03-18T13:48:00Z">
        <w:r>
          <w:t xml:space="preserve"> </w:t>
        </w:r>
      </w:ins>
    </w:p>
    <w:p w14:paraId="26BEE357" w14:textId="4B3BA75E" w:rsidR="001E3A2E" w:rsidRPr="00BB242C" w:rsidRDefault="001E3A2E">
      <w:pPr>
        <w:pStyle w:val="Heading3"/>
        <w:rPr>
          <w:ins w:id="861" w:author="Thomas Harter" w:date="2024-03-18T02:08:00Z"/>
        </w:rPr>
        <w:pPrChange w:id="862" w:author="Claire Kouba" w:date="2024-03-19T16:51:00Z">
          <w:pPr>
            <w:pStyle w:val="BodyText"/>
          </w:pPr>
        </w:pPrChange>
      </w:pPr>
      <w:ins w:id="863" w:author="Claire Kouba" w:date="2024-03-19T16:51:00Z">
        <w:r>
          <w:t>3.4.1 Linear model selection cri</w:t>
        </w:r>
      </w:ins>
      <w:ins w:id="864" w:author="Claire Kouba" w:date="2024-03-19T16:52:00Z">
        <w:r>
          <w:t>teria</w:t>
        </w:r>
      </w:ins>
    </w:p>
    <w:p w14:paraId="0B26F736" w14:textId="618280C7" w:rsidR="00835A6B" w:rsidRDefault="0080747B">
      <w:pPr>
        <w:pStyle w:val="BodyText"/>
        <w:rPr>
          <w:ins w:id="865" w:author="Claire Kouba" w:date="2024-03-12T20:26:00Z"/>
        </w:rPr>
      </w:pPr>
      <w:r>
        <w:t>With a dataset this small, the risk of overfitting is relatively high (James et al. 2013). Consequently</w:t>
      </w:r>
      <w:ins w:id="866" w:author="Claire Kouba" w:date="2024-03-19T19:59:00Z">
        <w:r w:rsidR="00E07B7C">
          <w:t>,</w:t>
        </w:r>
      </w:ins>
      <w:r>
        <w:t xml:space="preserve"> linear models with a maximum of two predictors were evaluated. </w:t>
      </w:r>
      <w:moveToRangeStart w:id="867" w:author="Claire Kouba" w:date="2024-03-12T20:26:00Z" w:name="move161167623"/>
      <w:moveTo w:id="868" w:author="Claire Kouba" w:date="2024-03-12T20:26:00Z">
        <w:r w:rsidR="00716F5E">
          <w:t xml:space="preserve">Criteria used to </w:t>
        </w:r>
        <w:del w:id="869" w:author="Claire Kouba" w:date="2024-03-12T20:30:00Z">
          <w:r w:rsidR="00716F5E" w:rsidDel="00716F5E">
            <w:delText>make the selection</w:delText>
          </w:r>
        </w:del>
      </w:moveTo>
      <w:ins w:id="870" w:author="Claire Kouba" w:date="2024-03-12T20:30:00Z">
        <w:r w:rsidR="00716F5E">
          <w:t>evaluate model performance</w:t>
        </w:r>
      </w:ins>
      <w:moveTo w:id="871" w:author="Claire Kouba" w:date="2024-03-12T20:26:00Z">
        <w:r w:rsidR="00716F5E">
          <w:t xml:space="preserve"> included degree of variability explained by the predictors (R</w:t>
        </w:r>
        <w:r w:rsidR="00716F5E">
          <w:rPr>
            <w:vertAlign w:val="superscript"/>
          </w:rPr>
          <w:t>2</w:t>
        </w:r>
        <w:r w:rsidR="00716F5E">
          <w:t xml:space="preserve"> and adjusted R</w:t>
        </w:r>
        <w:r w:rsidR="00716F5E">
          <w:rPr>
            <w:vertAlign w:val="superscript"/>
          </w:rPr>
          <w:t>2</w:t>
        </w:r>
        <w:r w:rsidR="00716F5E">
          <w:t>), statistical significance (p-value and F-statistic), the amount of total non-correlated information contained in the set of predictors (corrected AIC, or AIC</w:t>
        </w:r>
        <w:r w:rsidR="00716F5E">
          <w:rPr>
            <w:vertAlign w:val="subscript"/>
          </w:rPr>
          <w:t>c</w:t>
        </w:r>
        <w:r w:rsidR="00716F5E">
          <w:t>, a statistic used for small sample sizes).</w:t>
        </w:r>
      </w:moveTo>
      <w:moveToRangeEnd w:id="867"/>
    </w:p>
    <w:p w14:paraId="1B18F907" w14:textId="6AD3553B" w:rsidR="00C26AC4" w:rsidDel="00716F5E" w:rsidRDefault="0080747B">
      <w:pPr>
        <w:pStyle w:val="BodyText"/>
        <w:rPr>
          <w:del w:id="872" w:author="Claire Kouba" w:date="2024-03-12T20:27:00Z"/>
        </w:rPr>
      </w:pPr>
      <w:del w:id="873" w:author="Claire Kouba" w:date="2024-03-12T20:27:00Z">
        <w:r w:rsidDel="00716F5E">
          <w:delText xml:space="preserve">The four best one-predictor models and six of the best two-predictor models are shown in Table 2. </w:delText>
        </w:r>
      </w:del>
      <w:moveFromRangeStart w:id="874" w:author="Claire Kouba" w:date="2024-03-12T20:26:00Z" w:name="move161167623"/>
      <w:moveFrom w:id="875" w:author="Claire Kouba" w:date="2024-03-12T20:26:00Z">
        <w:del w:id="876" w:author="Claire Kouba" w:date="2024-03-12T20:27:00Z">
          <w:r w:rsidDel="00716F5E">
            <w:delText>Criteria used to make the selection included degree of variability explained by the predictors (R</w:delText>
          </w:r>
          <w:r w:rsidDel="00716F5E">
            <w:rPr>
              <w:vertAlign w:val="superscript"/>
            </w:rPr>
            <w:delText>2</w:delText>
          </w:r>
          <w:r w:rsidDel="00716F5E">
            <w:delText xml:space="preserve"> and adjusted R</w:delText>
          </w:r>
          <w:r w:rsidDel="00716F5E">
            <w:rPr>
              <w:vertAlign w:val="superscript"/>
            </w:rPr>
            <w:delText>2</w:delText>
          </w:r>
          <w:r w:rsidDel="00716F5E">
            <w:delText>), statistical significance (p-value and F-statistic), the amount of total non-correlated information contained in the set of predictors (corrected AIC, or AIC</w:delText>
          </w:r>
          <w:r w:rsidDel="00716F5E">
            <w:rPr>
              <w:vertAlign w:val="subscript"/>
            </w:rPr>
            <w:delText>c</w:delText>
          </w:r>
          <w:r w:rsidDel="00716F5E">
            <w:delText xml:space="preserve">, a statistic used for small sample sizes). </w:delText>
          </w:r>
        </w:del>
      </w:moveFrom>
      <w:moveFromRangeEnd w:id="874"/>
      <w:del w:id="877" w:author="Claire Kouba" w:date="2024-03-12T20:27:00Z">
        <w:r w:rsidDel="00716F5E">
          <w:delText>For coho, because the predictor BY_recon_10 (Brood Year reconnection date, 10 cfs) performed so much better than all other metrics in the one-predictor model set, all two-predictor models evaluated included that predictor.</w:delText>
        </w:r>
      </w:del>
    </w:p>
    <w:p w14:paraId="281642F5" w14:textId="4B10815B" w:rsidR="00C26AC4" w:rsidRDefault="0080747B">
      <w:pPr>
        <w:pStyle w:val="BodyText"/>
      </w:pPr>
      <w:r>
        <w:t xml:space="preserve">For each of </w:t>
      </w:r>
      <w:del w:id="878" w:author="Claire Kouba" w:date="2024-03-12T20:30:00Z">
        <w:r w:rsidDel="00716F5E">
          <w:delText xml:space="preserve">these </w:delText>
        </w:r>
      </w:del>
      <w:ins w:id="879" w:author="Claire Kouba" w:date="2024-03-12T20:30:00Z">
        <w:r w:rsidR="00716F5E">
          <w:t xml:space="preserve">the one- and two-predictor </w:t>
        </w:r>
      </w:ins>
      <w:r>
        <w:t xml:space="preserve">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43E32299" w:rsidR="00C26AC4" w:rsidDel="00716F5E" w:rsidRDefault="0080747B" w:rsidP="00716F5E">
      <w:pPr>
        <w:pStyle w:val="BodyText"/>
        <w:rPr>
          <w:del w:id="880" w:author="Claire Kouba" w:date="2024-03-12T20:29:00Z"/>
        </w:rPr>
      </w:pPr>
      <w:r>
        <w:t>Finally, minimum performance criteria were established to select the models which were incorporated into the ultimate HB function</w:t>
      </w:r>
      <w:ins w:id="881" w:author="Claire Kouba" w:date="2024-03-12T20:28:00Z">
        <w:r w:rsidR="00716F5E">
          <w:t xml:space="preserve"> (discussed further in Results)</w:t>
        </w:r>
      </w:ins>
      <w:r>
        <w:t xml:space="preserve">. </w:t>
      </w:r>
      <w:del w:id="882" w:author="Claire Kouba" w:date="2024-03-12T20:29:00Z">
        <w:r w:rsidDel="00716F5E">
          <w:delText>These criteria were: adjusted R</w:delText>
        </w:r>
        <w:r w:rsidDel="00716F5E">
          <w:rPr>
            <w:vertAlign w:val="superscript"/>
          </w:rPr>
          <w:delText>2</w:delText>
        </w:r>
        <w:r w:rsidDel="00716F5E">
          <w:delText xml:space="preserve"> value of &gt;0.6, a p-value of &lt;0.2, an F-statistic of more than 10, and a LOOCV value of less than 747 (i.e., the LOOCV value of the best one-predictor model). The predictors and </w:delText>
        </w:r>
      </w:del>
      <w:del w:id="883" w:author="Claire Kouba" w:date="2024-03-12T20:27:00Z">
        <w:r w:rsidDel="00716F5E">
          <w:delText xml:space="preserve">slopes </w:delText>
        </w:r>
      </w:del>
      <w:del w:id="884" w:author="Claire Kouba" w:date="2024-03-12T20:29:00Z">
        <w:r w:rsidDel="00716F5E">
          <w:delText>of the three models which met these criteria (lm2a, lm2b, and lm2c) are shown in Table 4.</w:delText>
        </w:r>
      </w:del>
    </w:p>
    <w:p w14:paraId="7B4CCE76" w14:textId="3D187B97" w:rsidR="00C26AC4" w:rsidRDefault="0080747B" w:rsidP="00716F5E">
      <w:pPr>
        <w:pStyle w:val="BodyText"/>
        <w:rPr>
          <w:ins w:id="885" w:author="Claire Kouba" w:date="2024-03-12T20:37:00Z"/>
        </w:rPr>
      </w:pPr>
      <w:del w:id="886" w:author="Claire Kouba" w:date="2024-03-12T20:29:00Z">
        <w:r w:rsidDel="00716F5E">
          <w:delTex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delText>
        </w:r>
      </w:del>
    </w:p>
    <w:p w14:paraId="1E85B92A" w14:textId="552C627A" w:rsidR="00C3717D" w:rsidRDefault="00C3717D">
      <w:pPr>
        <w:pStyle w:val="Heading3"/>
        <w:rPr>
          <w:ins w:id="887" w:author="Claire Kouba" w:date="2024-03-12T20:37:00Z"/>
        </w:rPr>
        <w:pPrChange w:id="888" w:author="Claire Kouba" w:date="2024-03-12T20:51:00Z">
          <w:pPr>
            <w:pStyle w:val="Heading2"/>
          </w:pPr>
        </w:pPrChange>
      </w:pPr>
      <w:ins w:id="889" w:author="Claire Kouba" w:date="2024-03-12T20:37:00Z">
        <w:r>
          <w:rPr>
            <w:rStyle w:val="SectionNumber"/>
          </w:rPr>
          <w:t>3.4</w:t>
        </w:r>
      </w:ins>
      <w:ins w:id="890" w:author="Claire Kouba" w:date="2024-03-12T20:39:00Z">
        <w:r w:rsidR="005A3C0F">
          <w:rPr>
            <w:rStyle w:val="SectionNumber"/>
          </w:rPr>
          <w:t>.2</w:t>
        </w:r>
      </w:ins>
      <w:ins w:id="891" w:author="Claire Kouba" w:date="2024-03-12T20:37:00Z">
        <w:r>
          <w:rPr>
            <w:rStyle w:val="SectionNumber"/>
          </w:rPr>
          <w:t xml:space="preserve"> </w:t>
        </w:r>
        <w:r>
          <w:t>Hydrologic benefit formulation</w:t>
        </w:r>
      </w:ins>
    </w:p>
    <w:p w14:paraId="0B1D4BB7" w14:textId="7121F409" w:rsidR="00C3717D" w:rsidRDefault="00C3717D" w:rsidP="00C3717D">
      <w:pPr>
        <w:pStyle w:val="FirstParagraph"/>
        <w:rPr>
          <w:ins w:id="892" w:author="Claire Kouba" w:date="2024-03-12T20:37:00Z"/>
        </w:rPr>
      </w:pPr>
      <w:ins w:id="893" w:author="Claire Kouba" w:date="2024-03-12T20:37:00Z">
        <w:r>
          <w:t>Before finalizing the selection of the highest-utility hydrologic predictors, all predictors were evaluated in aggregate. Based on this analysis, we determined that Chinook reproductive outcomes were substantially less predictable than coho reproductive outcomes. The final linear modeling exercise was carried out only for coho salmon.</w:t>
        </w:r>
      </w:ins>
    </w:p>
    <w:p w14:paraId="7DEE5B95" w14:textId="59FE7B97" w:rsidR="00C3717D" w:rsidRDefault="00827650" w:rsidP="00C3717D">
      <w:pPr>
        <w:pStyle w:val="BodyText"/>
        <w:rPr>
          <w:ins w:id="894" w:author="Claire Kouba" w:date="2024-03-12T20:37:00Z"/>
        </w:rPr>
      </w:pPr>
      <w:ins w:id="895" w:author="Claire Kouba" w:date="2024-03-19T20:10:00Z">
        <w:r>
          <w:t>As described above, c</w:t>
        </w:r>
      </w:ins>
      <w:ins w:id="896" w:author="Claire Kouba" w:date="2024-03-12T20:37:00Z">
        <w:r w:rsidR="00C3717D">
          <w:t xml:space="preserve">oho salmon outcomes were modeled using two-predictor linear </w:t>
        </w:r>
      </w:ins>
      <w:ins w:id="897" w:author="Claire Kouba" w:date="2024-03-19T20:02:00Z">
        <w:r w:rsidR="0080325E">
          <w:t xml:space="preserve">regression </w:t>
        </w:r>
      </w:ins>
      <w:ins w:id="898" w:author="Claire Kouba" w:date="2024-03-12T20:37:00Z">
        <w:r w:rsidR="00C3717D">
          <w:t>models.</w:t>
        </w:r>
      </w:ins>
      <w:ins w:id="899" w:author="Claire Kouba" w:date="2024-03-19T20:01:00Z">
        <w:r w:rsidR="0080325E">
          <w:t xml:space="preserve"> One-predictor models were also calculated for comparative purposes</w:t>
        </w:r>
      </w:ins>
      <w:ins w:id="900" w:author="Claire Kouba" w:date="2024-03-19T20:11:00Z">
        <w:r>
          <w:t xml:space="preserve"> (see Results)</w:t>
        </w:r>
      </w:ins>
      <w:ins w:id="901" w:author="Claire Kouba" w:date="2024-03-19T20:01:00Z">
        <w:r w:rsidR="0080325E">
          <w:t>.</w:t>
        </w:r>
      </w:ins>
      <w:ins w:id="902" w:author="Claire Kouba" w:date="2024-03-12T20:37:00Z">
        <w:r w:rsidR="00C3717D">
          <w:t xml:space="preserve"> To avoid over-interpreting results based on the small ecological dataset of coho reproduction, the coefficients of the three best selected models were averaged into the coefficients of an ensemble model shown in Table 4. The ensemble model coefficients provide the formulation of the Hydrologic Benefit function.</w:t>
        </w:r>
      </w:ins>
    </w:p>
    <w:p w14:paraId="3C3C547F" w14:textId="71DC37C6" w:rsidR="00C3717D" w:rsidRDefault="00C3717D">
      <w:pPr>
        <w:pStyle w:val="Heading3"/>
        <w:rPr>
          <w:ins w:id="903" w:author="Claire Kouba" w:date="2024-03-12T20:37:00Z"/>
        </w:rPr>
        <w:pPrChange w:id="904" w:author="Claire Kouba" w:date="2024-03-12T20:51:00Z">
          <w:pPr>
            <w:pStyle w:val="Heading2"/>
          </w:pPr>
        </w:pPrChange>
      </w:pPr>
      <w:ins w:id="905" w:author="Claire Kouba" w:date="2024-03-12T20:37:00Z">
        <w:r>
          <w:lastRenderedPageBreak/>
          <w:t>3.</w:t>
        </w:r>
      </w:ins>
      <w:ins w:id="906" w:author="Claire Kouba" w:date="2024-03-12T20:39:00Z">
        <w:r w:rsidR="005A3C0F">
          <w:t>4.3</w:t>
        </w:r>
      </w:ins>
      <w:ins w:id="907" w:author="Claire Kouba" w:date="2024-03-12T20:37:00Z">
        <w:r>
          <w:t xml:space="preserve"> Hydrologic benefit function sensitivity</w:t>
        </w:r>
      </w:ins>
    </w:p>
    <w:p w14:paraId="71825F3B" w14:textId="24787485" w:rsidR="00C3717D" w:rsidRDefault="00C3717D" w:rsidP="00C3717D">
      <w:pPr>
        <w:pStyle w:val="BodyText"/>
        <w:rPr>
          <w:ins w:id="908" w:author="Claire Kouba" w:date="2024-03-12T20:37:00Z"/>
        </w:rPr>
      </w:pPr>
      <w:ins w:id="909" w:author="Claire Kouba" w:date="2024-03-12T20:37:00Z">
        <w:r>
          <w:t xml:space="preserve">To further explore the uncertainty associated with such a small dataset, the sensitivity of the predictive model was estimated by adding an additional data point. Specifically, a hypothetical value of “observed” 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w:t>
        </w:r>
      </w:ins>
    </w:p>
    <w:p w14:paraId="6F4A1B4E" w14:textId="12D83E74" w:rsidR="00C3717D" w:rsidDel="00827650" w:rsidRDefault="00C3717D" w:rsidP="00C3717D">
      <w:pPr>
        <w:pStyle w:val="BodyText"/>
        <w:rPr>
          <w:del w:id="910" w:author="Claire Kouba" w:date="2024-03-19T20:11:00Z"/>
        </w:rPr>
      </w:pPr>
    </w:p>
    <w:p w14:paraId="4C99727D" w14:textId="6C30A272" w:rsidR="00C26AC4" w:rsidDel="005A3C0F" w:rsidRDefault="0080747B">
      <w:pPr>
        <w:pStyle w:val="Heading2"/>
        <w:rPr>
          <w:del w:id="911" w:author="Claire Kouba" w:date="2024-03-12T20:43:00Z"/>
        </w:rPr>
      </w:pPr>
      <w:bookmarkStart w:id="912" w:name="X57a52924c851c61a9341e8e93e70bf04d5c1aee"/>
      <w:bookmarkEnd w:id="637"/>
      <w:del w:id="913" w:author="Claire Kouba" w:date="2024-03-12T20:43:00Z">
        <w:r w:rsidDel="005A3C0F">
          <w:rPr>
            <w:rStyle w:val="SectionNumber"/>
          </w:rPr>
          <w:delText>3.7</w:delText>
        </w:r>
        <w:r w:rsidDel="005A3C0F">
          <w:tab/>
          <w:delText>Proposed formulation of a water year-based Hydrologic Benefit function for coho salmon</w:delText>
        </w:r>
      </w:del>
    </w:p>
    <w:p w14:paraId="35C9F55C" w14:textId="7AE62F6A" w:rsidR="00C26AC4" w:rsidDel="005A3C0F" w:rsidRDefault="0080747B">
      <w:pPr>
        <w:pStyle w:val="FirstParagraph"/>
        <w:rPr>
          <w:del w:id="914" w:author="Claire Kouba" w:date="2024-03-12T20:40:00Z"/>
        </w:rPr>
      </w:pPr>
      <w:del w:id="915" w:author="Claire Kouba" w:date="2024-03-12T20:40:00Z">
        <w:r w:rsidDel="005A3C0F">
          <w:delTex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 </w:delText>
        </w:r>
        <w:r w:rsidDel="005A3C0F">
          <w:rPr>
            <w:i/>
            <w:iCs/>
          </w:rPr>
          <w:delText>Supplemental Table 2</w:delText>
        </w:r>
        <w:r w:rsidDel="005A3C0F">
          <w:delText>.</w:delText>
        </w:r>
      </w:del>
    </w:p>
    <w:p w14:paraId="1FD69CFF" w14:textId="3D97A4C3" w:rsidR="00C26AC4" w:rsidDel="005A3C0F" w:rsidRDefault="0080747B">
      <w:pPr>
        <w:pStyle w:val="BodyText"/>
        <w:rPr>
          <w:del w:id="916" w:author="Claire Kouba" w:date="2024-03-12T20:40:00Z"/>
        </w:rPr>
      </w:pPr>
      <w:del w:id="917" w:author="Claire Kouba" w:date="2024-03-12T20:40:00Z">
        <w:r w:rsidDel="005A3C0F">
          <w:delText>The combined formulation is as follows:</w:delText>
        </w:r>
      </w:del>
    </w:p>
    <w:p w14:paraId="07519C8F" w14:textId="522228C8" w:rsidR="00C26AC4" w:rsidDel="005A3C0F" w:rsidRDefault="0080747B">
      <w:pPr>
        <w:pStyle w:val="BodyText"/>
        <w:rPr>
          <w:del w:id="918" w:author="Claire Kouba" w:date="2024-03-12T20:40:00Z"/>
        </w:rPr>
      </w:pPr>
      <m:oMathPara>
        <m:oMathParaPr>
          <m:jc m:val="center"/>
        </m:oMathParaPr>
        <m:oMath>
          <m:r>
            <w:del w:id="919" w:author="Claire Kouba" w:date="2024-03-12T20:40:00Z">
              <w:rPr>
                <w:rFonts w:ascii="Cambria Math" w:hAnsi="Cambria Math"/>
              </w:rPr>
              <m:t>H</m:t>
            </w:del>
          </m:r>
          <m:sSub>
            <m:sSubPr>
              <m:ctrlPr>
                <w:del w:id="920" w:author="Claire Kouba" w:date="2024-03-12T20:40:00Z">
                  <w:rPr>
                    <w:rFonts w:ascii="Cambria Math" w:hAnsi="Cambria Math"/>
                  </w:rPr>
                </w:del>
              </m:ctrlPr>
            </m:sSubPr>
            <m:e>
              <m:r>
                <w:del w:id="921" w:author="Claire Kouba" w:date="2024-03-12T20:40:00Z">
                  <w:rPr>
                    <w:rFonts w:ascii="Cambria Math" w:hAnsi="Cambria Math"/>
                  </w:rPr>
                  <m:t>B</m:t>
                </w:del>
              </m:r>
            </m:e>
            <m:sub>
              <m:r>
                <w:del w:id="922" w:author="Claire Kouba" w:date="2024-03-12T20:40:00Z">
                  <w:rPr>
                    <w:rFonts w:ascii="Cambria Math" w:hAnsi="Cambria Math"/>
                  </w:rPr>
                  <m:t>wy</m:t>
                </w:del>
              </m:r>
            </m:sub>
          </m:sSub>
          <m:r>
            <w:del w:id="923" w:author="Claire Kouba" w:date="2024-03-12T20:40:00Z">
              <m:rPr>
                <m:sty m:val="p"/>
              </m:rPr>
              <w:rPr>
                <w:rFonts w:ascii="Cambria Math" w:hAnsi="Cambria Math"/>
              </w:rPr>
              <m:t>=</m:t>
            </w:del>
          </m:r>
          <m:r>
            <w:del w:id="924" w:author="Claire Kouba" w:date="2024-03-12T20:40:00Z">
              <w:rPr>
                <w:rFonts w:ascii="Cambria Math" w:hAnsi="Cambria Math"/>
              </w:rPr>
              <m:t>b</m:t>
            </w:del>
          </m:r>
          <m:r>
            <w:del w:id="925" w:author="Claire Kouba" w:date="2024-03-12T20:40:00Z">
              <m:rPr>
                <m:sty m:val="p"/>
              </m:rPr>
              <w:rPr>
                <w:rFonts w:ascii="Cambria Math" w:hAnsi="Cambria Math"/>
              </w:rPr>
              <m:t>+</m:t>
            </w:del>
          </m:r>
          <m:sSub>
            <m:sSubPr>
              <m:ctrlPr>
                <w:del w:id="926" w:author="Claire Kouba" w:date="2024-03-12T20:40:00Z">
                  <w:rPr>
                    <w:rFonts w:ascii="Cambria Math" w:hAnsi="Cambria Math"/>
                  </w:rPr>
                </w:del>
              </m:ctrlPr>
            </m:sSubPr>
            <m:e>
              <m:r>
                <w:del w:id="927" w:author="Claire Kouba" w:date="2024-03-12T20:40:00Z">
                  <w:rPr>
                    <w:rFonts w:ascii="Cambria Math" w:hAnsi="Cambria Math"/>
                  </w:rPr>
                  <m:t>m</m:t>
                </w:del>
              </m:r>
            </m:e>
            <m:sub>
              <m:r>
                <w:del w:id="928" w:author="Claire Kouba" w:date="2024-03-12T20:40:00Z">
                  <w:rPr>
                    <w:rFonts w:ascii="Cambria Math" w:hAnsi="Cambria Math"/>
                  </w:rPr>
                  <m:t>1</m:t>
                </w:del>
              </m:r>
            </m:sub>
          </m:sSub>
          <m:r>
            <w:del w:id="929" w:author="Claire Kouba" w:date="2024-03-12T20:40:00Z">
              <m:rPr>
                <m:sty m:val="p"/>
              </m:rPr>
              <w:rPr>
                <w:rFonts w:ascii="Cambria Math" w:hAnsi="Cambria Math"/>
              </w:rPr>
              <m:t>*</m:t>
            </w:del>
          </m:r>
          <m:r>
            <w:del w:id="930" w:author="Claire Kouba" w:date="2024-03-12T20:40:00Z">
              <w:rPr>
                <w:rFonts w:ascii="Cambria Math" w:hAnsi="Cambria Math"/>
              </w:rPr>
              <m:t>metri</m:t>
            </w:del>
          </m:r>
          <m:sSub>
            <m:sSubPr>
              <m:ctrlPr>
                <w:del w:id="931" w:author="Claire Kouba" w:date="2024-03-12T20:40:00Z">
                  <w:rPr>
                    <w:rFonts w:ascii="Cambria Math" w:hAnsi="Cambria Math"/>
                  </w:rPr>
                </w:del>
              </m:ctrlPr>
            </m:sSubPr>
            <m:e>
              <m:r>
                <w:del w:id="932" w:author="Claire Kouba" w:date="2024-03-12T20:40:00Z">
                  <w:rPr>
                    <w:rFonts w:ascii="Cambria Math" w:hAnsi="Cambria Math"/>
                  </w:rPr>
                  <m:t>c</m:t>
                </w:del>
              </m:r>
            </m:e>
            <m:sub>
              <m:r>
                <w:del w:id="933" w:author="Claire Kouba" w:date="2024-03-12T20:40:00Z">
                  <w:rPr>
                    <w:rFonts w:ascii="Cambria Math" w:hAnsi="Cambria Math"/>
                  </w:rPr>
                  <m:t>1</m:t>
                </w:del>
              </m:r>
              <m:r>
                <w:del w:id="934" w:author="Claire Kouba" w:date="2024-03-12T20:40:00Z">
                  <m:rPr>
                    <m:sty m:val="p"/>
                  </m:rPr>
                  <w:rPr>
                    <w:rFonts w:ascii="Cambria Math" w:hAnsi="Cambria Math"/>
                  </w:rPr>
                  <m:t>,</m:t>
                </w:del>
              </m:r>
              <m:r>
                <w:del w:id="935" w:author="Claire Kouba" w:date="2024-03-12T20:40:00Z">
                  <w:rPr>
                    <w:rFonts w:ascii="Cambria Math" w:hAnsi="Cambria Math"/>
                  </w:rPr>
                  <m:t> wy</m:t>
                </w:del>
              </m:r>
            </m:sub>
          </m:sSub>
          <m:r>
            <w:del w:id="936" w:author="Claire Kouba" w:date="2024-03-12T20:40:00Z">
              <m:rPr>
                <m:sty m:val="p"/>
              </m:rPr>
              <w:rPr>
                <w:rFonts w:ascii="Cambria Math" w:hAnsi="Cambria Math"/>
              </w:rPr>
              <m:t>+...+</m:t>
            </w:del>
          </m:r>
          <m:sSub>
            <m:sSubPr>
              <m:ctrlPr>
                <w:del w:id="937" w:author="Claire Kouba" w:date="2024-03-12T20:40:00Z">
                  <w:rPr>
                    <w:rFonts w:ascii="Cambria Math" w:hAnsi="Cambria Math"/>
                  </w:rPr>
                </w:del>
              </m:ctrlPr>
            </m:sSubPr>
            <m:e>
              <m:r>
                <w:del w:id="938" w:author="Claire Kouba" w:date="2024-03-12T20:40:00Z">
                  <w:rPr>
                    <w:rFonts w:ascii="Cambria Math" w:hAnsi="Cambria Math"/>
                  </w:rPr>
                  <m:t>m</m:t>
                </w:del>
              </m:r>
            </m:e>
            <m:sub>
              <m:r>
                <w:del w:id="939" w:author="Claire Kouba" w:date="2024-03-12T20:40:00Z">
                  <w:rPr>
                    <w:rFonts w:ascii="Cambria Math" w:hAnsi="Cambria Math"/>
                  </w:rPr>
                  <m:t>4</m:t>
                </w:del>
              </m:r>
            </m:sub>
          </m:sSub>
          <m:r>
            <w:del w:id="940" w:author="Claire Kouba" w:date="2024-03-12T20:40:00Z">
              <m:rPr>
                <m:sty m:val="p"/>
              </m:rPr>
              <w:rPr>
                <w:rFonts w:ascii="Cambria Math" w:hAnsi="Cambria Math"/>
              </w:rPr>
              <m:t>*</m:t>
            </w:del>
          </m:r>
          <m:r>
            <w:del w:id="941" w:author="Claire Kouba" w:date="2024-03-12T20:40:00Z">
              <w:rPr>
                <w:rFonts w:ascii="Cambria Math" w:hAnsi="Cambria Math"/>
              </w:rPr>
              <m:t>metri</m:t>
            </w:del>
          </m:r>
          <m:sSub>
            <m:sSubPr>
              <m:ctrlPr>
                <w:del w:id="942" w:author="Claire Kouba" w:date="2024-03-12T20:40:00Z">
                  <w:rPr>
                    <w:rFonts w:ascii="Cambria Math" w:hAnsi="Cambria Math"/>
                  </w:rPr>
                </w:del>
              </m:ctrlPr>
            </m:sSubPr>
            <m:e>
              <m:r>
                <w:del w:id="943" w:author="Claire Kouba" w:date="2024-03-12T20:40:00Z">
                  <w:rPr>
                    <w:rFonts w:ascii="Cambria Math" w:hAnsi="Cambria Math"/>
                  </w:rPr>
                  <m:t>c</m:t>
                </w:del>
              </m:r>
            </m:e>
            <m:sub>
              <m:r>
                <w:del w:id="944" w:author="Claire Kouba" w:date="2024-03-12T20:40:00Z">
                  <w:rPr>
                    <w:rFonts w:ascii="Cambria Math" w:hAnsi="Cambria Math"/>
                  </w:rPr>
                  <m:t>4</m:t>
                </w:del>
              </m:r>
              <m:r>
                <w:del w:id="945" w:author="Claire Kouba" w:date="2024-03-12T20:40:00Z">
                  <m:rPr>
                    <m:sty m:val="p"/>
                  </m:rPr>
                  <w:rPr>
                    <w:rFonts w:ascii="Cambria Math" w:hAnsi="Cambria Math"/>
                  </w:rPr>
                  <m:t>,</m:t>
                </w:del>
              </m:r>
              <m:r>
                <w:del w:id="946" w:author="Claire Kouba" w:date="2024-03-12T20:40:00Z">
                  <w:rPr>
                    <w:rFonts w:ascii="Cambria Math" w:hAnsi="Cambria Math"/>
                  </w:rPr>
                  <m:t> wy</m:t>
                </w:del>
              </m:r>
            </m:sub>
          </m:sSub>
        </m:oMath>
      </m:oMathPara>
    </w:p>
    <w:p w14:paraId="60EFDD15" w14:textId="63EB2C83" w:rsidR="00C26AC4" w:rsidDel="005A3C0F" w:rsidRDefault="0080747B">
      <w:pPr>
        <w:pStyle w:val="FirstParagraph"/>
        <w:rPr>
          <w:del w:id="947" w:author="Claire Kouba" w:date="2024-03-12T20:40:00Z"/>
        </w:rPr>
      </w:pPr>
      <w:del w:id="948" w:author="Claire Kouba" w:date="2024-03-12T20:40:00Z">
        <w:r w:rsidDel="005A3C0F">
          <w:delText>Where:</w:delText>
        </w:r>
      </w:del>
    </w:p>
    <w:p w14:paraId="6D01653D" w14:textId="123C0130" w:rsidR="00C26AC4" w:rsidDel="005A3C0F" w:rsidRDefault="0080747B">
      <w:pPr>
        <w:pStyle w:val="BodyText"/>
        <w:rPr>
          <w:del w:id="949" w:author="Claire Kouba" w:date="2024-03-12T20:40:00Z"/>
        </w:rPr>
      </w:pPr>
      <m:oMathPara>
        <m:oMath>
          <m:r>
            <w:del w:id="950" w:author="Claire Kouba" w:date="2024-03-12T20:40:00Z">
              <w:rPr>
                <w:rFonts w:ascii="Cambria Math" w:hAnsi="Cambria Math"/>
              </w:rPr>
              <m:t>H</m:t>
            </w:del>
          </m:r>
          <m:sSub>
            <m:sSubPr>
              <m:ctrlPr>
                <w:del w:id="951" w:author="Claire Kouba" w:date="2024-03-12T20:40:00Z">
                  <w:rPr>
                    <w:rFonts w:ascii="Cambria Math" w:hAnsi="Cambria Math"/>
                  </w:rPr>
                </w:del>
              </m:ctrlPr>
            </m:sSubPr>
            <m:e>
              <m:r>
                <w:del w:id="952" w:author="Claire Kouba" w:date="2024-03-12T20:40:00Z">
                  <w:rPr>
                    <w:rFonts w:ascii="Cambria Math" w:hAnsi="Cambria Math"/>
                  </w:rPr>
                  <m:t>B</m:t>
                </w:del>
              </m:r>
            </m:e>
            <m:sub>
              <m:r>
                <w:del w:id="953" w:author="Claire Kouba" w:date="2024-03-12T20:40:00Z">
                  <w:rPr>
                    <w:rFonts w:ascii="Cambria Math" w:hAnsi="Cambria Math"/>
                  </w:rPr>
                  <m:t>wy</m:t>
                </w:del>
              </m:r>
            </m:sub>
          </m:sSub>
          <m:r>
            <w:del w:id="954" w:author="Claire Kouba" w:date="2024-03-12T20:40:00Z">
              <m:rPr>
                <m:sty m:val="p"/>
              </m:rPr>
              <w:rPr>
                <w:rFonts w:ascii="Cambria Math" w:hAnsi="Cambria Math"/>
              </w:rPr>
              <m:t>=</m:t>
            </w:del>
          </m:r>
          <m:r>
            <w:del w:id="955" w:author="Claire Kouba" w:date="2024-03-12T20:40:00Z">
              <w:rPr>
                <w:rFonts w:ascii="Cambria Math" w:hAnsi="Cambria Math"/>
              </w:rPr>
              <m:t>Hydrologic Benefit value for a given water year </m:t>
            </w:del>
          </m:r>
          <m:d>
            <m:dPr>
              <m:ctrlPr>
                <w:del w:id="956" w:author="Claire Kouba" w:date="2024-03-12T20:40:00Z">
                  <w:rPr>
                    <w:rFonts w:ascii="Cambria Math" w:hAnsi="Cambria Math"/>
                  </w:rPr>
                </w:del>
              </m:ctrlPr>
            </m:dPr>
            <m:e>
              <m:r>
                <w:del w:id="957" w:author="Claire Kouba" w:date="2024-03-12T20:40:00Z">
                  <w:rPr>
                    <w:rFonts w:ascii="Cambria Math" w:hAnsi="Cambria Math"/>
                  </w:rPr>
                  <m:t>coho spf equiv</m:t>
                </w:del>
              </m:r>
              <m:r>
                <w:del w:id="958" w:author="Claire Kouba" w:date="2024-03-12T20:40:00Z">
                  <m:rPr>
                    <m:sty m:val="p"/>
                  </m:rPr>
                  <w:rPr>
                    <w:rFonts w:ascii="Cambria Math" w:hAnsi="Cambria Math"/>
                  </w:rPr>
                  <m:t>.</m:t>
                </w:del>
              </m:r>
            </m:e>
          </m:d>
        </m:oMath>
      </m:oMathPara>
    </w:p>
    <w:p w14:paraId="6995C39A" w14:textId="2CD59311" w:rsidR="00C26AC4" w:rsidDel="005A3C0F" w:rsidRDefault="0080747B">
      <w:pPr>
        <w:pStyle w:val="BodyText"/>
        <w:rPr>
          <w:del w:id="959" w:author="Claire Kouba" w:date="2024-03-12T20:40:00Z"/>
        </w:rPr>
      </w:pPr>
      <m:oMathPara>
        <m:oMath>
          <m:r>
            <w:del w:id="960" w:author="Claire Kouba" w:date="2024-03-12T20:40:00Z">
              <w:rPr>
                <w:rFonts w:ascii="Cambria Math" w:hAnsi="Cambria Math"/>
              </w:rPr>
              <m:t>b</m:t>
            </w:del>
          </m:r>
          <m:r>
            <w:del w:id="961" w:author="Claire Kouba" w:date="2024-03-12T20:40:00Z">
              <m:rPr>
                <m:sty m:val="p"/>
              </m:rPr>
              <w:rPr>
                <w:rFonts w:ascii="Cambria Math" w:hAnsi="Cambria Math"/>
              </w:rPr>
              <m:t>=</m:t>
            </w:del>
          </m:r>
          <m:r>
            <w:del w:id="962" w:author="Claire Kouba" w:date="2024-03-12T20:40:00Z">
              <w:rPr>
                <w:rFonts w:ascii="Cambria Math" w:hAnsi="Cambria Math"/>
              </w:rPr>
              <m:t>93.4 spf equiv</m:t>
            </w:del>
          </m:r>
          <m:r>
            <w:del w:id="963" w:author="Claire Kouba" w:date="2024-03-12T20:40:00Z">
              <m:rPr>
                <m:sty m:val="p"/>
              </m:rPr>
              <w:rPr>
                <w:rFonts w:ascii="Cambria Math" w:hAnsi="Cambria Math"/>
              </w:rPr>
              <m:t>.</m:t>
            </w:del>
          </m:r>
        </m:oMath>
      </m:oMathPara>
    </w:p>
    <w:p w14:paraId="317DE142" w14:textId="717F9B4E" w:rsidR="00C26AC4" w:rsidDel="005A3C0F" w:rsidRDefault="00672807">
      <w:pPr>
        <w:pStyle w:val="BodyText"/>
        <w:rPr>
          <w:del w:id="964" w:author="Claire Kouba" w:date="2024-03-12T20:40:00Z"/>
        </w:rPr>
      </w:pPr>
      <m:oMathPara>
        <m:oMath>
          <m:sSub>
            <m:sSubPr>
              <m:ctrlPr>
                <w:del w:id="965" w:author="Claire Kouba" w:date="2024-03-12T20:40:00Z">
                  <w:rPr>
                    <w:rFonts w:ascii="Cambria Math" w:hAnsi="Cambria Math"/>
                  </w:rPr>
                </w:del>
              </m:ctrlPr>
            </m:sSubPr>
            <m:e>
              <m:r>
                <w:del w:id="966" w:author="Claire Kouba" w:date="2024-03-12T20:40:00Z">
                  <w:rPr>
                    <w:rFonts w:ascii="Cambria Math" w:hAnsi="Cambria Math"/>
                  </w:rPr>
                  <m:t>m</m:t>
                </w:del>
              </m:r>
            </m:e>
            <m:sub>
              <m:r>
                <w:del w:id="967" w:author="Claire Kouba" w:date="2024-03-12T20:40:00Z">
                  <w:rPr>
                    <w:rFonts w:ascii="Cambria Math" w:hAnsi="Cambria Math"/>
                  </w:rPr>
                  <m:t>1</m:t>
                </w:del>
              </m:r>
            </m:sub>
          </m:sSub>
          <m:r>
            <w:del w:id="968" w:author="Claire Kouba" w:date="2024-03-12T20:40:00Z">
              <m:rPr>
                <m:sty m:val="p"/>
              </m:rPr>
              <w:rPr>
                <w:rFonts w:ascii="Cambria Math" w:hAnsi="Cambria Math"/>
              </w:rPr>
              <m:t>=-</m:t>
            </w:del>
          </m:r>
          <m:r>
            <w:del w:id="969" w:author="Claire Kouba" w:date="2024-03-12T20:40:00Z">
              <w:rPr>
                <w:rFonts w:ascii="Cambria Math" w:hAnsi="Cambria Math"/>
              </w:rPr>
              <m:t>1.15 spf equiv</m:t>
            </w:del>
          </m:r>
          <m:r>
            <w:del w:id="970" w:author="Claire Kouba" w:date="2024-03-12T20:40:00Z">
              <m:rPr>
                <m:sty m:val="p"/>
              </m:rPr>
              <w:rPr>
                <w:rFonts w:ascii="Cambria Math" w:hAnsi="Cambria Math"/>
              </w:rPr>
              <m:t>./</m:t>
            </w:del>
          </m:r>
          <m:d>
            <m:dPr>
              <m:ctrlPr>
                <w:del w:id="971" w:author="Claire Kouba" w:date="2024-03-12T20:40:00Z">
                  <w:rPr>
                    <w:rFonts w:ascii="Cambria Math" w:hAnsi="Cambria Math"/>
                  </w:rPr>
                </w:del>
              </m:ctrlPr>
            </m:dPr>
            <m:e>
              <m:r>
                <w:del w:id="972" w:author="Claire Kouba" w:date="2024-03-12T20:40:00Z">
                  <w:rPr>
                    <w:rFonts w:ascii="Cambria Math" w:hAnsi="Cambria Math"/>
                  </w:rPr>
                  <m:t>day of reconnection after Aug</m:t>
                </w:del>
              </m:r>
              <m:r>
                <w:del w:id="973" w:author="Claire Kouba" w:date="2024-03-12T20:40:00Z">
                  <m:rPr>
                    <m:sty m:val="p"/>
                  </m:rPr>
                  <w:rPr>
                    <w:rFonts w:ascii="Cambria Math" w:hAnsi="Cambria Math"/>
                  </w:rPr>
                  <m:t>.</m:t>
                </w:del>
              </m:r>
              <m:r>
                <w:del w:id="974" w:author="Claire Kouba" w:date="2024-03-12T20:40:00Z">
                  <w:rPr>
                    <w:rFonts w:ascii="Cambria Math" w:hAnsi="Cambria Math"/>
                  </w:rPr>
                  <m:t> 31</m:t>
                </w:del>
              </m:r>
              <m:r>
                <w:del w:id="975" w:author="Claire Kouba" w:date="2024-03-12T20:40:00Z">
                  <m:rPr>
                    <m:sty m:val="p"/>
                  </m:rPr>
                  <w:rPr>
                    <w:rFonts w:ascii="Cambria Math" w:hAnsi="Cambria Math"/>
                  </w:rPr>
                  <m:t>,</m:t>
                </w:del>
              </m:r>
              <m:r>
                <w:del w:id="976" w:author="Claire Kouba" w:date="2024-03-12T20:40:00Z">
                  <w:rPr>
                    <w:rFonts w:ascii="Cambria Math" w:hAnsi="Cambria Math"/>
                  </w:rPr>
                  <m:t> 10 cfs</m:t>
                </w:del>
              </m:r>
            </m:e>
          </m:d>
        </m:oMath>
      </m:oMathPara>
    </w:p>
    <w:p w14:paraId="4537738C" w14:textId="1AAE9D83" w:rsidR="00C26AC4" w:rsidDel="005A3C0F" w:rsidRDefault="00672807">
      <w:pPr>
        <w:pStyle w:val="BodyText"/>
        <w:rPr>
          <w:del w:id="977" w:author="Claire Kouba" w:date="2024-03-12T20:40:00Z"/>
        </w:rPr>
      </w:pPr>
      <m:oMathPara>
        <m:oMath>
          <m:sSub>
            <m:sSubPr>
              <m:ctrlPr>
                <w:del w:id="978" w:author="Claire Kouba" w:date="2024-03-12T20:40:00Z">
                  <w:rPr>
                    <w:rFonts w:ascii="Cambria Math" w:hAnsi="Cambria Math"/>
                  </w:rPr>
                </w:del>
              </m:ctrlPr>
            </m:sSubPr>
            <m:e>
              <m:r>
                <w:del w:id="979" w:author="Claire Kouba" w:date="2024-03-12T20:40:00Z">
                  <w:rPr>
                    <w:rFonts w:ascii="Cambria Math" w:hAnsi="Cambria Math"/>
                  </w:rPr>
                  <m:t>m</m:t>
                </w:del>
              </m:r>
            </m:e>
            <m:sub>
              <m:r>
                <w:del w:id="980" w:author="Claire Kouba" w:date="2024-03-12T20:40:00Z">
                  <w:rPr>
                    <w:rFonts w:ascii="Cambria Math" w:hAnsi="Cambria Math"/>
                  </w:rPr>
                  <m:t>2</m:t>
                </w:del>
              </m:r>
            </m:sub>
          </m:sSub>
          <m:r>
            <w:del w:id="981" w:author="Claire Kouba" w:date="2024-03-12T20:40:00Z">
              <m:rPr>
                <m:sty m:val="p"/>
              </m:rPr>
              <w:rPr>
                <w:rFonts w:ascii="Cambria Math" w:hAnsi="Cambria Math"/>
              </w:rPr>
              <m:t>=-</m:t>
            </w:del>
          </m:r>
          <m:r>
            <w:del w:id="982" w:author="Claire Kouba" w:date="2024-03-12T20:40:00Z">
              <w:rPr>
                <w:rFonts w:ascii="Cambria Math" w:hAnsi="Cambria Math"/>
              </w:rPr>
              <m:t>0.17 spf equiv</m:t>
            </w:del>
          </m:r>
          <m:r>
            <w:del w:id="983" w:author="Claire Kouba" w:date="2024-03-12T20:40:00Z">
              <m:rPr>
                <m:sty m:val="p"/>
              </m:rPr>
              <w:rPr>
                <w:rFonts w:ascii="Cambria Math" w:hAnsi="Cambria Math"/>
              </w:rPr>
              <m:t>./</m:t>
            </w:del>
          </m:r>
          <m:d>
            <m:dPr>
              <m:ctrlPr>
                <w:del w:id="984" w:author="Claire Kouba" w:date="2024-03-12T20:40:00Z">
                  <w:rPr>
                    <w:rFonts w:ascii="Cambria Math" w:hAnsi="Cambria Math"/>
                  </w:rPr>
                </w:del>
              </m:ctrlPr>
            </m:dPr>
            <m:e>
              <m:r>
                <w:del w:id="985" w:author="Claire Kouba" w:date="2024-03-12T20:40:00Z">
                  <w:rPr>
                    <w:rFonts w:ascii="Cambria Math" w:hAnsi="Cambria Math"/>
                  </w:rPr>
                  <m:t>day of reconnection after Aug</m:t>
                </w:del>
              </m:r>
              <m:r>
                <w:del w:id="986" w:author="Claire Kouba" w:date="2024-03-12T20:40:00Z">
                  <m:rPr>
                    <m:sty m:val="p"/>
                  </m:rPr>
                  <w:rPr>
                    <w:rFonts w:ascii="Cambria Math" w:hAnsi="Cambria Math"/>
                  </w:rPr>
                  <m:t>.</m:t>
                </w:del>
              </m:r>
              <m:r>
                <w:del w:id="987" w:author="Claire Kouba" w:date="2024-03-12T20:40:00Z">
                  <w:rPr>
                    <w:rFonts w:ascii="Cambria Math" w:hAnsi="Cambria Math"/>
                  </w:rPr>
                  <m:t> 31</m:t>
                </w:del>
              </m:r>
              <m:r>
                <w:del w:id="988" w:author="Claire Kouba" w:date="2024-03-12T20:40:00Z">
                  <m:rPr>
                    <m:sty m:val="p"/>
                  </m:rPr>
                  <w:rPr>
                    <w:rFonts w:ascii="Cambria Math" w:hAnsi="Cambria Math"/>
                  </w:rPr>
                  <m:t>,</m:t>
                </w:del>
              </m:r>
              <m:r>
                <w:del w:id="989" w:author="Claire Kouba" w:date="2024-03-12T20:40:00Z">
                  <w:rPr>
                    <w:rFonts w:ascii="Cambria Math" w:hAnsi="Cambria Math"/>
                  </w:rPr>
                  <m:t> 100 cfs</m:t>
                </w:del>
              </m:r>
            </m:e>
          </m:d>
        </m:oMath>
      </m:oMathPara>
    </w:p>
    <w:p w14:paraId="7B58A224" w14:textId="1B6E415B" w:rsidR="00C26AC4" w:rsidDel="005A3C0F" w:rsidRDefault="00672807">
      <w:pPr>
        <w:pStyle w:val="BodyText"/>
        <w:rPr>
          <w:del w:id="990" w:author="Claire Kouba" w:date="2024-03-12T20:40:00Z"/>
        </w:rPr>
      </w:pPr>
      <m:oMathPara>
        <m:oMath>
          <m:sSub>
            <m:sSubPr>
              <m:ctrlPr>
                <w:del w:id="991" w:author="Claire Kouba" w:date="2024-03-12T20:40:00Z">
                  <w:rPr>
                    <w:rFonts w:ascii="Cambria Math" w:hAnsi="Cambria Math"/>
                  </w:rPr>
                </w:del>
              </m:ctrlPr>
            </m:sSubPr>
            <m:e>
              <m:r>
                <w:del w:id="992" w:author="Claire Kouba" w:date="2024-03-12T20:40:00Z">
                  <w:rPr>
                    <w:rFonts w:ascii="Cambria Math" w:hAnsi="Cambria Math"/>
                  </w:rPr>
                  <m:t>m</m:t>
                </w:del>
              </m:r>
            </m:e>
            <m:sub>
              <m:r>
                <w:del w:id="993" w:author="Claire Kouba" w:date="2024-03-12T20:40:00Z">
                  <w:rPr>
                    <w:rFonts w:ascii="Cambria Math" w:hAnsi="Cambria Math"/>
                  </w:rPr>
                  <m:t>3</m:t>
                </w:del>
              </m:r>
            </m:sub>
          </m:sSub>
          <m:r>
            <w:del w:id="994" w:author="Claire Kouba" w:date="2024-03-12T20:40:00Z">
              <m:rPr>
                <m:sty m:val="p"/>
              </m:rPr>
              <w:rPr>
                <w:rFonts w:ascii="Cambria Math" w:hAnsi="Cambria Math"/>
              </w:rPr>
              <m:t>=-</m:t>
            </w:del>
          </m:r>
          <m:r>
            <w:del w:id="995" w:author="Claire Kouba" w:date="2024-03-12T20:40:00Z">
              <w:rPr>
                <w:rFonts w:ascii="Cambria Math" w:hAnsi="Cambria Math"/>
              </w:rPr>
              <m:t>0.20 spf equiv</m:t>
            </w:del>
          </m:r>
          <m:r>
            <w:del w:id="996" w:author="Claire Kouba" w:date="2024-03-12T20:40:00Z">
              <m:rPr>
                <m:sty m:val="p"/>
              </m:rPr>
              <w:rPr>
                <w:rFonts w:ascii="Cambria Math" w:hAnsi="Cambria Math"/>
              </w:rPr>
              <m:t>./</m:t>
            </w:del>
          </m:r>
          <m:d>
            <m:dPr>
              <m:ctrlPr>
                <w:del w:id="997" w:author="Claire Kouba" w:date="2024-03-12T20:40:00Z">
                  <w:rPr>
                    <w:rFonts w:ascii="Cambria Math" w:hAnsi="Cambria Math"/>
                  </w:rPr>
                </w:del>
              </m:ctrlPr>
            </m:dPr>
            <m:e>
              <m:r>
                <w:del w:id="998" w:author="Claire Kouba" w:date="2024-03-12T20:40:00Z">
                  <w:rPr>
                    <w:rFonts w:ascii="Cambria Math" w:hAnsi="Cambria Math"/>
                  </w:rPr>
                  <m:t>day of wet season onset after Sep</m:t>
                </w:del>
              </m:r>
              <m:r>
                <w:del w:id="999" w:author="Claire Kouba" w:date="2024-03-12T20:40:00Z">
                  <m:rPr>
                    <m:sty m:val="p"/>
                  </m:rPr>
                  <w:rPr>
                    <w:rFonts w:ascii="Cambria Math" w:hAnsi="Cambria Math"/>
                  </w:rPr>
                  <m:t>.</m:t>
                </w:del>
              </m:r>
              <m:r>
                <w:del w:id="1000" w:author="Claire Kouba" w:date="2024-03-12T20:40:00Z">
                  <w:rPr>
                    <w:rFonts w:ascii="Cambria Math" w:hAnsi="Cambria Math"/>
                  </w:rPr>
                  <m:t> 30</m:t>
                </w:del>
              </m:r>
            </m:e>
          </m:d>
        </m:oMath>
      </m:oMathPara>
    </w:p>
    <w:p w14:paraId="12512895" w14:textId="18D08894" w:rsidR="00C26AC4" w:rsidDel="005A3C0F" w:rsidRDefault="00672807">
      <w:pPr>
        <w:pStyle w:val="BodyText"/>
        <w:rPr>
          <w:del w:id="1001" w:author="Claire Kouba" w:date="2024-03-12T20:40:00Z"/>
        </w:rPr>
      </w:pPr>
      <m:oMathPara>
        <m:oMath>
          <m:sSub>
            <m:sSubPr>
              <m:ctrlPr>
                <w:del w:id="1002" w:author="Claire Kouba" w:date="2024-03-12T20:40:00Z">
                  <w:rPr>
                    <w:rFonts w:ascii="Cambria Math" w:hAnsi="Cambria Math"/>
                  </w:rPr>
                </w:del>
              </m:ctrlPr>
            </m:sSubPr>
            <m:e>
              <m:r>
                <w:del w:id="1003" w:author="Claire Kouba" w:date="2024-03-12T20:40:00Z">
                  <w:rPr>
                    <w:rFonts w:ascii="Cambria Math" w:hAnsi="Cambria Math"/>
                  </w:rPr>
                  <m:t>m</m:t>
                </w:del>
              </m:r>
            </m:e>
            <m:sub>
              <m:r>
                <w:del w:id="1004" w:author="Claire Kouba" w:date="2024-03-12T20:40:00Z">
                  <w:rPr>
                    <w:rFonts w:ascii="Cambria Math" w:hAnsi="Cambria Math"/>
                  </w:rPr>
                  <m:t>4</m:t>
                </w:del>
              </m:r>
            </m:sub>
          </m:sSub>
          <m:r>
            <w:del w:id="1005" w:author="Claire Kouba" w:date="2024-03-12T20:40:00Z">
              <m:rPr>
                <m:sty m:val="p"/>
              </m:rPr>
              <w:rPr>
                <w:rFonts w:ascii="Cambria Math" w:hAnsi="Cambria Math"/>
              </w:rPr>
              <m:t>=</m:t>
            </w:del>
          </m:r>
          <m:r>
            <w:del w:id="1006" w:author="Claire Kouba" w:date="2024-03-12T20:40:00Z">
              <w:rPr>
                <w:rFonts w:ascii="Cambria Math" w:hAnsi="Cambria Math"/>
              </w:rPr>
              <m:t>0.12 spf equiv</m:t>
            </w:del>
          </m:r>
          <m:r>
            <w:del w:id="1007" w:author="Claire Kouba" w:date="2024-03-12T20:40:00Z">
              <m:rPr>
                <m:sty m:val="p"/>
              </m:rPr>
              <w:rPr>
                <w:rFonts w:ascii="Cambria Math" w:hAnsi="Cambria Math"/>
              </w:rPr>
              <m:t>./</m:t>
            </w:del>
          </m:r>
          <m:d>
            <m:dPr>
              <m:ctrlPr>
                <w:del w:id="1008" w:author="Claire Kouba" w:date="2024-03-12T20:40:00Z">
                  <w:rPr>
                    <w:rFonts w:ascii="Cambria Math" w:hAnsi="Cambria Math"/>
                  </w:rPr>
                </w:del>
              </m:ctrlPr>
            </m:dPr>
            <m:e>
              <m:r>
                <w:del w:id="1009" w:author="Claire Kouba" w:date="2024-03-12T20:40:00Z">
                  <w:rPr>
                    <w:rFonts w:ascii="Cambria Math" w:hAnsi="Cambria Math"/>
                  </w:rPr>
                  <m:t>day of wet season baseflow duration</m:t>
                </w:del>
              </m:r>
            </m:e>
          </m:d>
        </m:oMath>
      </m:oMathPara>
    </w:p>
    <w:p w14:paraId="4E8E8603" w14:textId="4144542D" w:rsidR="00C26AC4" w:rsidDel="005A3C0F" w:rsidRDefault="0080747B">
      <w:pPr>
        <w:pStyle w:val="TableCaption"/>
        <w:rPr>
          <w:del w:id="1010" w:author="Claire Kouba" w:date="2024-03-12T20:40:00Z"/>
        </w:rPr>
      </w:pPr>
      <w:del w:id="1011" w:author="Claire Kouba" w:date="2024-03-12T20:40:00Z">
        <w:r w:rsidDel="005A3C0F">
          <w:delTex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delText>
        </w:r>
      </w:del>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rsidDel="005A3C0F" w14:paraId="224DF6C9" w14:textId="4353BCB6" w:rsidTr="00C26AC4">
        <w:trPr>
          <w:cnfStyle w:val="100000000000" w:firstRow="1" w:lastRow="0" w:firstColumn="0" w:lastColumn="0" w:oddVBand="0" w:evenVBand="0" w:oddHBand="0" w:evenHBand="0" w:firstRowFirstColumn="0" w:firstRowLastColumn="0" w:lastRowFirstColumn="0" w:lastRowLastColumn="0"/>
          <w:tblHeader/>
          <w:jc w:val="center"/>
          <w:del w:id="1012"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335FC2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13" w:author="Claire Kouba" w:date="2024-03-12T20:40:00Z"/>
              </w:rPr>
            </w:pPr>
            <w:del w:id="1014" w:author="Claire Kouba" w:date="2024-03-12T20:40:00Z">
              <w:r w:rsidDel="005A3C0F">
                <w:rPr>
                  <w:rFonts w:ascii="Arial" w:eastAsia="Arial" w:hAnsi="Arial" w:cs="Arial"/>
                  <w:color w:val="000000"/>
                  <w:sz w:val="22"/>
                  <w:szCs w:val="22"/>
                </w:rPr>
                <w:delText>Model</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2C07048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15" w:author="Claire Kouba" w:date="2024-03-12T20:40:00Z"/>
              </w:rPr>
            </w:pPr>
            <w:del w:id="1016" w:author="Claire Kouba" w:date="2024-03-12T20:40:00Z">
              <w:r w:rsidDel="005A3C0F">
                <w:rPr>
                  <w:rFonts w:ascii="Arial" w:eastAsia="Arial" w:hAnsi="Arial" w:cs="Arial"/>
                  <w:color w:val="000000"/>
                  <w:sz w:val="22"/>
                  <w:szCs w:val="22"/>
                </w:rPr>
                <w:delText>Predictor(s)</w:delText>
              </w:r>
            </w:del>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2F10AC6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17" w:author="Claire Kouba" w:date="2024-03-12T20:40:00Z"/>
              </w:rPr>
            </w:pPr>
            <w:del w:id="1018" w:author="Claire Kouba" w:date="2024-03-12T20:40:00Z">
              <w:r w:rsidDel="005A3C0F">
                <w:rPr>
                  <w:rFonts w:ascii="Arial" w:eastAsia="Arial" w:hAnsi="Arial" w:cs="Arial"/>
                  <w:color w:val="000000"/>
                  <w:sz w:val="22"/>
                  <w:szCs w:val="22"/>
                </w:rPr>
                <w:delText>F-stat.</w:delText>
              </w:r>
            </w:del>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3B49A9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19" w:author="Claire Kouba" w:date="2024-03-12T20:40:00Z"/>
              </w:rPr>
            </w:pPr>
            <w:del w:id="1020" w:author="Claire Kouba" w:date="2024-03-12T20:40:00Z">
              <w:r w:rsidDel="005A3C0F">
                <w:rPr>
                  <w:rFonts w:ascii="Arial" w:eastAsia="Arial" w:hAnsi="Arial" w:cs="Arial"/>
                  <w:color w:val="000000"/>
                  <w:sz w:val="22"/>
                  <w:szCs w:val="22"/>
                </w:rPr>
                <w:delText>P-value</w:delText>
              </w:r>
            </w:del>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24E14FF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21" w:author="Claire Kouba" w:date="2024-03-12T20:40:00Z"/>
              </w:rPr>
            </w:pPr>
            <w:del w:id="1022" w:author="Claire Kouba" w:date="2024-03-12T20:40:00Z">
              <w:r w:rsidDel="005A3C0F">
                <w:rPr>
                  <w:rFonts w:ascii="Arial" w:eastAsia="Arial" w:hAnsi="Arial" w:cs="Arial"/>
                  <w:color w:val="000000"/>
                  <w:sz w:val="22"/>
                  <w:szCs w:val="22"/>
                </w:rPr>
                <w:delText>R squared</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0F5385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23" w:author="Claire Kouba" w:date="2024-03-12T20:40:00Z"/>
              </w:rPr>
            </w:pPr>
            <w:del w:id="1024" w:author="Claire Kouba" w:date="2024-03-12T20:40:00Z">
              <w:r w:rsidDel="005A3C0F">
                <w:rPr>
                  <w:rFonts w:ascii="Arial" w:eastAsia="Arial" w:hAnsi="Arial" w:cs="Arial"/>
                  <w:color w:val="000000"/>
                  <w:sz w:val="22"/>
                  <w:szCs w:val="22"/>
                </w:rPr>
                <w:delText>Adj. R squared</w:delText>
              </w:r>
            </w:del>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9300C4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25" w:author="Claire Kouba" w:date="2024-03-12T20:40:00Z"/>
              </w:rPr>
            </w:pPr>
            <w:del w:id="1026" w:author="Claire Kouba" w:date="2024-03-12T20:40:00Z">
              <w:r w:rsidDel="005A3C0F">
                <w:rPr>
                  <w:rFonts w:ascii="Arial" w:eastAsia="Arial" w:hAnsi="Arial" w:cs="Arial"/>
                  <w:color w:val="000000"/>
                  <w:sz w:val="22"/>
                  <w:szCs w:val="22"/>
                </w:rPr>
                <w:delText>AICc</w:delText>
              </w:r>
            </w:del>
          </w:p>
        </w:tc>
      </w:tr>
      <w:tr w:rsidR="00C26AC4" w:rsidDel="005A3C0F" w14:paraId="16F3A972" w14:textId="60B9D096" w:rsidTr="00C26AC4">
        <w:trPr>
          <w:jc w:val="center"/>
          <w:del w:id="1027"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5E0C3D2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28" w:author="Claire Kouba" w:date="2024-03-12T20:40:00Z"/>
              </w:rPr>
            </w:pPr>
            <w:del w:id="1029" w:author="Claire Kouba" w:date="2024-03-12T20:40:00Z">
              <w:r w:rsidDel="005A3C0F">
                <w:rPr>
                  <w:rFonts w:ascii="Arial" w:eastAsia="Arial" w:hAnsi="Arial" w:cs="Arial"/>
                  <w:color w:val="000000"/>
                  <w:sz w:val="22"/>
                  <w:szCs w:val="22"/>
                </w:rPr>
                <w:delText>lm1a</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305B5D7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30" w:author="Claire Kouba" w:date="2024-03-12T20:40:00Z"/>
              </w:rPr>
            </w:pPr>
            <w:del w:id="1031" w:author="Claire Kouba" w:date="2024-03-12T20:40:00Z">
              <w:r w:rsidDel="005A3C0F">
                <w:rPr>
                  <w:rFonts w:ascii="Arial" w:eastAsia="Arial" w:hAnsi="Arial" w:cs="Arial"/>
                  <w:color w:val="000000"/>
                  <w:sz w:val="22"/>
                  <w:szCs w:val="22"/>
                </w:rPr>
                <w:delText>BY_recon_10</w:delText>
              </w:r>
            </w:del>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506C09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32" w:author="Claire Kouba" w:date="2024-03-12T20:40:00Z"/>
              </w:rPr>
            </w:pPr>
            <w:del w:id="1033" w:author="Claire Kouba" w:date="2024-03-12T20:40:00Z">
              <w:r w:rsidDel="005A3C0F">
                <w:rPr>
                  <w:rFonts w:ascii="Arial" w:eastAsia="Arial" w:hAnsi="Arial" w:cs="Arial"/>
                  <w:color w:val="000000"/>
                  <w:sz w:val="22"/>
                  <w:szCs w:val="22"/>
                </w:rPr>
                <w:delText>10.8</w:delText>
              </w:r>
            </w:del>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03B05F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34" w:author="Claire Kouba" w:date="2024-03-12T20:40:00Z"/>
              </w:rPr>
            </w:pPr>
            <w:del w:id="1035" w:author="Claire Kouba" w:date="2024-03-12T20:40:00Z">
              <w:r w:rsidDel="005A3C0F">
                <w:rPr>
                  <w:rFonts w:ascii="Arial" w:eastAsia="Arial" w:hAnsi="Arial" w:cs="Arial"/>
                  <w:color w:val="000000"/>
                  <w:sz w:val="22"/>
                  <w:szCs w:val="22"/>
                </w:rPr>
                <w:delText>0.00003</w:delText>
              </w:r>
            </w:del>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35E86A4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36" w:author="Claire Kouba" w:date="2024-03-12T20:40:00Z"/>
              </w:rPr>
            </w:pPr>
            <w:del w:id="1037" w:author="Claire Kouba" w:date="2024-03-12T20:40:00Z">
              <w:r w:rsidDel="005A3C0F">
                <w:rPr>
                  <w:rFonts w:ascii="Arial" w:eastAsia="Arial" w:hAnsi="Arial" w:cs="Arial"/>
                  <w:color w:val="000000"/>
                  <w:sz w:val="22"/>
                  <w:szCs w:val="22"/>
                </w:rPr>
                <w:delText>0.546</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181A01C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38" w:author="Claire Kouba" w:date="2024-03-12T20:40:00Z"/>
              </w:rPr>
            </w:pPr>
            <w:del w:id="1039" w:author="Claire Kouba" w:date="2024-03-12T20:40:00Z">
              <w:r w:rsidDel="005A3C0F">
                <w:rPr>
                  <w:rFonts w:ascii="Arial" w:eastAsia="Arial" w:hAnsi="Arial" w:cs="Arial"/>
                  <w:color w:val="000000"/>
                  <w:sz w:val="22"/>
                  <w:szCs w:val="22"/>
                </w:rPr>
                <w:delText>0.496</w:delText>
              </w:r>
            </w:del>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52A360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40" w:author="Claire Kouba" w:date="2024-03-12T20:40:00Z"/>
              </w:rPr>
            </w:pPr>
            <w:del w:id="1041" w:author="Claire Kouba" w:date="2024-03-12T20:40:00Z">
              <w:r w:rsidDel="005A3C0F">
                <w:rPr>
                  <w:rFonts w:ascii="Arial" w:eastAsia="Arial" w:hAnsi="Arial" w:cs="Arial"/>
                  <w:color w:val="000000"/>
                  <w:sz w:val="22"/>
                  <w:szCs w:val="22"/>
                </w:rPr>
                <w:delText>108.4</w:delText>
              </w:r>
            </w:del>
          </w:p>
        </w:tc>
      </w:tr>
      <w:tr w:rsidR="00C26AC4" w:rsidDel="005A3C0F" w14:paraId="6307858C" w14:textId="5F37AD9E" w:rsidTr="00C26AC4">
        <w:trPr>
          <w:jc w:val="center"/>
          <w:del w:id="104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070C14D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43" w:author="Claire Kouba" w:date="2024-03-12T20:40:00Z"/>
              </w:rPr>
            </w:pPr>
            <w:del w:id="1044" w:author="Claire Kouba" w:date="2024-03-12T20:40:00Z">
              <w:r w:rsidDel="005A3C0F">
                <w:rPr>
                  <w:rFonts w:ascii="Arial" w:eastAsia="Arial" w:hAnsi="Arial" w:cs="Arial"/>
                  <w:color w:val="000000"/>
                  <w:sz w:val="22"/>
                  <w:szCs w:val="22"/>
                </w:rPr>
                <w:delText>lm1b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0DCB4EC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45" w:author="Claire Kouba" w:date="2024-03-12T20:40:00Z"/>
              </w:rPr>
            </w:pPr>
            <w:del w:id="1046" w:author="Claire Kouba" w:date="2024-03-12T20:40:00Z">
              <w:r w:rsidDel="005A3C0F">
                <w:rPr>
                  <w:rFonts w:ascii="Arial" w:eastAsia="Arial" w:hAnsi="Arial" w:cs="Arial"/>
                  <w:color w:val="000000"/>
                  <w:sz w:val="22"/>
                  <w:szCs w:val="22"/>
                </w:rPr>
                <w:delText>BY_recon_100</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4B48378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47" w:author="Claire Kouba" w:date="2024-03-12T20:40:00Z"/>
              </w:rPr>
            </w:pPr>
            <w:del w:id="1048"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49CE5DA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49" w:author="Claire Kouba" w:date="2024-03-12T20:40:00Z"/>
              </w:rPr>
            </w:pPr>
            <w:del w:id="1050" w:author="Claire Kouba" w:date="2024-03-12T20:40:00Z">
              <w:r w:rsidDel="005A3C0F">
                <w:rPr>
                  <w:rFonts w:ascii="Arial" w:eastAsia="Arial" w:hAnsi="Arial" w:cs="Arial"/>
                  <w:color w:val="000000"/>
                  <w:sz w:val="22"/>
                  <w:szCs w:val="22"/>
                </w:rPr>
                <w:delText>0.00056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2B4D7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1" w:author="Claire Kouba" w:date="2024-03-12T20:40:00Z"/>
              </w:rPr>
            </w:pPr>
            <w:del w:id="1052" w:author="Claire Kouba" w:date="2024-03-12T20:40:00Z">
              <w:r w:rsidDel="005A3C0F">
                <w:rPr>
                  <w:rFonts w:ascii="Arial" w:eastAsia="Arial" w:hAnsi="Arial" w:cs="Arial"/>
                  <w:color w:val="000000"/>
                  <w:sz w:val="22"/>
                  <w:szCs w:val="22"/>
                </w:rPr>
                <w:delText>0.434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482F581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3" w:author="Claire Kouba" w:date="2024-03-12T20:40:00Z"/>
              </w:rPr>
            </w:pPr>
            <w:del w:id="1054" w:author="Claire Kouba" w:date="2024-03-12T20:40:00Z">
              <w:r w:rsidDel="005A3C0F">
                <w:rPr>
                  <w:rFonts w:ascii="Arial" w:eastAsia="Arial" w:hAnsi="Arial" w:cs="Arial"/>
                  <w:color w:val="000000"/>
                  <w:sz w:val="22"/>
                  <w:szCs w:val="22"/>
                </w:rPr>
                <w:delText>0.371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45BF83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55" w:author="Claire Kouba" w:date="2024-03-12T20:40:00Z"/>
              </w:rPr>
            </w:pPr>
            <w:del w:id="1056" w:author="Claire Kouba" w:date="2024-03-12T20:40:00Z">
              <w:r w:rsidDel="005A3C0F">
                <w:rPr>
                  <w:rFonts w:ascii="Arial" w:eastAsia="Arial" w:hAnsi="Arial" w:cs="Arial"/>
                  <w:color w:val="000000"/>
                  <w:sz w:val="22"/>
                  <w:szCs w:val="22"/>
                </w:rPr>
                <w:delText>110.8</w:delText>
              </w:r>
            </w:del>
          </w:p>
        </w:tc>
      </w:tr>
      <w:tr w:rsidR="00C26AC4" w:rsidDel="005A3C0F" w14:paraId="67F7217C" w14:textId="02E0C0CD" w:rsidTr="00C26AC4">
        <w:trPr>
          <w:jc w:val="center"/>
          <w:del w:id="105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57C008B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58" w:author="Claire Kouba" w:date="2024-03-12T20:40:00Z"/>
              </w:rPr>
            </w:pPr>
            <w:del w:id="1059" w:author="Claire Kouba" w:date="2024-03-12T20:40:00Z">
              <w:r w:rsidDel="005A3C0F">
                <w:rPr>
                  <w:rFonts w:ascii="Arial" w:eastAsia="Arial" w:hAnsi="Arial" w:cs="Arial"/>
                  <w:color w:val="000000"/>
                  <w:sz w:val="22"/>
                  <w:szCs w:val="22"/>
                </w:rPr>
                <w:delText>lm1c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CEDFB6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60" w:author="Claire Kouba" w:date="2024-03-12T20:40:00Z"/>
              </w:rPr>
            </w:pPr>
            <w:del w:id="1061" w:author="Claire Kouba" w:date="2024-03-12T20:40:00Z">
              <w:r w:rsidDel="005A3C0F">
                <w:rPr>
                  <w:rFonts w:ascii="Arial" w:eastAsia="Arial" w:hAnsi="Arial" w:cs="Arial"/>
                  <w:color w:val="000000"/>
                  <w:sz w:val="22"/>
                  <w:szCs w:val="22"/>
                </w:rPr>
                <w:delText>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5AAF1FD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2" w:author="Claire Kouba" w:date="2024-03-12T20:40:00Z"/>
              </w:rPr>
            </w:pPr>
            <w:del w:id="1063" w:author="Claire Kouba" w:date="2024-03-12T20:40:00Z">
              <w:r w:rsidDel="005A3C0F">
                <w:rPr>
                  <w:rFonts w:ascii="Arial" w:eastAsia="Arial" w:hAnsi="Arial" w:cs="Arial"/>
                  <w:color w:val="000000"/>
                  <w:sz w:val="22"/>
                  <w:szCs w:val="22"/>
                </w:rPr>
                <w:delText>4.1</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4FCAF0C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4" w:author="Claire Kouba" w:date="2024-03-12T20:40:00Z"/>
              </w:rPr>
            </w:pPr>
            <w:del w:id="1065" w:author="Claire Kouba" w:date="2024-03-12T20:40:00Z">
              <w:r w:rsidDel="005A3C0F">
                <w:rPr>
                  <w:rFonts w:ascii="Arial" w:eastAsia="Arial" w:hAnsi="Arial" w:cs="Arial"/>
                  <w:color w:val="000000"/>
                  <w:sz w:val="22"/>
                  <w:szCs w:val="22"/>
                </w:rPr>
                <w:delText>0.00336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55CF56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6" w:author="Claire Kouba" w:date="2024-03-12T20:40:00Z"/>
              </w:rPr>
            </w:pPr>
            <w:del w:id="1067" w:author="Claire Kouba" w:date="2024-03-12T20:40:00Z">
              <w:r w:rsidDel="005A3C0F">
                <w:rPr>
                  <w:rFonts w:ascii="Arial" w:eastAsia="Arial" w:hAnsi="Arial" w:cs="Arial"/>
                  <w:color w:val="000000"/>
                  <w:sz w:val="22"/>
                  <w:szCs w:val="22"/>
                </w:rPr>
                <w:delText>0.316</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3BEE755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68" w:author="Claire Kouba" w:date="2024-03-12T20:40:00Z"/>
              </w:rPr>
            </w:pPr>
            <w:del w:id="1069" w:author="Claire Kouba" w:date="2024-03-12T20:40:00Z">
              <w:r w:rsidDel="005A3C0F">
                <w:rPr>
                  <w:rFonts w:ascii="Arial" w:eastAsia="Arial" w:hAnsi="Arial" w:cs="Arial"/>
                  <w:color w:val="000000"/>
                  <w:sz w:val="22"/>
                  <w:szCs w:val="22"/>
                </w:rPr>
                <w:delText>0.239</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5CF01EF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70" w:author="Claire Kouba" w:date="2024-03-12T20:40:00Z"/>
              </w:rPr>
            </w:pPr>
            <w:del w:id="1071" w:author="Claire Kouba" w:date="2024-03-12T20:40:00Z">
              <w:r w:rsidDel="005A3C0F">
                <w:rPr>
                  <w:rFonts w:ascii="Arial" w:eastAsia="Arial" w:hAnsi="Arial" w:cs="Arial"/>
                  <w:color w:val="000000"/>
                  <w:sz w:val="22"/>
                  <w:szCs w:val="22"/>
                </w:rPr>
                <w:delText>112.9</w:delText>
              </w:r>
            </w:del>
          </w:p>
        </w:tc>
      </w:tr>
      <w:tr w:rsidR="00C26AC4" w:rsidDel="005A3C0F" w14:paraId="62AFC28A" w14:textId="00E4BF67" w:rsidTr="00C26AC4">
        <w:trPr>
          <w:jc w:val="center"/>
          <w:del w:id="1072" w:author="Claire Kouba" w:date="2024-03-12T20:40: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5C71968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73" w:author="Claire Kouba" w:date="2024-03-12T20:40:00Z"/>
              </w:rPr>
            </w:pPr>
            <w:del w:id="1074" w:author="Claire Kouba" w:date="2024-03-12T20:40:00Z">
              <w:r w:rsidDel="005A3C0F">
                <w:rPr>
                  <w:rFonts w:ascii="Arial" w:eastAsia="Arial" w:hAnsi="Arial" w:cs="Arial"/>
                  <w:color w:val="000000"/>
                  <w:sz w:val="22"/>
                  <w:szCs w:val="22"/>
                </w:rPr>
                <w:delText>lm1d</w:delText>
              </w:r>
            </w:del>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61F6E0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75" w:author="Claire Kouba" w:date="2024-03-12T20:40:00Z"/>
              </w:rPr>
            </w:pPr>
            <w:del w:id="1076" w:author="Claire Kouba" w:date="2024-03-12T20:40:00Z">
              <w:r w:rsidDel="005A3C0F">
                <w:rPr>
                  <w:rFonts w:ascii="Arial" w:eastAsia="Arial" w:hAnsi="Arial" w:cs="Arial"/>
                  <w:color w:val="000000"/>
                  <w:sz w:val="22"/>
                  <w:szCs w:val="22"/>
                </w:rPr>
                <w:delText>RY_Wet_BFL_Dur</w:delText>
              </w:r>
            </w:del>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332931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77" w:author="Claire Kouba" w:date="2024-03-12T20:40:00Z"/>
              </w:rPr>
            </w:pPr>
            <w:del w:id="1078" w:author="Claire Kouba" w:date="2024-03-12T20:40:00Z">
              <w:r w:rsidDel="005A3C0F">
                <w:rPr>
                  <w:rFonts w:ascii="Arial" w:eastAsia="Arial" w:hAnsi="Arial" w:cs="Arial"/>
                  <w:color w:val="000000"/>
                  <w:sz w:val="22"/>
                  <w:szCs w:val="22"/>
                </w:rPr>
                <w:delText>6.7</w:delText>
              </w:r>
            </w:del>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59B6C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79" w:author="Claire Kouba" w:date="2024-03-12T20:40:00Z"/>
              </w:rPr>
            </w:pPr>
            <w:del w:id="1080" w:author="Claire Kouba" w:date="2024-03-12T20:40:00Z">
              <w:r w:rsidDel="005A3C0F">
                <w:rPr>
                  <w:rFonts w:ascii="Arial" w:eastAsia="Arial" w:hAnsi="Arial" w:cs="Arial"/>
                  <w:color w:val="000000"/>
                  <w:sz w:val="22"/>
                  <w:szCs w:val="22"/>
                </w:rPr>
                <w:delText>0.83792</w:delText>
              </w:r>
            </w:del>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06C2BB3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1" w:author="Claire Kouba" w:date="2024-03-12T20:40:00Z"/>
              </w:rPr>
            </w:pPr>
            <w:del w:id="1082" w:author="Claire Kouba" w:date="2024-03-12T20:40:00Z">
              <w:r w:rsidDel="005A3C0F">
                <w:rPr>
                  <w:rFonts w:ascii="Arial" w:eastAsia="Arial" w:hAnsi="Arial" w:cs="Arial"/>
                  <w:color w:val="000000"/>
                  <w:sz w:val="22"/>
                  <w:szCs w:val="22"/>
                </w:rPr>
                <w:delText>0.427</w:delText>
              </w:r>
            </w:del>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1271352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3" w:author="Claire Kouba" w:date="2024-03-12T20:40:00Z"/>
              </w:rPr>
            </w:pPr>
            <w:del w:id="1084" w:author="Claire Kouba" w:date="2024-03-12T20:40:00Z">
              <w:r w:rsidDel="005A3C0F">
                <w:rPr>
                  <w:rFonts w:ascii="Arial" w:eastAsia="Arial" w:hAnsi="Arial" w:cs="Arial"/>
                  <w:color w:val="000000"/>
                  <w:sz w:val="22"/>
                  <w:szCs w:val="22"/>
                </w:rPr>
                <w:delText>0.363</w:delText>
              </w:r>
            </w:del>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28347E7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85" w:author="Claire Kouba" w:date="2024-03-12T20:40:00Z"/>
              </w:rPr>
            </w:pPr>
            <w:del w:id="1086" w:author="Claire Kouba" w:date="2024-03-12T20:40:00Z">
              <w:r w:rsidDel="005A3C0F">
                <w:rPr>
                  <w:rFonts w:ascii="Arial" w:eastAsia="Arial" w:hAnsi="Arial" w:cs="Arial"/>
                  <w:color w:val="000000"/>
                  <w:sz w:val="22"/>
                  <w:szCs w:val="22"/>
                </w:rPr>
                <w:delText>110.9</w:delText>
              </w:r>
            </w:del>
          </w:p>
        </w:tc>
      </w:tr>
      <w:tr w:rsidR="00C26AC4" w:rsidDel="005A3C0F" w14:paraId="6AD648E4" w14:textId="6CCEB22A" w:rsidTr="00C26AC4">
        <w:trPr>
          <w:jc w:val="center"/>
          <w:del w:id="1087" w:author="Claire Kouba" w:date="2024-03-12T20:40: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36EB15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88" w:author="Claire Kouba" w:date="2024-03-12T20:40:00Z"/>
              </w:rPr>
            </w:pPr>
            <w:del w:id="1089" w:author="Claire Kouba" w:date="2024-03-12T20:40:00Z">
              <w:r w:rsidDel="005A3C0F">
                <w:rPr>
                  <w:rFonts w:ascii="Arial" w:eastAsia="Arial" w:hAnsi="Arial" w:cs="Arial"/>
                  <w:color w:val="000000"/>
                  <w:sz w:val="22"/>
                  <w:szCs w:val="22"/>
                </w:rPr>
                <w:delText>lm2a</w:delText>
              </w:r>
            </w:del>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522C7AA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090" w:author="Claire Kouba" w:date="2024-03-12T20:40:00Z"/>
              </w:rPr>
            </w:pPr>
            <w:del w:id="1091" w:author="Claire Kouba" w:date="2024-03-12T20:40:00Z">
              <w:r w:rsidDel="005A3C0F">
                <w:rPr>
                  <w:rFonts w:ascii="Arial" w:eastAsia="Arial" w:hAnsi="Arial" w:cs="Arial"/>
                  <w:color w:val="000000"/>
                  <w:sz w:val="22"/>
                  <w:szCs w:val="22"/>
                </w:rPr>
                <w:delText>BY_recon_10, BY_recon_100</w:delText>
              </w:r>
            </w:del>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49F9F3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2" w:author="Claire Kouba" w:date="2024-03-12T20:40:00Z"/>
              </w:rPr>
            </w:pPr>
            <w:del w:id="1093" w:author="Claire Kouba" w:date="2024-03-12T20:40:00Z">
              <w:r w:rsidDel="005A3C0F">
                <w:rPr>
                  <w:rFonts w:ascii="Arial" w:eastAsia="Arial" w:hAnsi="Arial" w:cs="Arial"/>
                  <w:color w:val="000000"/>
                  <w:sz w:val="22"/>
                  <w:szCs w:val="22"/>
                </w:rPr>
                <w:delText>12.9</w:delText>
              </w:r>
            </w:del>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4EDA08F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4" w:author="Claire Kouba" w:date="2024-03-12T20:40:00Z"/>
              </w:rPr>
            </w:pPr>
            <w:del w:id="1095" w:author="Claire Kouba" w:date="2024-03-12T20:40:00Z">
              <w:r w:rsidDel="005A3C0F">
                <w:rPr>
                  <w:rFonts w:ascii="Arial" w:eastAsia="Arial" w:hAnsi="Arial" w:cs="Arial"/>
                  <w:color w:val="000000"/>
                  <w:sz w:val="22"/>
                  <w:szCs w:val="22"/>
                </w:rPr>
                <w:delText>0.00004</w:delText>
              </w:r>
            </w:del>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27C50E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6" w:author="Claire Kouba" w:date="2024-03-12T20:40:00Z"/>
              </w:rPr>
            </w:pPr>
            <w:del w:id="1097" w:author="Claire Kouba" w:date="2024-03-12T20:40:00Z">
              <w:r w:rsidDel="005A3C0F">
                <w:rPr>
                  <w:rFonts w:ascii="Arial" w:eastAsia="Arial" w:hAnsi="Arial" w:cs="Arial"/>
                  <w:color w:val="000000"/>
                  <w:sz w:val="22"/>
                  <w:szCs w:val="22"/>
                </w:rPr>
                <w:delText>0.764</w:delText>
              </w:r>
            </w:del>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01C2876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098" w:author="Claire Kouba" w:date="2024-03-12T20:40:00Z"/>
              </w:rPr>
            </w:pPr>
            <w:del w:id="1099" w:author="Claire Kouba" w:date="2024-03-12T20:40:00Z">
              <w:r w:rsidDel="005A3C0F">
                <w:rPr>
                  <w:rFonts w:ascii="Arial" w:eastAsia="Arial" w:hAnsi="Arial" w:cs="Arial"/>
                  <w:color w:val="000000"/>
                  <w:sz w:val="22"/>
                  <w:szCs w:val="22"/>
                </w:rPr>
                <w:delText>0.705</w:delText>
              </w:r>
            </w:del>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093FB9F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00" w:author="Claire Kouba" w:date="2024-03-12T20:40:00Z"/>
              </w:rPr>
            </w:pPr>
            <w:del w:id="1101" w:author="Claire Kouba" w:date="2024-03-12T20:40:00Z">
              <w:r w:rsidDel="005A3C0F">
                <w:rPr>
                  <w:rFonts w:ascii="Arial" w:eastAsia="Arial" w:hAnsi="Arial" w:cs="Arial"/>
                  <w:color w:val="000000"/>
                  <w:sz w:val="22"/>
                  <w:szCs w:val="22"/>
                </w:rPr>
                <w:delText>105.1</w:delText>
              </w:r>
            </w:del>
          </w:p>
        </w:tc>
      </w:tr>
      <w:tr w:rsidR="00C26AC4" w:rsidDel="005A3C0F" w14:paraId="751654C0" w14:textId="334E29CC" w:rsidTr="00C26AC4">
        <w:trPr>
          <w:jc w:val="center"/>
          <w:del w:id="110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2221F69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03" w:author="Claire Kouba" w:date="2024-03-12T20:40:00Z"/>
              </w:rPr>
            </w:pPr>
            <w:del w:id="1104" w:author="Claire Kouba" w:date="2024-03-12T20:40:00Z">
              <w:r w:rsidDel="005A3C0F">
                <w:rPr>
                  <w:rFonts w:ascii="Arial" w:eastAsia="Arial" w:hAnsi="Arial" w:cs="Arial"/>
                  <w:color w:val="000000"/>
                  <w:sz w:val="22"/>
                  <w:szCs w:val="22"/>
                </w:rPr>
                <w:delText>lm2b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4F8A25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05" w:author="Claire Kouba" w:date="2024-03-12T20:40:00Z"/>
              </w:rPr>
            </w:pPr>
            <w:del w:id="1106" w:author="Claire Kouba" w:date="2024-03-12T20:40:00Z">
              <w:r w:rsidDel="005A3C0F">
                <w:rPr>
                  <w:rFonts w:ascii="Arial" w:eastAsia="Arial" w:hAnsi="Arial" w:cs="Arial"/>
                  <w:color w:val="000000"/>
                  <w:sz w:val="22"/>
                  <w:szCs w:val="22"/>
                </w:rPr>
                <w:delText>BY_recon_10, 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4B8A41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07" w:author="Claire Kouba" w:date="2024-03-12T20:40:00Z"/>
              </w:rPr>
            </w:pPr>
            <w:del w:id="1108" w:author="Claire Kouba" w:date="2024-03-12T20:40:00Z">
              <w:r w:rsidDel="005A3C0F">
                <w:rPr>
                  <w:rFonts w:ascii="Arial" w:eastAsia="Arial" w:hAnsi="Arial" w:cs="Arial"/>
                  <w:color w:val="000000"/>
                  <w:sz w:val="22"/>
                  <w:szCs w:val="22"/>
                </w:rPr>
                <w:delText>11.7</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1301B6A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09" w:author="Claire Kouba" w:date="2024-03-12T20:40:00Z"/>
              </w:rPr>
            </w:pPr>
            <w:del w:id="1110" w:author="Claire Kouba" w:date="2024-03-12T20:40:00Z">
              <w:r w:rsidDel="005A3C0F">
                <w:rPr>
                  <w:rFonts w:ascii="Arial" w:eastAsia="Arial" w:hAnsi="Arial" w:cs="Arial"/>
                  <w:color w:val="000000"/>
                  <w:sz w:val="22"/>
                  <w:szCs w:val="22"/>
                </w:rPr>
                <w:delText>0.00017</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65250A3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1" w:author="Claire Kouba" w:date="2024-03-12T20:40:00Z"/>
              </w:rPr>
            </w:pPr>
            <w:del w:id="1112" w:author="Claire Kouba" w:date="2024-03-12T20:40:00Z">
              <w:r w:rsidDel="005A3C0F">
                <w:rPr>
                  <w:rFonts w:ascii="Arial" w:eastAsia="Arial" w:hAnsi="Arial" w:cs="Arial"/>
                  <w:color w:val="000000"/>
                  <w:sz w:val="22"/>
                  <w:szCs w:val="22"/>
                </w:rPr>
                <w:delText>0.745</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68E26EF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3" w:author="Claire Kouba" w:date="2024-03-12T20:40:00Z"/>
              </w:rPr>
            </w:pPr>
            <w:del w:id="1114" w:author="Claire Kouba" w:date="2024-03-12T20:40:00Z">
              <w:r w:rsidDel="005A3C0F">
                <w:rPr>
                  <w:rFonts w:ascii="Arial" w:eastAsia="Arial" w:hAnsi="Arial" w:cs="Arial"/>
                  <w:color w:val="000000"/>
                  <w:sz w:val="22"/>
                  <w:szCs w:val="22"/>
                </w:rPr>
                <w:delText>0.681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0501DB7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15" w:author="Claire Kouba" w:date="2024-03-12T20:40:00Z"/>
              </w:rPr>
            </w:pPr>
            <w:del w:id="1116" w:author="Claire Kouba" w:date="2024-03-12T20:40:00Z">
              <w:r w:rsidDel="005A3C0F">
                <w:rPr>
                  <w:rFonts w:ascii="Arial" w:eastAsia="Arial" w:hAnsi="Arial" w:cs="Arial"/>
                  <w:color w:val="000000"/>
                  <w:sz w:val="22"/>
                  <w:szCs w:val="22"/>
                </w:rPr>
                <w:delText>106.0</w:delText>
              </w:r>
            </w:del>
          </w:p>
        </w:tc>
      </w:tr>
      <w:tr w:rsidR="00C26AC4" w:rsidDel="005A3C0F" w14:paraId="506B8753" w14:textId="50BC7A9A" w:rsidTr="00C26AC4">
        <w:trPr>
          <w:jc w:val="center"/>
          <w:del w:id="111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B0CDF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18" w:author="Claire Kouba" w:date="2024-03-12T20:40:00Z"/>
              </w:rPr>
            </w:pPr>
            <w:del w:id="1119" w:author="Claire Kouba" w:date="2024-03-12T20:40:00Z">
              <w:r w:rsidDel="005A3C0F">
                <w:rPr>
                  <w:rFonts w:ascii="Arial" w:eastAsia="Arial" w:hAnsi="Arial" w:cs="Arial"/>
                  <w:color w:val="000000"/>
                  <w:sz w:val="22"/>
                  <w:szCs w:val="22"/>
                </w:rPr>
                <w:delText>lm2c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0633E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20" w:author="Claire Kouba" w:date="2024-03-12T20:40:00Z"/>
              </w:rPr>
            </w:pPr>
            <w:del w:id="1121" w:author="Claire Kouba" w:date="2024-03-12T20:40:00Z">
              <w:r w:rsidDel="005A3C0F">
                <w:rPr>
                  <w:rFonts w:ascii="Arial" w:eastAsia="Arial" w:hAnsi="Arial" w:cs="Arial"/>
                  <w:color w:val="000000"/>
                  <w:sz w:val="22"/>
                  <w:szCs w:val="22"/>
                </w:rPr>
                <w:delText>BY_recon_10, RY_Wet_BFL_Dur</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1B4F1B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2" w:author="Claire Kouba" w:date="2024-03-12T20:40:00Z"/>
              </w:rPr>
            </w:pPr>
            <w:del w:id="1123" w:author="Claire Kouba" w:date="2024-03-12T20:40:00Z">
              <w:r w:rsidDel="005A3C0F">
                <w:rPr>
                  <w:rFonts w:ascii="Arial" w:eastAsia="Arial" w:hAnsi="Arial" w:cs="Arial"/>
                  <w:color w:val="000000"/>
                  <w:sz w:val="22"/>
                  <w:szCs w:val="22"/>
                </w:rPr>
                <w:delText>11.4</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1321AC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4" w:author="Claire Kouba" w:date="2024-03-12T20:40:00Z"/>
              </w:rPr>
            </w:pPr>
            <w:del w:id="1125" w:author="Claire Kouba" w:date="2024-03-12T20:40:00Z">
              <w:r w:rsidDel="005A3C0F">
                <w:rPr>
                  <w:rFonts w:ascii="Arial" w:eastAsia="Arial" w:hAnsi="Arial" w:cs="Arial"/>
                  <w:color w:val="000000"/>
                  <w:sz w:val="22"/>
                  <w:szCs w:val="22"/>
                </w:rPr>
                <w:delText>0.18325</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251A23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6" w:author="Claire Kouba" w:date="2024-03-12T20:40:00Z"/>
              </w:rPr>
            </w:pPr>
            <w:del w:id="1127" w:author="Claire Kouba" w:date="2024-03-12T20:40:00Z">
              <w:r w:rsidDel="005A3C0F">
                <w:rPr>
                  <w:rFonts w:ascii="Arial" w:eastAsia="Arial" w:hAnsi="Arial" w:cs="Arial"/>
                  <w:color w:val="000000"/>
                  <w:sz w:val="22"/>
                  <w:szCs w:val="22"/>
                </w:rPr>
                <w:delText>0.740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4447F2B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28" w:author="Claire Kouba" w:date="2024-03-12T20:40:00Z"/>
              </w:rPr>
            </w:pPr>
            <w:del w:id="1129" w:author="Claire Kouba" w:date="2024-03-12T20:40:00Z">
              <w:r w:rsidDel="005A3C0F">
                <w:rPr>
                  <w:rFonts w:ascii="Arial" w:eastAsia="Arial" w:hAnsi="Arial" w:cs="Arial"/>
                  <w:color w:val="000000"/>
                  <w:sz w:val="22"/>
                  <w:szCs w:val="22"/>
                </w:rPr>
                <w:delText>0.675</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69C1F4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30" w:author="Claire Kouba" w:date="2024-03-12T20:40:00Z"/>
              </w:rPr>
            </w:pPr>
            <w:del w:id="1131" w:author="Claire Kouba" w:date="2024-03-12T20:40:00Z">
              <w:r w:rsidDel="005A3C0F">
                <w:rPr>
                  <w:rFonts w:ascii="Arial" w:eastAsia="Arial" w:hAnsi="Arial" w:cs="Arial"/>
                  <w:color w:val="000000"/>
                  <w:sz w:val="22"/>
                  <w:szCs w:val="22"/>
                </w:rPr>
                <w:delText>106.2</w:delText>
              </w:r>
            </w:del>
          </w:p>
        </w:tc>
      </w:tr>
      <w:tr w:rsidR="00C26AC4" w:rsidDel="005A3C0F" w14:paraId="06B84976" w14:textId="4583CD2D" w:rsidTr="00C26AC4">
        <w:trPr>
          <w:jc w:val="center"/>
          <w:del w:id="113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5D2EAB4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33" w:author="Claire Kouba" w:date="2024-03-12T20:40:00Z"/>
              </w:rPr>
            </w:pPr>
            <w:del w:id="1134" w:author="Claire Kouba" w:date="2024-03-12T20:40:00Z">
              <w:r w:rsidDel="005A3C0F">
                <w:rPr>
                  <w:rFonts w:ascii="Arial" w:eastAsia="Arial" w:hAnsi="Arial" w:cs="Arial"/>
                  <w:color w:val="000000"/>
                  <w:sz w:val="22"/>
                  <w:szCs w:val="22"/>
                </w:rPr>
                <w:delText>lm2d</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2DA6DFB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35" w:author="Claire Kouba" w:date="2024-03-12T20:40:00Z"/>
              </w:rPr>
            </w:pPr>
            <w:del w:id="1136" w:author="Claire Kouba" w:date="2024-03-12T20:40:00Z">
              <w:r w:rsidDel="005A3C0F">
                <w:rPr>
                  <w:rFonts w:ascii="Arial" w:eastAsia="Arial" w:hAnsi="Arial" w:cs="Arial"/>
                  <w:color w:val="000000"/>
                  <w:sz w:val="22"/>
                  <w:szCs w:val="22"/>
                </w:rPr>
                <w:delText>BY_recon_10, SY_SP_ROC</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515B9B0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37" w:author="Claire Kouba" w:date="2024-03-12T20:40:00Z"/>
              </w:rPr>
            </w:pPr>
            <w:del w:id="1138" w:author="Claire Kouba" w:date="2024-03-12T20:40:00Z">
              <w:r w:rsidDel="005A3C0F">
                <w:rPr>
                  <w:rFonts w:ascii="Arial" w:eastAsia="Arial" w:hAnsi="Arial" w:cs="Arial"/>
                  <w:color w:val="000000"/>
                  <w:sz w:val="22"/>
                  <w:szCs w:val="22"/>
                </w:rPr>
                <w:delText>10.2</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063A37C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39" w:author="Claire Kouba" w:date="2024-03-12T20:40:00Z"/>
              </w:rPr>
            </w:pPr>
            <w:del w:id="1140" w:author="Claire Kouba" w:date="2024-03-12T20:40:00Z">
              <w:r w:rsidDel="005A3C0F">
                <w:rPr>
                  <w:rFonts w:ascii="Arial" w:eastAsia="Arial" w:hAnsi="Arial" w:cs="Arial"/>
                  <w:color w:val="000000"/>
                  <w:sz w:val="22"/>
                  <w:szCs w:val="22"/>
                </w:rPr>
                <w:delText>0.64086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26730CE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1" w:author="Claire Kouba" w:date="2024-03-12T20:40:00Z"/>
              </w:rPr>
            </w:pPr>
            <w:del w:id="1142" w:author="Claire Kouba" w:date="2024-03-12T20:40:00Z">
              <w:r w:rsidDel="005A3C0F">
                <w:rPr>
                  <w:rFonts w:ascii="Arial" w:eastAsia="Arial" w:hAnsi="Arial" w:cs="Arial"/>
                  <w:color w:val="000000"/>
                  <w:sz w:val="22"/>
                  <w:szCs w:val="22"/>
                </w:rPr>
                <w:delText>0.718</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3C45A5E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3" w:author="Claire Kouba" w:date="2024-03-12T20:40:00Z"/>
              </w:rPr>
            </w:pPr>
            <w:del w:id="1144" w:author="Claire Kouba" w:date="2024-03-12T20:40:00Z">
              <w:r w:rsidDel="005A3C0F">
                <w:rPr>
                  <w:rFonts w:ascii="Arial" w:eastAsia="Arial" w:hAnsi="Arial" w:cs="Arial"/>
                  <w:color w:val="000000"/>
                  <w:sz w:val="22"/>
                  <w:szCs w:val="22"/>
                </w:rPr>
                <w:delText>0.648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0D2AFEF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45" w:author="Claire Kouba" w:date="2024-03-12T20:40:00Z"/>
              </w:rPr>
            </w:pPr>
            <w:del w:id="1146" w:author="Claire Kouba" w:date="2024-03-12T20:40:00Z">
              <w:r w:rsidDel="005A3C0F">
                <w:rPr>
                  <w:rFonts w:ascii="Arial" w:eastAsia="Arial" w:hAnsi="Arial" w:cs="Arial"/>
                  <w:color w:val="000000"/>
                  <w:sz w:val="22"/>
                  <w:szCs w:val="22"/>
                </w:rPr>
                <w:delText>107.0</w:delText>
              </w:r>
            </w:del>
          </w:p>
        </w:tc>
      </w:tr>
      <w:tr w:rsidR="00C26AC4" w:rsidDel="005A3C0F" w14:paraId="5B4ABEEE" w14:textId="6847D755" w:rsidTr="00C26AC4">
        <w:trPr>
          <w:jc w:val="center"/>
          <w:del w:id="114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31A2589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48" w:author="Claire Kouba" w:date="2024-03-12T20:40:00Z"/>
              </w:rPr>
            </w:pPr>
            <w:del w:id="1149" w:author="Claire Kouba" w:date="2024-03-12T20:40:00Z">
              <w:r w:rsidDel="005A3C0F">
                <w:rPr>
                  <w:rFonts w:ascii="Arial" w:eastAsia="Arial" w:hAnsi="Arial" w:cs="Arial"/>
                  <w:color w:val="000000"/>
                  <w:sz w:val="22"/>
                  <w:szCs w:val="22"/>
                </w:rPr>
                <w:delText>lm2e</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1C5B167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50" w:author="Claire Kouba" w:date="2024-03-12T20:40:00Z"/>
              </w:rPr>
            </w:pPr>
            <w:del w:id="1151" w:author="Claire Kouba" w:date="2024-03-12T20:40:00Z">
              <w:r w:rsidDel="005A3C0F">
                <w:rPr>
                  <w:rFonts w:ascii="Arial" w:eastAsia="Arial" w:hAnsi="Arial" w:cs="Arial"/>
                  <w:color w:val="000000"/>
                  <w:sz w:val="22"/>
                  <w:szCs w:val="22"/>
                </w:rPr>
                <w:delText>BY_recon_10, SY_Wet_Tim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4D05AF6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2" w:author="Claire Kouba" w:date="2024-03-12T20:40:00Z"/>
              </w:rPr>
            </w:pPr>
            <w:del w:id="1153" w:author="Claire Kouba" w:date="2024-03-12T20:40:00Z">
              <w:r w:rsidDel="005A3C0F">
                <w:rPr>
                  <w:rFonts w:ascii="Arial" w:eastAsia="Arial" w:hAnsi="Arial" w:cs="Arial"/>
                  <w:color w:val="000000"/>
                  <w:sz w:val="22"/>
                  <w:szCs w:val="22"/>
                </w:rPr>
                <w:delText>7.6</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583565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4" w:author="Claire Kouba" w:date="2024-03-12T20:40:00Z"/>
              </w:rPr>
            </w:pPr>
            <w:del w:id="1155" w:author="Claire Kouba" w:date="2024-03-12T20:40:00Z">
              <w:r w:rsidDel="005A3C0F">
                <w:rPr>
                  <w:rFonts w:ascii="Arial" w:eastAsia="Arial" w:hAnsi="Arial" w:cs="Arial"/>
                  <w:color w:val="000000"/>
                  <w:sz w:val="22"/>
                  <w:szCs w:val="22"/>
                </w:rPr>
                <w:delText>0.06299</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3C0B57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6" w:author="Claire Kouba" w:date="2024-03-12T20:40:00Z"/>
              </w:rPr>
            </w:pPr>
            <w:del w:id="1157" w:author="Claire Kouba" w:date="2024-03-12T20:40:00Z">
              <w:r w:rsidDel="005A3C0F">
                <w:rPr>
                  <w:rFonts w:ascii="Arial" w:eastAsia="Arial" w:hAnsi="Arial" w:cs="Arial"/>
                  <w:color w:val="000000"/>
                  <w:sz w:val="22"/>
                  <w:szCs w:val="22"/>
                </w:rPr>
                <w:delText>0.654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60C4395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58" w:author="Claire Kouba" w:date="2024-03-12T20:40:00Z"/>
              </w:rPr>
            </w:pPr>
            <w:del w:id="1159" w:author="Claire Kouba" w:date="2024-03-12T20:40:00Z">
              <w:r w:rsidDel="005A3C0F">
                <w:rPr>
                  <w:rFonts w:ascii="Arial" w:eastAsia="Arial" w:hAnsi="Arial" w:cs="Arial"/>
                  <w:color w:val="000000"/>
                  <w:sz w:val="22"/>
                  <w:szCs w:val="22"/>
                </w:rPr>
                <w:delText>0.568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17C7D51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60" w:author="Claire Kouba" w:date="2024-03-12T20:40:00Z"/>
              </w:rPr>
            </w:pPr>
            <w:del w:id="1161" w:author="Claire Kouba" w:date="2024-03-12T20:40:00Z">
              <w:r w:rsidDel="005A3C0F">
                <w:rPr>
                  <w:rFonts w:ascii="Arial" w:eastAsia="Arial" w:hAnsi="Arial" w:cs="Arial"/>
                  <w:color w:val="000000"/>
                  <w:sz w:val="22"/>
                  <w:szCs w:val="22"/>
                </w:rPr>
                <w:delText>109.3</w:delText>
              </w:r>
            </w:del>
          </w:p>
        </w:tc>
      </w:tr>
      <w:tr w:rsidR="00C26AC4" w:rsidDel="005A3C0F" w14:paraId="2E965D0B" w14:textId="78AE10BE" w:rsidTr="00C26AC4">
        <w:trPr>
          <w:jc w:val="center"/>
          <w:del w:id="1162"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15EE4E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63" w:author="Claire Kouba" w:date="2024-03-12T20:40:00Z"/>
              </w:rPr>
            </w:pPr>
            <w:del w:id="1164" w:author="Claire Kouba" w:date="2024-03-12T20:40:00Z">
              <w:r w:rsidDel="005A3C0F">
                <w:rPr>
                  <w:rFonts w:ascii="Arial" w:eastAsia="Arial" w:hAnsi="Arial" w:cs="Arial"/>
                  <w:color w:val="000000"/>
                  <w:sz w:val="22"/>
                  <w:szCs w:val="22"/>
                </w:rPr>
                <w:delText>lm2f</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0568F12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65" w:author="Claire Kouba" w:date="2024-03-12T20:40:00Z"/>
              </w:rPr>
            </w:pPr>
            <w:del w:id="1166" w:author="Claire Kouba" w:date="2024-03-12T20:40:00Z">
              <w:r w:rsidDel="005A3C0F">
                <w:rPr>
                  <w:rFonts w:ascii="Arial" w:eastAsia="Arial" w:hAnsi="Arial" w:cs="Arial"/>
                  <w:color w:val="000000"/>
                  <w:sz w:val="22"/>
                  <w:szCs w:val="22"/>
                </w:rPr>
                <w:delText>BY_recon_10, RY_discon_10</w:delText>
              </w:r>
            </w:del>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5B60615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67" w:author="Claire Kouba" w:date="2024-03-12T20:40:00Z"/>
              </w:rPr>
            </w:pPr>
            <w:del w:id="1168"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6EB16C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69" w:author="Claire Kouba" w:date="2024-03-12T20:40:00Z"/>
              </w:rPr>
            </w:pPr>
            <w:del w:id="1170" w:author="Claire Kouba" w:date="2024-03-12T20:40:00Z">
              <w:r w:rsidDel="005A3C0F">
                <w:rPr>
                  <w:rFonts w:ascii="Arial" w:eastAsia="Arial" w:hAnsi="Arial" w:cs="Arial"/>
                  <w:color w:val="000000"/>
                  <w:sz w:val="22"/>
                  <w:szCs w:val="22"/>
                </w:rPr>
                <w:delText>0.47116</w:delText>
              </w:r>
            </w:del>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1C789B7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1" w:author="Claire Kouba" w:date="2024-03-12T20:40:00Z"/>
              </w:rPr>
            </w:pPr>
            <w:del w:id="1172" w:author="Claire Kouba" w:date="2024-03-12T20:40:00Z">
              <w:r w:rsidDel="005A3C0F">
                <w:rPr>
                  <w:rFonts w:ascii="Arial" w:eastAsia="Arial" w:hAnsi="Arial" w:cs="Arial"/>
                  <w:color w:val="000000"/>
                  <w:sz w:val="22"/>
                  <w:szCs w:val="22"/>
                </w:rPr>
                <w:delText>0.634</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2D89B0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3" w:author="Claire Kouba" w:date="2024-03-12T20:40:00Z"/>
              </w:rPr>
            </w:pPr>
            <w:del w:id="1174" w:author="Claire Kouba" w:date="2024-03-12T20:40:00Z">
              <w:r w:rsidDel="005A3C0F">
                <w:rPr>
                  <w:rFonts w:ascii="Arial" w:eastAsia="Arial" w:hAnsi="Arial" w:cs="Arial"/>
                  <w:color w:val="000000"/>
                  <w:sz w:val="22"/>
                  <w:szCs w:val="22"/>
                </w:rPr>
                <w:delText>0.542</w:delText>
              </w:r>
            </w:del>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4197D4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75" w:author="Claire Kouba" w:date="2024-03-12T20:40:00Z"/>
              </w:rPr>
            </w:pPr>
            <w:del w:id="1176" w:author="Claire Kouba" w:date="2024-03-12T20:40:00Z">
              <w:r w:rsidDel="005A3C0F">
                <w:rPr>
                  <w:rFonts w:ascii="Arial" w:eastAsia="Arial" w:hAnsi="Arial" w:cs="Arial"/>
                  <w:color w:val="000000"/>
                  <w:sz w:val="22"/>
                  <w:szCs w:val="22"/>
                </w:rPr>
                <w:delText>109.9</w:delText>
              </w:r>
            </w:del>
          </w:p>
        </w:tc>
      </w:tr>
    </w:tbl>
    <w:p w14:paraId="597C36ED" w14:textId="525DB5FD" w:rsidR="00C26AC4" w:rsidDel="005A3C0F" w:rsidRDefault="0080747B">
      <w:pPr>
        <w:pStyle w:val="TableCaption"/>
        <w:rPr>
          <w:del w:id="1177" w:author="Claire Kouba" w:date="2024-03-12T20:40:00Z"/>
        </w:rPr>
      </w:pPr>
      <w:del w:id="1178" w:author="Claire Kouba" w:date="2024-03-12T20:40:00Z">
        <w:r w:rsidDel="005A3C0F">
          <w:delText>Table 3: Average model prediction error, based on leave-one-out cross-validation (James et al., 2013).</w:delText>
        </w:r>
      </w:del>
    </w:p>
    <w:tbl>
      <w:tblPr>
        <w:tblStyle w:val="Table"/>
        <w:tblW w:w="0" w:type="auto"/>
        <w:jc w:val="center"/>
        <w:tblLayout w:type="fixed"/>
        <w:tblLook w:val="0420" w:firstRow="1" w:lastRow="0" w:firstColumn="0" w:lastColumn="0" w:noHBand="0" w:noVBand="1"/>
      </w:tblPr>
      <w:tblGrid>
        <w:gridCol w:w="1010"/>
        <w:gridCol w:w="1768"/>
        <w:gridCol w:w="2160"/>
      </w:tblGrid>
      <w:tr w:rsidR="00C26AC4" w:rsidDel="005A3C0F" w14:paraId="15B0CE4C" w14:textId="638F6B6E" w:rsidTr="00C26AC4">
        <w:trPr>
          <w:cnfStyle w:val="100000000000" w:firstRow="1" w:lastRow="0" w:firstColumn="0" w:lastColumn="0" w:oddVBand="0" w:evenVBand="0" w:oddHBand="0" w:evenHBand="0" w:firstRowFirstColumn="0" w:firstRowLastColumn="0" w:lastRowFirstColumn="0" w:lastRowLastColumn="0"/>
          <w:cantSplit/>
          <w:tblHeader/>
          <w:jc w:val="center"/>
          <w:del w:id="1179"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6B19A76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80" w:author="Claire Kouba" w:date="2024-03-12T20:40:00Z"/>
              </w:rPr>
            </w:pPr>
            <w:del w:id="1181" w:author="Claire Kouba" w:date="2024-03-12T20:40:00Z">
              <w:r w:rsidDel="005A3C0F">
                <w:rPr>
                  <w:rFonts w:ascii="Arial" w:eastAsia="Arial" w:hAnsi="Arial" w:cs="Arial"/>
                  <w:color w:val="000000"/>
                  <w:sz w:val="22"/>
                  <w:szCs w:val="22"/>
                </w:rPr>
                <w:delText>Model</w:delText>
              </w:r>
            </w:del>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56ED699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82" w:author="Claire Kouba" w:date="2024-03-12T20:40:00Z"/>
              </w:rPr>
            </w:pPr>
            <w:del w:id="1183" w:author="Claire Kouba" w:date="2024-03-12T20:40:00Z">
              <w:r w:rsidDel="005A3C0F">
                <w:rPr>
                  <w:rFonts w:ascii="Arial" w:eastAsia="Arial" w:hAnsi="Arial" w:cs="Arial"/>
                  <w:color w:val="000000"/>
                  <w:sz w:val="22"/>
                  <w:szCs w:val="22"/>
                </w:rPr>
                <w:delText>LOOCV value</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0CC7AEF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84" w:author="Claire Kouba" w:date="2024-03-12T20:40:00Z"/>
              </w:rPr>
            </w:pPr>
            <w:del w:id="1185" w:author="Claire Kouba" w:date="2024-03-12T20:40:00Z">
              <w:r w:rsidDel="005A3C0F">
                <w:rPr>
                  <w:rFonts w:ascii="Arial" w:eastAsia="Arial" w:hAnsi="Arial" w:cs="Arial"/>
                  <w:color w:val="000000"/>
                  <w:sz w:val="22"/>
                  <w:szCs w:val="22"/>
                </w:rPr>
                <w:delText>Average error (coho spf-equiv.)</w:delText>
              </w:r>
            </w:del>
          </w:p>
        </w:tc>
      </w:tr>
      <w:tr w:rsidR="00C26AC4" w:rsidDel="005A3C0F" w14:paraId="16F570B3" w14:textId="30640EF1" w:rsidTr="00C26AC4">
        <w:trPr>
          <w:cantSplit/>
          <w:jc w:val="center"/>
          <w:del w:id="1186"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331C81D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87" w:author="Claire Kouba" w:date="2024-03-12T20:40:00Z"/>
              </w:rPr>
            </w:pPr>
            <w:del w:id="1188" w:author="Claire Kouba" w:date="2024-03-12T20:40:00Z">
              <w:r w:rsidDel="005A3C0F">
                <w:rPr>
                  <w:rFonts w:ascii="Arial" w:eastAsia="Arial" w:hAnsi="Arial" w:cs="Arial"/>
                  <w:color w:val="000000"/>
                  <w:sz w:val="22"/>
                  <w:szCs w:val="22"/>
                </w:rPr>
                <w:delText>lm1a</w:delText>
              </w:r>
            </w:del>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32342ED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89" w:author="Claire Kouba" w:date="2024-03-12T20:40:00Z"/>
              </w:rPr>
            </w:pPr>
            <w:del w:id="1190" w:author="Claire Kouba" w:date="2024-03-12T20:40:00Z">
              <w:r w:rsidDel="005A3C0F">
                <w:rPr>
                  <w:rFonts w:ascii="Arial" w:eastAsia="Arial" w:hAnsi="Arial" w:cs="Arial"/>
                  <w:color w:val="000000"/>
                  <w:sz w:val="22"/>
                  <w:szCs w:val="22"/>
                </w:rPr>
                <w:delText>747</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15C136E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91" w:author="Claire Kouba" w:date="2024-03-12T20:40:00Z"/>
              </w:rPr>
            </w:pPr>
            <w:del w:id="1192" w:author="Claire Kouba" w:date="2024-03-12T20:40:00Z">
              <w:r w:rsidDel="005A3C0F">
                <w:rPr>
                  <w:rFonts w:ascii="Arial" w:eastAsia="Arial" w:hAnsi="Arial" w:cs="Arial"/>
                  <w:color w:val="000000"/>
                  <w:sz w:val="22"/>
                  <w:szCs w:val="22"/>
                </w:rPr>
                <w:delText>27.3</w:delText>
              </w:r>
            </w:del>
          </w:p>
        </w:tc>
      </w:tr>
      <w:tr w:rsidR="00C26AC4" w:rsidDel="005A3C0F" w14:paraId="73FBEFC0" w14:textId="794A5C77" w:rsidTr="00C26AC4">
        <w:trPr>
          <w:cantSplit/>
          <w:jc w:val="center"/>
          <w:del w:id="1193"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0B30382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194" w:author="Claire Kouba" w:date="2024-03-12T20:40:00Z"/>
              </w:rPr>
            </w:pPr>
            <w:del w:id="1195" w:author="Claire Kouba" w:date="2024-03-12T20:40:00Z">
              <w:r w:rsidDel="005A3C0F">
                <w:rPr>
                  <w:rFonts w:ascii="Arial" w:eastAsia="Arial" w:hAnsi="Arial" w:cs="Arial"/>
                  <w:color w:val="000000"/>
                  <w:sz w:val="22"/>
                  <w:szCs w:val="22"/>
                </w:rPr>
                <w:delText>lm1b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54DE91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96" w:author="Claire Kouba" w:date="2024-03-12T20:40:00Z"/>
              </w:rPr>
            </w:pPr>
            <w:del w:id="1197" w:author="Claire Kouba" w:date="2024-03-12T20:40:00Z">
              <w:r w:rsidDel="005A3C0F">
                <w:rPr>
                  <w:rFonts w:ascii="Arial" w:eastAsia="Arial" w:hAnsi="Arial" w:cs="Arial"/>
                  <w:color w:val="000000"/>
                  <w:sz w:val="22"/>
                  <w:szCs w:val="22"/>
                </w:rPr>
                <w:delText>940</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5CB07A2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198" w:author="Claire Kouba" w:date="2024-03-12T20:40:00Z"/>
              </w:rPr>
            </w:pPr>
            <w:del w:id="1199" w:author="Claire Kouba" w:date="2024-03-12T20:40:00Z">
              <w:r w:rsidDel="005A3C0F">
                <w:rPr>
                  <w:rFonts w:ascii="Arial" w:eastAsia="Arial" w:hAnsi="Arial" w:cs="Arial"/>
                  <w:color w:val="000000"/>
                  <w:sz w:val="22"/>
                  <w:szCs w:val="22"/>
                </w:rPr>
                <w:delText>30.7</w:delText>
              </w:r>
            </w:del>
          </w:p>
        </w:tc>
      </w:tr>
      <w:tr w:rsidR="00C26AC4" w:rsidDel="005A3C0F" w14:paraId="04E2694F" w14:textId="3A364553" w:rsidTr="00C26AC4">
        <w:trPr>
          <w:cantSplit/>
          <w:jc w:val="center"/>
          <w:del w:id="120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4C2949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01" w:author="Claire Kouba" w:date="2024-03-12T20:40:00Z"/>
              </w:rPr>
            </w:pPr>
            <w:del w:id="1202" w:author="Claire Kouba" w:date="2024-03-12T20:40:00Z">
              <w:r w:rsidDel="005A3C0F">
                <w:rPr>
                  <w:rFonts w:ascii="Arial" w:eastAsia="Arial" w:hAnsi="Arial" w:cs="Arial"/>
                  <w:color w:val="000000"/>
                  <w:sz w:val="22"/>
                  <w:szCs w:val="22"/>
                </w:rPr>
                <w:delText>lm1c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E2319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03" w:author="Claire Kouba" w:date="2024-03-12T20:40:00Z"/>
              </w:rPr>
            </w:pPr>
            <w:del w:id="1204" w:author="Claire Kouba" w:date="2024-03-12T20:40:00Z">
              <w:r w:rsidDel="005A3C0F">
                <w:rPr>
                  <w:rFonts w:ascii="Arial" w:eastAsia="Arial" w:hAnsi="Arial" w:cs="Arial"/>
                  <w:color w:val="000000"/>
                  <w:sz w:val="22"/>
                  <w:szCs w:val="22"/>
                </w:rPr>
                <w:delText>1,165</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287561D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05" w:author="Claire Kouba" w:date="2024-03-12T20:40:00Z"/>
              </w:rPr>
            </w:pPr>
            <w:del w:id="1206" w:author="Claire Kouba" w:date="2024-03-12T20:40:00Z">
              <w:r w:rsidDel="005A3C0F">
                <w:rPr>
                  <w:rFonts w:ascii="Arial" w:eastAsia="Arial" w:hAnsi="Arial" w:cs="Arial"/>
                  <w:color w:val="000000"/>
                  <w:sz w:val="22"/>
                  <w:szCs w:val="22"/>
                </w:rPr>
                <w:delText>34.1</w:delText>
              </w:r>
            </w:del>
          </w:p>
        </w:tc>
      </w:tr>
      <w:tr w:rsidR="00C26AC4" w:rsidDel="005A3C0F" w14:paraId="7084D247" w14:textId="211A58A2" w:rsidTr="00C26AC4">
        <w:trPr>
          <w:cantSplit/>
          <w:jc w:val="center"/>
          <w:del w:id="120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407DC7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08" w:author="Claire Kouba" w:date="2024-03-12T20:40:00Z"/>
              </w:rPr>
            </w:pPr>
            <w:del w:id="1209" w:author="Claire Kouba" w:date="2024-03-12T20:40:00Z">
              <w:r w:rsidDel="005A3C0F">
                <w:rPr>
                  <w:rFonts w:ascii="Arial" w:eastAsia="Arial" w:hAnsi="Arial" w:cs="Arial"/>
                  <w:color w:val="000000"/>
                  <w:sz w:val="22"/>
                  <w:szCs w:val="22"/>
                </w:rPr>
                <w:delText>lm1d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6AF423A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0" w:author="Claire Kouba" w:date="2024-03-12T20:40:00Z"/>
              </w:rPr>
            </w:pPr>
            <w:del w:id="1211" w:author="Claire Kouba" w:date="2024-03-12T20:40:00Z">
              <w:r w:rsidDel="005A3C0F">
                <w:rPr>
                  <w:rFonts w:ascii="Arial" w:eastAsia="Arial" w:hAnsi="Arial" w:cs="Arial"/>
                  <w:color w:val="000000"/>
                  <w:sz w:val="22"/>
                  <w:szCs w:val="22"/>
                </w:rPr>
                <w:delText>938</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2577B1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2" w:author="Claire Kouba" w:date="2024-03-12T20:40:00Z"/>
              </w:rPr>
            </w:pPr>
            <w:del w:id="1213" w:author="Claire Kouba" w:date="2024-03-12T20:40:00Z">
              <w:r w:rsidDel="005A3C0F">
                <w:rPr>
                  <w:rFonts w:ascii="Arial" w:eastAsia="Arial" w:hAnsi="Arial" w:cs="Arial"/>
                  <w:color w:val="000000"/>
                  <w:sz w:val="22"/>
                  <w:szCs w:val="22"/>
                </w:rPr>
                <w:delText>30.6</w:delText>
              </w:r>
            </w:del>
          </w:p>
        </w:tc>
      </w:tr>
      <w:tr w:rsidR="00C26AC4" w:rsidDel="005A3C0F" w14:paraId="7D592F00" w14:textId="481B09ED" w:rsidTr="00C26AC4">
        <w:trPr>
          <w:cantSplit/>
          <w:jc w:val="center"/>
          <w:del w:id="1214"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0F003E8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15" w:author="Claire Kouba" w:date="2024-03-12T20:40:00Z"/>
              </w:rPr>
            </w:pPr>
            <w:del w:id="1216" w:author="Claire Kouba" w:date="2024-03-12T20:40:00Z">
              <w:r w:rsidDel="005A3C0F">
                <w:rPr>
                  <w:rFonts w:ascii="Arial" w:eastAsia="Arial" w:hAnsi="Arial" w:cs="Arial"/>
                  <w:color w:val="000000"/>
                  <w:sz w:val="22"/>
                  <w:szCs w:val="22"/>
                </w:rPr>
                <w:delText>lm2a</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19ED361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7" w:author="Claire Kouba" w:date="2024-03-12T20:40:00Z"/>
              </w:rPr>
            </w:pPr>
            <w:del w:id="1218" w:author="Claire Kouba" w:date="2024-03-12T20:40:00Z">
              <w:r w:rsidDel="005A3C0F">
                <w:rPr>
                  <w:rFonts w:ascii="Arial" w:eastAsia="Arial" w:hAnsi="Arial" w:cs="Arial"/>
                  <w:color w:val="000000"/>
                  <w:sz w:val="22"/>
                  <w:szCs w:val="22"/>
                </w:rPr>
                <w:delText>579</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4FB6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19" w:author="Claire Kouba" w:date="2024-03-12T20:40:00Z"/>
              </w:rPr>
            </w:pPr>
            <w:del w:id="1220" w:author="Claire Kouba" w:date="2024-03-12T20:40:00Z">
              <w:r w:rsidDel="005A3C0F">
                <w:rPr>
                  <w:rFonts w:ascii="Arial" w:eastAsia="Arial" w:hAnsi="Arial" w:cs="Arial"/>
                  <w:color w:val="000000"/>
                  <w:sz w:val="22"/>
                  <w:szCs w:val="22"/>
                </w:rPr>
                <w:delText>24.1</w:delText>
              </w:r>
            </w:del>
          </w:p>
        </w:tc>
      </w:tr>
      <w:tr w:rsidR="00C26AC4" w:rsidDel="005A3C0F" w14:paraId="75C46308" w14:textId="7CE7C99B" w:rsidTr="00C26AC4">
        <w:trPr>
          <w:cantSplit/>
          <w:jc w:val="center"/>
          <w:del w:id="1221"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3FF5C6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22" w:author="Claire Kouba" w:date="2024-03-12T20:40:00Z"/>
              </w:rPr>
            </w:pPr>
            <w:del w:id="1223" w:author="Claire Kouba" w:date="2024-03-12T20:40:00Z">
              <w:r w:rsidDel="005A3C0F">
                <w:rPr>
                  <w:rFonts w:ascii="Arial" w:eastAsia="Arial" w:hAnsi="Arial" w:cs="Arial"/>
                  <w:color w:val="000000"/>
                  <w:sz w:val="22"/>
                  <w:szCs w:val="22"/>
                </w:rPr>
                <w:delText>lm2b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57EB94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24" w:author="Claire Kouba" w:date="2024-03-12T20:40:00Z"/>
              </w:rPr>
            </w:pPr>
            <w:del w:id="1225" w:author="Claire Kouba" w:date="2024-03-12T20:40:00Z">
              <w:r w:rsidDel="005A3C0F">
                <w:rPr>
                  <w:rFonts w:ascii="Arial" w:eastAsia="Arial" w:hAnsi="Arial" w:cs="Arial"/>
                  <w:color w:val="000000"/>
                  <w:sz w:val="22"/>
                  <w:szCs w:val="22"/>
                </w:rPr>
                <w:delText>587</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18728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26" w:author="Claire Kouba" w:date="2024-03-12T20:40:00Z"/>
              </w:rPr>
            </w:pPr>
            <w:del w:id="1227" w:author="Claire Kouba" w:date="2024-03-12T20:40:00Z">
              <w:r w:rsidDel="005A3C0F">
                <w:rPr>
                  <w:rFonts w:ascii="Arial" w:eastAsia="Arial" w:hAnsi="Arial" w:cs="Arial"/>
                  <w:color w:val="000000"/>
                  <w:sz w:val="22"/>
                  <w:szCs w:val="22"/>
                </w:rPr>
                <w:delText>24.2</w:delText>
              </w:r>
            </w:del>
          </w:p>
        </w:tc>
      </w:tr>
      <w:tr w:rsidR="00C26AC4" w:rsidDel="005A3C0F" w14:paraId="030E71FF" w14:textId="658A8123" w:rsidTr="00C26AC4">
        <w:trPr>
          <w:cantSplit/>
          <w:jc w:val="center"/>
          <w:del w:id="1228"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F3EE23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29" w:author="Claire Kouba" w:date="2024-03-12T20:40:00Z"/>
              </w:rPr>
            </w:pPr>
            <w:del w:id="1230" w:author="Claire Kouba" w:date="2024-03-12T20:40:00Z">
              <w:r w:rsidDel="005A3C0F">
                <w:rPr>
                  <w:rFonts w:ascii="Arial" w:eastAsia="Arial" w:hAnsi="Arial" w:cs="Arial"/>
                  <w:color w:val="000000"/>
                  <w:sz w:val="22"/>
                  <w:szCs w:val="22"/>
                </w:rPr>
                <w:delText>lm2c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238568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31" w:author="Claire Kouba" w:date="2024-03-12T20:40:00Z"/>
              </w:rPr>
            </w:pPr>
            <w:del w:id="1232" w:author="Claire Kouba" w:date="2024-03-12T20:40:00Z">
              <w:r w:rsidDel="005A3C0F">
                <w:rPr>
                  <w:rFonts w:ascii="Arial" w:eastAsia="Arial" w:hAnsi="Arial" w:cs="Arial"/>
                  <w:color w:val="000000"/>
                  <w:sz w:val="22"/>
                  <w:szCs w:val="22"/>
                </w:rPr>
                <w:delText>703</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24895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33" w:author="Claire Kouba" w:date="2024-03-12T20:40:00Z"/>
              </w:rPr>
            </w:pPr>
            <w:del w:id="1234" w:author="Claire Kouba" w:date="2024-03-12T20:40:00Z">
              <w:r w:rsidDel="005A3C0F">
                <w:rPr>
                  <w:rFonts w:ascii="Arial" w:eastAsia="Arial" w:hAnsi="Arial" w:cs="Arial"/>
                  <w:color w:val="000000"/>
                  <w:sz w:val="22"/>
                  <w:szCs w:val="22"/>
                </w:rPr>
                <w:delText>26.5</w:delText>
              </w:r>
            </w:del>
          </w:p>
        </w:tc>
      </w:tr>
      <w:tr w:rsidR="00C26AC4" w:rsidDel="005A3C0F" w14:paraId="3347F450" w14:textId="200D8E5C" w:rsidTr="00C26AC4">
        <w:trPr>
          <w:cantSplit/>
          <w:jc w:val="center"/>
          <w:del w:id="123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5FBBDB2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36" w:author="Claire Kouba" w:date="2024-03-12T20:40:00Z"/>
              </w:rPr>
            </w:pPr>
            <w:del w:id="1237" w:author="Claire Kouba" w:date="2024-03-12T20:40:00Z">
              <w:r w:rsidDel="005A3C0F">
                <w:rPr>
                  <w:rFonts w:ascii="Arial" w:eastAsia="Arial" w:hAnsi="Arial" w:cs="Arial"/>
                  <w:color w:val="000000"/>
                  <w:sz w:val="22"/>
                  <w:szCs w:val="22"/>
                </w:rPr>
                <w:delText>lm2d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6F33DA5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38" w:author="Claire Kouba" w:date="2024-03-12T20:40:00Z"/>
              </w:rPr>
            </w:pPr>
            <w:del w:id="1239" w:author="Claire Kouba" w:date="2024-03-12T20:40:00Z">
              <w:r w:rsidDel="005A3C0F">
                <w:rPr>
                  <w:rFonts w:ascii="Arial" w:eastAsia="Arial" w:hAnsi="Arial" w:cs="Arial"/>
                  <w:color w:val="000000"/>
                  <w:sz w:val="22"/>
                  <w:szCs w:val="22"/>
                </w:rPr>
                <w:delText>952</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0EF1BE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40" w:author="Claire Kouba" w:date="2024-03-12T20:40:00Z"/>
              </w:rPr>
            </w:pPr>
            <w:del w:id="1241" w:author="Claire Kouba" w:date="2024-03-12T20:40:00Z">
              <w:r w:rsidDel="005A3C0F">
                <w:rPr>
                  <w:rFonts w:ascii="Arial" w:eastAsia="Arial" w:hAnsi="Arial" w:cs="Arial"/>
                  <w:color w:val="000000"/>
                  <w:sz w:val="22"/>
                  <w:szCs w:val="22"/>
                </w:rPr>
                <w:delText>30.9</w:delText>
              </w:r>
            </w:del>
          </w:p>
        </w:tc>
      </w:tr>
      <w:tr w:rsidR="00C26AC4" w:rsidDel="005A3C0F" w14:paraId="158D7B4B" w14:textId="3669FE06" w:rsidTr="00C26AC4">
        <w:trPr>
          <w:cantSplit/>
          <w:jc w:val="center"/>
          <w:del w:id="124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0523200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43" w:author="Claire Kouba" w:date="2024-03-12T20:40:00Z"/>
              </w:rPr>
            </w:pPr>
            <w:del w:id="1244" w:author="Claire Kouba" w:date="2024-03-12T20:40:00Z">
              <w:r w:rsidDel="005A3C0F">
                <w:rPr>
                  <w:rFonts w:ascii="Arial" w:eastAsia="Arial" w:hAnsi="Arial" w:cs="Arial"/>
                  <w:color w:val="000000"/>
                  <w:sz w:val="22"/>
                  <w:szCs w:val="22"/>
                </w:rPr>
                <w:delText>lm2e</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42165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45" w:author="Claire Kouba" w:date="2024-03-12T20:40:00Z"/>
              </w:rPr>
            </w:pPr>
            <w:del w:id="1246" w:author="Claire Kouba" w:date="2024-03-12T20:40:00Z">
              <w:r w:rsidDel="005A3C0F">
                <w:rPr>
                  <w:rFonts w:ascii="Arial" w:eastAsia="Arial" w:hAnsi="Arial" w:cs="Arial"/>
                  <w:color w:val="000000"/>
                  <w:sz w:val="22"/>
                  <w:szCs w:val="22"/>
                </w:rPr>
                <w:delText>706</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1BD0DAE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47" w:author="Claire Kouba" w:date="2024-03-12T20:40:00Z"/>
              </w:rPr>
            </w:pPr>
            <w:del w:id="1248" w:author="Claire Kouba" w:date="2024-03-12T20:40:00Z">
              <w:r w:rsidDel="005A3C0F">
                <w:rPr>
                  <w:rFonts w:ascii="Arial" w:eastAsia="Arial" w:hAnsi="Arial" w:cs="Arial"/>
                  <w:color w:val="000000"/>
                  <w:sz w:val="22"/>
                  <w:szCs w:val="22"/>
                </w:rPr>
                <w:delText>26.6</w:delText>
              </w:r>
            </w:del>
          </w:p>
        </w:tc>
      </w:tr>
      <w:tr w:rsidR="00C26AC4" w:rsidDel="005A3C0F" w14:paraId="68A29EC8" w14:textId="25BAC492" w:rsidTr="00C26AC4">
        <w:trPr>
          <w:cantSplit/>
          <w:jc w:val="center"/>
          <w:del w:id="1249"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23A02C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50" w:author="Claire Kouba" w:date="2024-03-12T20:40:00Z"/>
              </w:rPr>
            </w:pPr>
            <w:del w:id="1251" w:author="Claire Kouba" w:date="2024-03-12T20:40:00Z">
              <w:r w:rsidDel="005A3C0F">
                <w:rPr>
                  <w:rFonts w:ascii="Arial" w:eastAsia="Arial" w:hAnsi="Arial" w:cs="Arial"/>
                  <w:color w:val="000000"/>
                  <w:sz w:val="22"/>
                  <w:szCs w:val="22"/>
                </w:rPr>
                <w:delText>lm2f</w:delText>
              </w:r>
            </w:del>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68EDBA5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52" w:author="Claire Kouba" w:date="2024-03-12T20:40:00Z"/>
              </w:rPr>
            </w:pPr>
            <w:del w:id="1253" w:author="Claire Kouba" w:date="2024-03-12T20:40:00Z">
              <w:r w:rsidDel="005A3C0F">
                <w:rPr>
                  <w:rFonts w:ascii="Arial" w:eastAsia="Arial" w:hAnsi="Arial" w:cs="Arial"/>
                  <w:color w:val="000000"/>
                  <w:sz w:val="22"/>
                  <w:szCs w:val="22"/>
                </w:rPr>
                <w:delText>1,086</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A2CDA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54" w:author="Claire Kouba" w:date="2024-03-12T20:40:00Z"/>
              </w:rPr>
            </w:pPr>
            <w:del w:id="1255" w:author="Claire Kouba" w:date="2024-03-12T20:40:00Z">
              <w:r w:rsidDel="005A3C0F">
                <w:rPr>
                  <w:rFonts w:ascii="Arial" w:eastAsia="Arial" w:hAnsi="Arial" w:cs="Arial"/>
                  <w:color w:val="000000"/>
                  <w:sz w:val="22"/>
                  <w:szCs w:val="22"/>
                </w:rPr>
                <w:delText>33.0</w:delText>
              </w:r>
            </w:del>
          </w:p>
        </w:tc>
      </w:tr>
    </w:tbl>
    <w:p w14:paraId="41B25A37" w14:textId="1BB495A8" w:rsidR="00C26AC4" w:rsidDel="005A3C0F" w:rsidRDefault="0080747B">
      <w:pPr>
        <w:pStyle w:val="TableCaption"/>
        <w:rPr>
          <w:del w:id="1256" w:author="Claire Kouba" w:date="2024-03-12T20:40:00Z"/>
        </w:rPr>
      </w:pPr>
      <w:del w:id="1257" w:author="Claire Kouba" w:date="2024-03-12T20:40:00Z">
        <w:r w:rsidDel="005A3C0F">
          <w:delText>Table 4: Summary of slope values (coho smolt per female per relevant unit) for predictors included in the three best linear models. The ensemble average values are used as weights in the Hydrologic Benefit function.</w:delText>
        </w:r>
      </w:del>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rsidDel="005A3C0F" w14:paraId="3E293C3F" w14:textId="75D25630" w:rsidTr="00C26AC4">
        <w:trPr>
          <w:cnfStyle w:val="100000000000" w:firstRow="1" w:lastRow="0" w:firstColumn="0" w:lastColumn="0" w:oddVBand="0" w:evenVBand="0" w:oddHBand="0" w:evenHBand="0" w:firstRowFirstColumn="0" w:firstRowLastColumn="0" w:lastRowFirstColumn="0" w:lastRowLastColumn="0"/>
          <w:tblHeader/>
          <w:jc w:val="center"/>
          <w:del w:id="1258" w:author="Claire Kouba" w:date="2024-03-12T20:40: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57F1E71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59" w:author="Claire Kouba" w:date="2024-03-12T20:40:00Z"/>
              </w:rPr>
            </w:pPr>
            <w:del w:id="1260" w:author="Claire Kouba" w:date="2024-03-12T20:40:00Z">
              <w:r w:rsidDel="005A3C0F">
                <w:rPr>
                  <w:rFonts w:ascii="Arial" w:eastAsia="Arial" w:hAnsi="Arial" w:cs="Arial"/>
                  <w:color w:val="000000"/>
                  <w:sz w:val="22"/>
                  <w:szCs w:val="22"/>
                </w:rPr>
                <w:delText>Intercept</w:delText>
              </w:r>
            </w:del>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609F98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1" w:author="Claire Kouba" w:date="2024-03-12T20:40:00Z"/>
              </w:rPr>
            </w:pPr>
            <w:del w:id="1262" w:author="Claire Kouba" w:date="2024-03-12T20:40:00Z">
              <w:r w:rsidDel="005A3C0F">
                <w:rPr>
                  <w:rFonts w:ascii="Arial" w:eastAsia="Arial" w:hAnsi="Arial" w:cs="Arial"/>
                  <w:color w:val="000000"/>
                  <w:sz w:val="22"/>
                  <w:szCs w:val="22"/>
                </w:rPr>
                <w:delText>BY_recon_10</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582130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3" w:author="Claire Kouba" w:date="2024-03-12T20:40:00Z"/>
              </w:rPr>
            </w:pPr>
            <w:del w:id="1264" w:author="Claire Kouba" w:date="2024-03-12T20:40:00Z">
              <w:r w:rsidDel="005A3C0F">
                <w:rPr>
                  <w:rFonts w:ascii="Arial" w:eastAsia="Arial" w:hAnsi="Arial" w:cs="Arial"/>
                  <w:color w:val="000000"/>
                  <w:sz w:val="22"/>
                  <w:szCs w:val="22"/>
                </w:rPr>
                <w:delText>BY_recon_100</w:delText>
              </w:r>
            </w:del>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0B5E4C7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5" w:author="Claire Kouba" w:date="2024-03-12T20:40:00Z"/>
              </w:rPr>
            </w:pPr>
            <w:del w:id="1266" w:author="Claire Kouba" w:date="2024-03-12T20:40:00Z">
              <w:r w:rsidDel="005A3C0F">
                <w:rPr>
                  <w:rFonts w:ascii="Arial" w:eastAsia="Arial" w:hAnsi="Arial" w:cs="Arial"/>
                  <w:color w:val="000000"/>
                  <w:sz w:val="22"/>
                  <w:szCs w:val="22"/>
                </w:rPr>
                <w:delText>RY_Wet_Tim</w:delText>
              </w:r>
            </w:del>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383F775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67" w:author="Claire Kouba" w:date="2024-03-12T20:40:00Z"/>
              </w:rPr>
            </w:pPr>
            <w:del w:id="1268" w:author="Claire Kouba" w:date="2024-03-12T20:40:00Z">
              <w:r w:rsidDel="005A3C0F">
                <w:rPr>
                  <w:rFonts w:ascii="Arial" w:eastAsia="Arial" w:hAnsi="Arial" w:cs="Arial"/>
                  <w:color w:val="000000"/>
                  <w:sz w:val="22"/>
                  <w:szCs w:val="22"/>
                </w:rPr>
                <w:delText>RY_Wet_BFL_Dur</w:delText>
              </w:r>
            </w:del>
          </w:p>
        </w:tc>
      </w:tr>
      <w:tr w:rsidR="00C26AC4" w:rsidDel="005A3C0F" w14:paraId="4B6B16D3" w14:textId="4B1A7DE4" w:rsidTr="00C26AC4">
        <w:trPr>
          <w:jc w:val="center"/>
          <w:del w:id="1269" w:author="Claire Kouba" w:date="2024-03-12T20:40: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65FA5D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0" w:author="Claire Kouba" w:date="2024-03-12T20:40:00Z"/>
              </w:rPr>
            </w:pPr>
            <w:del w:id="1271" w:author="Claire Kouba" w:date="2024-03-12T20:40:00Z">
              <w:r w:rsidDel="005A3C0F">
                <w:rPr>
                  <w:rFonts w:ascii="Arial" w:eastAsia="Arial" w:hAnsi="Arial" w:cs="Arial"/>
                  <w:color w:val="000000"/>
                  <w:sz w:val="22"/>
                  <w:szCs w:val="22"/>
                </w:rPr>
                <w:delText>118.1</w:delText>
              </w:r>
            </w:del>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325DC6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2" w:author="Claire Kouba" w:date="2024-03-12T20:40:00Z"/>
              </w:rPr>
            </w:pPr>
            <w:del w:id="1273" w:author="Claire Kouba" w:date="2024-03-12T20:40:00Z">
              <w:r w:rsidDel="005A3C0F">
                <w:rPr>
                  <w:rFonts w:ascii="Arial" w:eastAsia="Arial" w:hAnsi="Arial" w:cs="Arial"/>
                  <w:color w:val="000000"/>
                  <w:sz w:val="22"/>
                  <w:szCs w:val="22"/>
                </w:rPr>
                <w:delText>-1.12</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50DEC3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4" w:author="Claire Kouba" w:date="2024-03-12T20:40:00Z"/>
              </w:rPr>
            </w:pPr>
            <w:del w:id="1275" w:author="Claire Kouba" w:date="2024-03-12T20:40:00Z">
              <w:r w:rsidDel="005A3C0F">
                <w:rPr>
                  <w:rFonts w:ascii="Arial" w:eastAsia="Arial" w:hAnsi="Arial" w:cs="Arial"/>
                  <w:color w:val="000000"/>
                  <w:sz w:val="22"/>
                  <w:szCs w:val="22"/>
                </w:rPr>
                <w:delText>-0.50</w:delText>
              </w:r>
            </w:del>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0CECEF5D"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276" w:author="Claire Kouba" w:date="2024-03-12T20:40: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8A77403"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277" w:author="Claire Kouba" w:date="2024-03-12T20:40:00Z"/>
              </w:rPr>
            </w:pPr>
          </w:p>
        </w:tc>
      </w:tr>
      <w:tr w:rsidR="00C26AC4" w:rsidDel="005A3C0F" w14:paraId="68F166B3" w14:textId="44ED912C" w:rsidTr="00C26AC4">
        <w:trPr>
          <w:jc w:val="center"/>
          <w:del w:id="1278"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401E7CD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9" w:author="Claire Kouba" w:date="2024-03-12T20:40:00Z"/>
              </w:rPr>
            </w:pPr>
            <w:del w:id="1280" w:author="Claire Kouba" w:date="2024-03-12T20:40:00Z">
              <w:r w:rsidDel="005A3C0F">
                <w:rPr>
                  <w:rFonts w:ascii="Arial" w:eastAsia="Arial" w:hAnsi="Arial" w:cs="Arial"/>
                  <w:color w:val="000000"/>
                  <w:sz w:val="22"/>
                  <w:szCs w:val="22"/>
                </w:rPr>
                <w:delText>128.6</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3CBCDD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1" w:author="Claire Kouba" w:date="2024-03-12T20:40:00Z"/>
              </w:rPr>
            </w:pPr>
            <w:del w:id="1282" w:author="Claire Kouba" w:date="2024-03-12T20:40:00Z">
              <w:r w:rsidDel="005A3C0F">
                <w:rPr>
                  <w:rFonts w:ascii="Arial" w:eastAsia="Arial" w:hAnsi="Arial" w:cs="Arial"/>
                  <w:color w:val="000000"/>
                  <w:sz w:val="22"/>
                  <w:szCs w:val="22"/>
                </w:rPr>
                <w:delText>-1.24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6CA4802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283"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A8F9E9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4" w:author="Claire Kouba" w:date="2024-03-12T20:40:00Z"/>
              </w:rPr>
            </w:pPr>
            <w:del w:id="1285" w:author="Claire Kouba" w:date="2024-03-12T20:40:00Z">
              <w:r w:rsidDel="005A3C0F">
                <w:rPr>
                  <w:rFonts w:ascii="Arial" w:eastAsia="Arial" w:hAnsi="Arial" w:cs="Arial"/>
                  <w:color w:val="000000"/>
                  <w:sz w:val="22"/>
                  <w:szCs w:val="22"/>
                </w:rPr>
                <w:delText>-0.61</w:delText>
              </w:r>
            </w:del>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2C32EF6"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286" w:author="Claire Kouba" w:date="2024-03-12T20:40:00Z"/>
              </w:rPr>
            </w:pPr>
          </w:p>
        </w:tc>
      </w:tr>
      <w:tr w:rsidR="00C26AC4" w:rsidDel="005A3C0F" w14:paraId="0615F071" w14:textId="65F43D54" w:rsidTr="00C26AC4">
        <w:trPr>
          <w:jc w:val="center"/>
          <w:del w:id="1287"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0573D7E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8" w:author="Claire Kouba" w:date="2024-03-12T20:40:00Z"/>
              </w:rPr>
            </w:pPr>
            <w:del w:id="1289" w:author="Claire Kouba" w:date="2024-03-12T20:40:00Z">
              <w:r w:rsidDel="005A3C0F">
                <w:rPr>
                  <w:rFonts w:ascii="Arial" w:eastAsia="Arial" w:hAnsi="Arial" w:cs="Arial"/>
                  <w:color w:val="000000"/>
                  <w:sz w:val="22"/>
                  <w:szCs w:val="22"/>
                </w:rPr>
                <w:delText>33.5</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171AEB4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0" w:author="Claire Kouba" w:date="2024-03-12T20:40:00Z"/>
              </w:rPr>
            </w:pPr>
            <w:del w:id="1291" w:author="Claire Kouba" w:date="2024-03-12T20:40:00Z">
              <w:r w:rsidDel="005A3C0F">
                <w:rPr>
                  <w:rFonts w:ascii="Arial" w:eastAsia="Arial" w:hAnsi="Arial" w:cs="Arial"/>
                  <w:color w:val="000000"/>
                  <w:sz w:val="22"/>
                  <w:szCs w:val="22"/>
                </w:rPr>
                <w:delText>-1.10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EC1458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292"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57954F7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293" w:author="Claire Kouba" w:date="2024-03-12T20:40: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32766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4" w:author="Claire Kouba" w:date="2024-03-12T20:40:00Z"/>
              </w:rPr>
            </w:pPr>
            <w:del w:id="1295" w:author="Claire Kouba" w:date="2024-03-12T20:40:00Z">
              <w:r w:rsidDel="005A3C0F">
                <w:rPr>
                  <w:rFonts w:ascii="Arial" w:eastAsia="Arial" w:hAnsi="Arial" w:cs="Arial"/>
                  <w:color w:val="000000"/>
                  <w:sz w:val="22"/>
                  <w:szCs w:val="22"/>
                </w:rPr>
                <w:delText>0.35</w:delText>
              </w:r>
            </w:del>
          </w:p>
        </w:tc>
      </w:tr>
      <w:tr w:rsidR="00C26AC4" w:rsidDel="005A3C0F" w14:paraId="0F911203" w14:textId="73E8213F" w:rsidTr="00C26AC4">
        <w:trPr>
          <w:jc w:val="center"/>
          <w:del w:id="1296" w:author="Claire Kouba" w:date="2024-03-12T20:40: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1ED59AE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7" w:author="Claire Kouba" w:date="2024-03-12T20:40:00Z"/>
              </w:rPr>
            </w:pPr>
            <w:del w:id="1298" w:author="Claire Kouba" w:date="2024-03-12T20:40:00Z">
              <w:r w:rsidDel="005A3C0F">
                <w:rPr>
                  <w:rFonts w:ascii="Arial" w:eastAsia="Arial" w:hAnsi="Arial" w:cs="Arial"/>
                  <w:color w:val="000000"/>
                  <w:sz w:val="22"/>
                  <w:szCs w:val="22"/>
                </w:rPr>
                <w:delText>93.4</w:delText>
              </w:r>
            </w:del>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674EBBC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9" w:author="Claire Kouba" w:date="2024-03-12T20:40:00Z"/>
              </w:rPr>
            </w:pPr>
            <w:del w:id="1300" w:author="Claire Kouba" w:date="2024-03-12T20:40:00Z">
              <w:r w:rsidDel="005A3C0F">
                <w:rPr>
                  <w:rFonts w:ascii="Arial" w:eastAsia="Arial" w:hAnsi="Arial" w:cs="Arial"/>
                  <w:color w:val="000000"/>
                  <w:sz w:val="22"/>
                  <w:szCs w:val="22"/>
                </w:rPr>
                <w:delText>-1.15</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134A5E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1" w:author="Claire Kouba" w:date="2024-03-12T20:40:00Z"/>
              </w:rPr>
            </w:pPr>
            <w:del w:id="1302" w:author="Claire Kouba" w:date="2024-03-12T20:40:00Z">
              <w:r w:rsidDel="005A3C0F">
                <w:rPr>
                  <w:rFonts w:ascii="Arial" w:eastAsia="Arial" w:hAnsi="Arial" w:cs="Arial"/>
                  <w:color w:val="000000"/>
                  <w:sz w:val="22"/>
                  <w:szCs w:val="22"/>
                </w:rPr>
                <w:delText>-0.17</w:delText>
              </w:r>
            </w:del>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386F5D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3" w:author="Claire Kouba" w:date="2024-03-12T20:40:00Z"/>
              </w:rPr>
            </w:pPr>
            <w:del w:id="1304" w:author="Claire Kouba" w:date="2024-03-12T20:40:00Z">
              <w:r w:rsidDel="005A3C0F">
                <w:rPr>
                  <w:rFonts w:ascii="Arial" w:eastAsia="Arial" w:hAnsi="Arial" w:cs="Arial"/>
                  <w:color w:val="000000"/>
                  <w:sz w:val="22"/>
                  <w:szCs w:val="22"/>
                </w:rPr>
                <w:delText>-0.20</w:delText>
              </w:r>
            </w:del>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34C62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5" w:author="Claire Kouba" w:date="2024-03-12T20:40:00Z"/>
              </w:rPr>
            </w:pPr>
            <w:del w:id="1306" w:author="Claire Kouba" w:date="2024-03-12T20:40:00Z">
              <w:r w:rsidDel="005A3C0F">
                <w:rPr>
                  <w:rFonts w:ascii="Arial" w:eastAsia="Arial" w:hAnsi="Arial" w:cs="Arial"/>
                  <w:color w:val="000000"/>
                  <w:sz w:val="22"/>
                  <w:szCs w:val="22"/>
                </w:rPr>
                <w:delText>0.12</w:delText>
              </w:r>
            </w:del>
          </w:p>
        </w:tc>
      </w:tr>
    </w:tbl>
    <w:p w14:paraId="4B6CA660" w14:textId="09B8C73F" w:rsidR="00C26AC4" w:rsidDel="00767BAD" w:rsidRDefault="0080747B">
      <w:pPr>
        <w:pStyle w:val="Heading2"/>
        <w:rPr>
          <w:del w:id="1307" w:author="Claire Kouba" w:date="2024-03-12T20:50:00Z"/>
        </w:rPr>
      </w:pPr>
      <w:bookmarkStart w:id="1308" w:name="X5678042e0e587b4a5ea03a6bcb753fee3274725"/>
      <w:bookmarkEnd w:id="912"/>
      <w:del w:id="1309" w:author="Claire Kouba" w:date="2024-03-12T20:50:00Z">
        <w:r w:rsidDel="00767BAD">
          <w:rPr>
            <w:rStyle w:val="SectionNumber"/>
          </w:rPr>
          <w:delText>3.8</w:delText>
        </w:r>
        <w:r w:rsidDel="00767BAD">
          <w:tab/>
          <w:delText>HB function sensitivity to one additional observation</w:delText>
        </w:r>
      </w:del>
    </w:p>
    <w:p w14:paraId="20093BE1" w14:textId="1CAECD7D" w:rsidR="007D1045" w:rsidDel="005A3C0F" w:rsidRDefault="0080747B" w:rsidP="007D1045">
      <w:pPr>
        <w:pStyle w:val="BodyText"/>
        <w:rPr>
          <w:del w:id="1310" w:author="Claire Kouba" w:date="2024-03-12T20:44:00Z"/>
          <w:moveTo w:id="1311" w:author="Thomas Harter" w:date="2024-03-10T01:24:00Z"/>
        </w:rPr>
      </w:pPr>
      <w:del w:id="1312" w:author="Claire Kouba" w:date="2024-03-12T20:44:00Z">
        <w:r w:rsidDel="005A3C0F">
          <w:delText xml:space="preserve">To further explore the uncertainty associated with such a small dataset, the sensitivity of the predictive model was estimated by adding one </w:delText>
        </w:r>
      </w:del>
      <w:ins w:id="1313" w:author="Thomas Harter" w:date="2024-03-10T01:23:00Z">
        <w:del w:id="1314" w:author="Claire Kouba" w:date="2024-03-12T20:44:00Z">
          <w:r w:rsidR="00FD0268" w:rsidDel="005A3C0F">
            <w:delText xml:space="preserve">an </w:delText>
          </w:r>
        </w:del>
      </w:ins>
      <w:del w:id="1315" w:author="Claire Kouba" w:date="2024-03-12T20:44:00Z">
        <w:r w:rsidDel="005A3C0F">
          <w:delText xml:space="preserve">additional data point. Specifically, a hypothetical value of “observed” coho spf was assigned to brood year 2015 (influenced by conditions in water year 2016). This is a missing value in the existing observational dataset. </w:delText>
        </w:r>
      </w:del>
      <w:moveToRangeStart w:id="1316" w:author="Thomas Harter" w:date="2024-03-10T01:24:00Z" w:name="move160926291"/>
      <w:moveTo w:id="1317" w:author="Thomas Harter" w:date="2024-03-10T01:24:00Z">
        <w:del w:id="1318" w:author="Claire Kouba" w:date="2024-03-12T20:44:00Z">
          <w:r w:rsidR="007D1045" w:rsidDel="005A3C0F">
            <w:delText>This</w:delText>
          </w:r>
        </w:del>
      </w:moveTo>
      <w:ins w:id="1319" w:author="Thomas Harter" w:date="2024-03-10T01:24:00Z">
        <w:del w:id="1320" w:author="Claire Kouba" w:date="2024-03-12T20:44:00Z">
          <w:r w:rsidR="00692D4C" w:rsidDel="005A3C0F">
            <w:delText>The</w:delText>
          </w:r>
        </w:del>
      </w:ins>
      <w:moveTo w:id="1321" w:author="Thomas Harter" w:date="2024-03-10T01:24:00Z">
        <w:del w:id="1322" w:author="Claire Kouba" w:date="2024-03-12T20:44:00Z">
          <w:r w:rsidR="007D1045" w:rsidDel="005A3C0F">
            <w:delText xml:space="preserve"> missing value for brood year 2015 was replaced by 0, as well as the minimum, mean and maximum values of observed coho spf (5.8, 60.0, and 101.8 coho spf, respectively). The ensemble average coefficients in the HB function were recalculated based on each revised dataset.</w:delText>
          </w:r>
        </w:del>
      </w:moveTo>
    </w:p>
    <w:moveToRangeEnd w:id="1316"/>
    <w:p w14:paraId="22378DF0" w14:textId="33DB00EB" w:rsidR="00C26AC4" w:rsidRDefault="0080747B">
      <w:pPr>
        <w:pStyle w:val="BodyText"/>
        <w:pPrChange w:id="1323" w:author="Thomas Harter" w:date="2024-03-10T01:25:00Z">
          <w:pPr>
            <w:pStyle w:val="FirstParagraph"/>
          </w:pPr>
        </w:pPrChange>
      </w:pPr>
      <w:del w:id="1324" w:author="Claire Kouba" w:date="2024-03-12T20:44:00Z">
        <w:r w:rsidDel="005A3C0F">
          <w:delText>Furthermore, f</w:delText>
        </w:r>
      </w:del>
      <w:ins w:id="1325" w:author="Thomas Harter" w:date="2024-03-10T01:25:00Z">
        <w:del w:id="1326" w:author="Claire Kouba" w:date="2024-03-12T20:44:00Z">
          <w:r w:rsidR="004B2068" w:rsidDel="005A3C0F">
            <w:delText>F</w:delText>
          </w:r>
        </w:del>
      </w:ins>
      <w:del w:id="1327" w:author="Claire Kouba" w:date="2024-03-12T20:44:00Z">
        <w:r w:rsidDel="005A3C0F">
          <w:delText>low conditions in and just before water year 2016 were very dry, and the hydrologic predictors for water year 2016 generated the lowest predicted coho spf value of the entire Fort Jones gauge flow record (-35.9; see Figure 12). The significance of predicted negative coho spf values is described further in Results.</w:delText>
        </w:r>
      </w:del>
    </w:p>
    <w:p w14:paraId="484CFA97" w14:textId="082F7787" w:rsidR="00C26AC4" w:rsidDel="007D1045" w:rsidRDefault="0080747B">
      <w:pPr>
        <w:pStyle w:val="BodyText"/>
        <w:rPr>
          <w:moveFrom w:id="1328" w:author="Thomas Harter" w:date="2024-03-10T01:24:00Z"/>
        </w:rPr>
      </w:pPr>
      <w:moveFromRangeStart w:id="1329" w:author="Thomas Harter" w:date="2024-03-10T01:24:00Z" w:name="move160926291"/>
      <w:moveFrom w:id="1330" w:author="Thomas Harter" w:date="2024-03-10T01:24:00Z">
        <w:r w:rsidDel="007D1045">
          <w:t>This missing value for brood year 2015 was replaced by 0, as well as the minimum, mean and maximum values of observed coho spf (5.8, 60.0, and 101.8 coho spf, respectively). The ensemble average coefficients in the HB function were recalculated based on each revised dataset.</w:t>
        </w:r>
      </w:moveFrom>
    </w:p>
    <w:p w14:paraId="4C365ADB" w14:textId="77777777" w:rsidR="00C26AC4" w:rsidRDefault="0080747B">
      <w:pPr>
        <w:pStyle w:val="Heading1"/>
      </w:pPr>
      <w:bookmarkStart w:id="1331" w:name="results"/>
      <w:bookmarkEnd w:id="91"/>
      <w:bookmarkEnd w:id="1308"/>
      <w:moveFromRangeEnd w:id="1329"/>
      <w:r>
        <w:rPr>
          <w:rStyle w:val="SectionNumber"/>
        </w:rPr>
        <w:t>4</w:t>
      </w:r>
      <w:r>
        <w:tab/>
        <w:t>Results</w:t>
      </w:r>
    </w:p>
    <w:p w14:paraId="5C4861E4" w14:textId="77777777" w:rsidR="00C26AC4" w:rsidRDefault="0080747B">
      <w:pPr>
        <w:pStyle w:val="Heading2"/>
      </w:pPr>
      <w:bookmarkStart w:id="1332" w:name="Xc2abe7bcb62e605259110c7fc452887e7b6f6b3"/>
      <w:r>
        <w:rPr>
          <w:rStyle w:val="SectionNumber"/>
        </w:rPr>
        <w:t>4.1</w:t>
      </w:r>
      <w:r>
        <w:tab/>
        <w:t>Flow history of the Scott River, described in functional flow metrics</w:t>
      </w:r>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3D350166" w14:textId="77777777" w:rsidR="00C26AC4" w:rsidRDefault="0080747B">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14:paraId="35838AC2" w14:textId="77777777" w:rsidR="00C26AC4" w:rsidRDefault="0080747B">
      <w:pPr>
        <w:pStyle w:val="BodyText"/>
      </w:pPr>
      <w:r>
        <w:t>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Naman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6"/>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2C8A6B46" w:rsidR="00C26AC4" w:rsidRDefault="0080747B">
      <w:pPr>
        <w:pStyle w:val="Heading2"/>
      </w:pPr>
      <w:bookmarkStart w:id="1333" w:name="utility-of-hydrology-predictors"/>
      <w:bookmarkEnd w:id="1332"/>
      <w:r>
        <w:rPr>
          <w:rStyle w:val="SectionNumber"/>
        </w:rPr>
        <w:t>4.2</w:t>
      </w:r>
      <w:r>
        <w:tab/>
      </w:r>
      <w:del w:id="1334" w:author="Claire Kouba" w:date="2024-03-12T20:51:00Z">
        <w:r w:rsidDel="00767BAD">
          <w:delText>Utility of hydrology predictors</w:delText>
        </w:r>
      </w:del>
      <w:ins w:id="1335" w:author="Claire Kouba" w:date="2024-03-12T20:51:00Z">
        <w:r w:rsidR="00767BAD">
          <w:t>Metric selection and utility</w:t>
        </w:r>
      </w:ins>
    </w:p>
    <w:p w14:paraId="624E6C01" w14:textId="520C7D93" w:rsidR="00C26AC4" w:rsidRDefault="0080747B">
      <w:pPr>
        <w:pStyle w:val="Heading3"/>
      </w:pPr>
      <w:bookmarkStart w:id="1336" w:name="Xecceecfd1ea7e2c3e3274f19f37083719d0f790"/>
      <w:r>
        <w:rPr>
          <w:rStyle w:val="SectionNumber"/>
        </w:rPr>
        <w:t>4.2.1</w:t>
      </w:r>
      <w:r>
        <w:tab/>
      </w:r>
      <w:del w:id="1337" w:author="Claire Kouba" w:date="2024-03-12T18:20:00Z">
        <w:r w:rsidDel="004605FB">
          <w:delText>Correlation of hydrologic metrics with salmon metrics</w:delText>
        </w:r>
      </w:del>
      <w:ins w:id="1338" w:author="Claire Kouba" w:date="2024-03-12T18:20:00Z">
        <w:r w:rsidR="004605FB">
          <w:t xml:space="preserve">Selection of </w:t>
        </w:r>
      </w:ins>
      <w:ins w:id="1339" w:author="Thomas Harter" w:date="2024-03-18T03:29:00Z">
        <w:r w:rsidR="00BF59E2">
          <w:t xml:space="preserve">ecologic response variable: </w:t>
        </w:r>
      </w:ins>
      <w:ins w:id="1340" w:author="Claire Kouba" w:date="2024-03-12T18:20:00Z">
        <w:r w:rsidR="004605FB">
          <w:t xml:space="preserve">coho and </w:t>
        </w:r>
      </w:ins>
      <w:ins w:id="1341" w:author="Claire Kouba" w:date="2024-03-12T21:17:00Z">
        <w:r w:rsidR="00471A56">
          <w:t>C</w:t>
        </w:r>
      </w:ins>
      <w:ins w:id="1342" w:author="Claire Kouba" w:date="2024-03-12T18:20:00Z">
        <w:r w:rsidR="004605FB">
          <w:t>hinook outcome metrics</w:t>
        </w:r>
      </w:ins>
    </w:p>
    <w:p w14:paraId="4901C25F" w14:textId="73EA9003" w:rsidR="004605FB" w:rsidRDefault="004605FB" w:rsidP="004605FB">
      <w:pPr>
        <w:pStyle w:val="FirstParagraph"/>
        <w:rPr>
          <w:ins w:id="1343" w:author="Claire Kouba" w:date="2024-03-12T18:25:00Z"/>
        </w:rPr>
      </w:pPr>
      <w:ins w:id="1344" w:author="Claire Kouba" w:date="2024-03-12T18:25:00Z">
        <w:r>
          <w:t>Of the ecological response variables that were evaluated for coho, one variable clearly showed a higher degree of correlat</w:t>
        </w:r>
      </w:ins>
      <w:ins w:id="1345" w:author="Thomas Harter" w:date="2024-03-18T03:29:00Z">
        <w:r w:rsidR="009C4543">
          <w:t>ion</w:t>
        </w:r>
      </w:ins>
      <w:ins w:id="1346" w:author="Claire Kouba" w:date="2024-03-12T18:25:00Z">
        <w:del w:id="1347" w:author="Thomas Harter" w:date="2024-03-18T03:29:00Z">
          <w:r w:rsidDel="009C4543">
            <w:delText>edness</w:delText>
          </w:r>
        </w:del>
        <w:r>
          <w:t xml:space="preserve"> with hydrologic metrics: the number of coho smolt produced (i.e., that were estimated as outmigrating from the watershed) divided by the estimate of spawning females migrating upstream almost two years prior (i.e., the cohort’s parents). One reason for this strong </w:t>
        </w:r>
      </w:ins>
      <w:ins w:id="1348" w:author="Thomas Harter" w:date="2024-03-18T03:30:00Z">
        <w:r w:rsidR="00F91560">
          <w:t>correlation</w:t>
        </w:r>
      </w:ins>
      <w:ins w:id="1349" w:author="Claire Kouba" w:date="2024-03-12T18:25:00Z">
        <w:del w:id="1350" w:author="Thomas Harter" w:date="2024-03-18T03:30:00Z">
          <w:r w:rsidDel="00F91560">
            <w:delText>degree of correlatedness</w:delText>
          </w:r>
        </w:del>
        <w:r>
          <w:t xml:space="preserve">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hydro-</w:t>
        </w:r>
        <w:r>
          <w:lastRenderedPageBreak/>
          <w:t xml:space="preserve">ecological modeling for coho </w:t>
        </w:r>
      </w:ins>
      <w:ins w:id="1351" w:author="Claire Kouba" w:date="2024-03-12T18:26:00Z">
        <w:r>
          <w:t xml:space="preserve">outcomes </w:t>
        </w:r>
      </w:ins>
      <w:ins w:id="1352" w:author="Claire Kouba" w:date="2024-03-12T18:25:00Z">
        <w:r>
          <w:t>uses this coho smolt per female (coho spf) metric as the response variable.</w:t>
        </w:r>
      </w:ins>
    </w:p>
    <w:p w14:paraId="638A94EB" w14:textId="65488333" w:rsidR="004605FB" w:rsidRDefault="004605FB" w:rsidP="004605FB">
      <w:pPr>
        <w:pStyle w:val="BodyText"/>
        <w:rPr>
          <w:ins w:id="1353" w:author="Claire Kouba" w:date="2024-03-12T18:25:00Z"/>
        </w:rPr>
      </w:pPr>
      <w:ins w:id="1354" w:author="Claire Kouba" w:date="2024-03-12T18:25:00Z">
        <w:r>
          <w:t>For Chinook, conversely, none of the three available ecological response variables stood out as being substantially more correlated with hydrologic metrics than the others (</w:t>
        </w:r>
        <w:r>
          <w:rPr>
            <w:i/>
            <w:iCs/>
          </w:rPr>
          <w:t>Supplemental Figure 1</w:t>
        </w:r>
        <w:r>
          <w:t xml:space="preserve">). Furthermore, they all appeared less correlated </w:t>
        </w:r>
        <w:del w:id="1355" w:author="Thomas Harter" w:date="2024-03-18T03:31:00Z">
          <w:r w:rsidDel="006B6F9A">
            <w:delText xml:space="preserve">than coho </w:delText>
          </w:r>
        </w:del>
        <w:r>
          <w:t>with the hydrology</w:t>
        </w:r>
      </w:ins>
      <w:ins w:id="1356" w:author="Thomas Harter" w:date="2024-03-18T03:31:00Z">
        <w:r w:rsidR="006B6F9A">
          <w:t xml:space="preserve"> than coho variable,</w:t>
        </w:r>
      </w:ins>
      <w:ins w:id="1357" w:author="Claire Kouba" w:date="2024-03-12T18:25:00Z">
        <w:del w:id="1358" w:author="Thomas Harter" w:date="2024-03-18T03:31:00Z">
          <w:r w:rsidDel="006B6F9A">
            <w:delText xml:space="preserve"> (</w:delText>
          </w:r>
        </w:del>
      </w:ins>
      <w:ins w:id="1359" w:author="Thomas Harter" w:date="2024-03-18T03:31:00Z">
        <w:r w:rsidR="006B6F9A">
          <w:t xml:space="preserve"> </w:t>
        </w:r>
      </w:ins>
      <w:ins w:id="1360" w:author="Claire Kouba" w:date="2024-03-12T18:25:00Z">
        <w:r>
          <w:t>i.e., the coho-hydrology correlations produced more absolute values greater than 0.5 than correlations between Chinook and hydrology</w:t>
        </w:r>
      </w:ins>
      <w:ins w:id="1361" w:author="Thomas Harter" w:date="2024-03-18T03:32:00Z">
        <w:r w:rsidR="00B9561F">
          <w:t xml:space="preserve"> variables</w:t>
        </w:r>
      </w:ins>
      <w:ins w:id="1362" w:author="Claire Kouba" w:date="2024-03-12T18:25:00Z">
        <w:del w:id="1363" w:author="Thomas Harter" w:date="2024-03-18T03:32:00Z">
          <w:r w:rsidDel="006B6F9A">
            <w:delText>)</w:delText>
          </w:r>
        </w:del>
        <w:r>
          <w:t xml:space="preserve">. For comparability with coho, the Chinook juvenile per adult metric (Chinook jpa) was selected </w:t>
        </w:r>
      </w:ins>
      <w:ins w:id="1364" w:author="Claire Kouba" w:date="2024-03-12T21:18:00Z">
        <w:r w:rsidR="00471A56">
          <w:t>as the ecological response metric</w:t>
        </w:r>
        <w:r w:rsidR="003F135A">
          <w:t xml:space="preserve"> for this species</w:t>
        </w:r>
      </w:ins>
      <w:ins w:id="1365" w:author="Claire Kouba" w:date="2024-03-12T18:25:00Z">
        <w:r>
          <w:t>.</w:t>
        </w:r>
      </w:ins>
    </w:p>
    <w:p w14:paraId="7592480A" w14:textId="72550CFF" w:rsidR="00C26AC4" w:rsidDel="004605FB" w:rsidRDefault="0080747B">
      <w:pPr>
        <w:pStyle w:val="FirstParagraph"/>
        <w:rPr>
          <w:del w:id="1366" w:author="Claire Kouba" w:date="2024-03-12T18:27:00Z"/>
        </w:rPr>
      </w:pPr>
      <w:del w:id="1367" w:author="Claire Kouba" w:date="2024-03-12T18:27:00Z">
        <w:r w:rsidDel="004605FB">
          <w:delText>The</w:delText>
        </w:r>
      </w:del>
      <w:ins w:id="1368" w:author="Thomas Harter" w:date="2024-03-11T01:39:00Z">
        <w:del w:id="1369" w:author="Claire Kouba" w:date="2024-03-12T18:27:00Z">
          <w:r w:rsidR="000A41BC" w:rsidDel="004605FB">
            <w:delText xml:space="preserve"> flow metrics </w:delText>
          </w:r>
        </w:del>
      </w:ins>
      <w:ins w:id="1370" w:author="Thomas Harter" w:date="2024-03-11T01:40:00Z">
        <w:del w:id="1371" w:author="Claire Kouba" w:date="2024-03-12T18:27:00Z">
          <w:r w:rsidR="00AF2A67" w:rsidDel="004605FB">
            <w:delText>for each</w:delText>
          </w:r>
        </w:del>
      </w:ins>
      <w:ins w:id="1372" w:author="Thomas Harter" w:date="2024-03-11T01:39:00Z">
        <w:del w:id="1373" w:author="Claire Kouba" w:date="2024-03-12T18:27:00Z">
          <w:r w:rsidR="000A41BC" w:rsidDel="004605FB">
            <w:delText xml:space="preserve"> Brood Year</w:delText>
          </w:r>
        </w:del>
      </w:ins>
      <w:del w:id="1374" w:author="Claire Kouba" w:date="2024-03-12T18:27:00Z">
        <w:r w:rsidDel="004605FB">
          <w:delText xml:space="preserve"> information in</w:delText>
        </w:r>
      </w:del>
      <w:ins w:id="1375" w:author="Thomas Harter" w:date="2024-03-11T01:39:00Z">
        <w:del w:id="1376" w:author="Claire Kouba" w:date="2024-03-12T18:27:00Z">
          <w:r w:rsidR="00A25403" w:rsidDel="004605FB">
            <w:delText xml:space="preserve"> (</w:delText>
          </w:r>
        </w:del>
      </w:ins>
      <w:del w:id="1377" w:author="Claire Kouba" w:date="2024-03-12T18:27:00Z">
        <w:r w:rsidDel="004605FB">
          <w:delText xml:space="preserve"> </w:delText>
        </w:r>
        <w:r w:rsidDel="004605FB">
          <w:rPr>
            <w:i/>
            <w:iCs/>
          </w:rPr>
          <w:delText>Supplemental Table 1</w:delText>
        </w:r>
      </w:del>
      <w:ins w:id="1378" w:author="Thomas Harter" w:date="2024-03-11T01:39:00Z">
        <w:del w:id="1379" w:author="Claire Kouba" w:date="2024-03-12T18:27:00Z">
          <w:r w:rsidR="00A25403" w:rsidDel="004605FB">
            <w:delText>)</w:delText>
          </w:r>
        </w:del>
      </w:ins>
      <w:del w:id="1380" w:author="Claire Kouba" w:date="2024-03-12T18:27:00Z">
        <w:r w:rsidDel="004605FB">
          <w:delText xml:space="preserve"> w</w:delText>
        </w:r>
      </w:del>
      <w:ins w:id="1381" w:author="Thomas Harter" w:date="2024-03-11T01:40:00Z">
        <w:del w:id="1382" w:author="Claire Kouba" w:date="2024-03-12T18:27:00Z">
          <w:r w:rsidR="00A25403" w:rsidDel="004605FB">
            <w:delText>ere</w:delText>
          </w:r>
        </w:del>
      </w:ins>
      <w:del w:id="1383" w:author="Claire Kouba" w:date="2024-03-12T18:27:00Z">
        <w:r w:rsidDel="004605FB">
          <w:delText>as used to calculate Pearson correlation coefficients between flow metrics and observed ecological quantities: four coho observation types (the number of spawners, number of redds, number of smolt, and the number of smolts produced per female spawner) (Figure 8), and three Chinook observation types (all aforementioned types except number of redds, since local redd monitoring for Chinook has an insufficient record length) (</w:delText>
        </w:r>
        <w:r w:rsidDel="004605FB">
          <w:rPr>
            <w:i/>
            <w:iCs/>
          </w:rPr>
          <w:delText>Supplemental Figure 1</w:delText>
        </w:r>
        <w:r w:rsidDel="004605FB">
          <w:delText>)</w:delText>
        </w:r>
      </w:del>
      <w:del w:id="1384" w:author="Claire Kouba" w:date="2024-03-12T18:18:00Z">
        <w:r w:rsidDel="004605FB">
          <w:delText>)</w:delText>
        </w:r>
      </w:del>
      <w:del w:id="1385" w:author="Claire Kouba" w:date="2024-03-12T18:27:00Z">
        <w:r w:rsidDel="004605FB">
          <w:delText>.</w:delText>
        </w:r>
      </w:del>
    </w:p>
    <w:p w14:paraId="07E29422" w14:textId="1D09F58F" w:rsidR="00C26AC4" w:rsidRDefault="0080747B">
      <w:pPr>
        <w:pStyle w:val="BodyText"/>
      </w:pPr>
      <w:commentRangeStart w:id="1386"/>
      <w:del w:id="1387" w:author="Claire Kouba" w:date="2024-03-12T18:19:00Z">
        <w:r w:rsidDel="004605FB">
          <w:delText xml:space="preserve">These correlations were used as a first pass filter to refine the set of variables considered </w:delText>
        </w:r>
      </w:del>
      <w:ins w:id="1388" w:author="Thomas Harter" w:date="2024-03-11T01:40:00Z">
        <w:del w:id="1389" w:author="Claire Kouba" w:date="2024-03-12T18:19:00Z">
          <w:r w:rsidR="00AF2A67" w:rsidDel="004605FB">
            <w:delText>for</w:delText>
          </w:r>
        </w:del>
      </w:ins>
      <w:del w:id="1390" w:author="Claire Kouba" w:date="2024-03-12T18:19:00Z">
        <w:r w:rsidDel="004605FB">
          <w:delText xml:space="preserve">in the linear modeling exercise. A larger number of predictors was evaluated than the set depicted here; the predictors included in Figure 8 are selected because of a high correlation coefficient or an unexpected result. A full correlation matrix is shown in </w:delText>
        </w:r>
        <w:r w:rsidDel="004605FB">
          <w:rPr>
            <w:i/>
            <w:iCs/>
          </w:rPr>
          <w:delText>Supplemental Figure 1</w:delText>
        </w:r>
        <w:r w:rsidDel="004605FB">
          <w:delText>.</w:delText>
        </w:r>
        <w:commentRangeEnd w:id="1386"/>
        <w:r w:rsidR="00790643" w:rsidDel="004605FB">
          <w:rPr>
            <w:rStyle w:val="CommentReference"/>
          </w:rPr>
          <w:commentReference w:id="1386"/>
        </w:r>
      </w:del>
    </w:p>
    <w:p w14:paraId="1A59906E" w14:textId="77777777" w:rsidR="00C26AC4" w:rsidRDefault="0080747B">
      <w:pPr>
        <w:pStyle w:val="CaptionedFigure"/>
      </w:pPr>
      <w:r>
        <w:rPr>
          <w:noProof/>
        </w:rPr>
        <w:lastRenderedPageBreak/>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w:t>
      </w:r>
    </w:p>
    <w:p w14:paraId="0AB54D75" w14:textId="6BC3D89D" w:rsidR="00C26AC4" w:rsidDel="004605FB" w:rsidRDefault="0080747B">
      <w:pPr>
        <w:pStyle w:val="BodyText"/>
        <w:rPr>
          <w:del w:id="1391" w:author="Claire Kouba" w:date="2024-03-12T18:27:00Z"/>
        </w:rPr>
      </w:pPr>
      <w:del w:id="1392" w:author="Claire Kouba" w:date="2024-03-12T18:19:00Z">
        <w:r w:rsidDel="004605FB">
          <w:lastRenderedPageBreak/>
          <w:delText>As mentioned in Methods, t</w:delText>
        </w:r>
      </w:del>
      <w:del w:id="1393" w:author="Claire Kouba" w:date="2024-03-12T18:27:00Z">
        <w:r w:rsidDel="004605FB">
          <w:delText xml:space="preserve">he coho salmon indicator that is most correlated with hydrologic metrics is the number of coho smolt produced per spawning female (Figure 8). One reason </w:delText>
        </w:r>
      </w:del>
      <w:del w:id="1394" w:author="Claire Kouba" w:date="2024-03-12T18:22:00Z">
        <w:r w:rsidDel="004605FB">
          <w:delText xml:space="preserve">for this </w:delText>
        </w:r>
      </w:del>
      <w:del w:id="1395" w:author="Claire Kouba" w:date="2024-03-12T18:27:00Z">
        <w:r w:rsidDel="004605FB">
          <w:delText>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delText>
        </w:r>
      </w:del>
    </w:p>
    <w:p w14:paraId="68692C70" w14:textId="433A1C10" w:rsidR="00C26AC4" w:rsidDel="004605FB" w:rsidRDefault="0080747B">
      <w:pPr>
        <w:pStyle w:val="BodyText"/>
        <w:rPr>
          <w:del w:id="1396" w:author="Claire Kouba" w:date="2024-03-12T18:27:00Z"/>
        </w:rPr>
      </w:pPr>
      <w:del w:id="1397" w:author="Claire Kouba" w:date="2024-03-12T18:27:00Z">
        <w:r w:rsidDel="004605FB">
          <w:delText xml:space="preserve">Furthermore, </w:delText>
        </w:r>
      </w:del>
      <w:del w:id="1398" w:author="Claire Kouba" w:date="2024-03-12T18:20:00Z">
        <w:r w:rsidDel="004605FB">
          <w:delText xml:space="preserve">as mentioned in Methods, </w:delText>
        </w:r>
      </w:del>
      <w:del w:id="1399" w:author="Claire Kouba" w:date="2024-03-12T18:27:00Z">
        <w:r w:rsidDel="004605FB">
          <w:delText>ecological observations of Chinook show markedly less correlation with hydrologic metrics than those for coho.</w:delText>
        </w:r>
      </w:del>
    </w:p>
    <w:p w14:paraId="25DAA19A" w14:textId="3C9B03C5" w:rsidR="00C26AC4" w:rsidRDefault="0080747B">
      <w:pPr>
        <w:pStyle w:val="Heading3"/>
      </w:pPr>
      <w:bookmarkStart w:id="1400" w:name="Xf1a39309103b5b433d86a44c6224ac668194bc2"/>
      <w:bookmarkEnd w:id="1336"/>
      <w:r>
        <w:rPr>
          <w:rStyle w:val="SectionNumber"/>
        </w:rPr>
        <w:t>4.2.2</w:t>
      </w:r>
      <w:r>
        <w:tab/>
        <w:t xml:space="preserve">Selection of 10 and 100 cfs thresholds for fall </w:t>
      </w:r>
      <w:del w:id="1401" w:author="Claire Kouba" w:date="2024-03-12T21:19:00Z">
        <w:r w:rsidDel="004A632A">
          <w:delText xml:space="preserve">disconnection </w:delText>
        </w:r>
      </w:del>
      <w:ins w:id="1402" w:author="Claire Kouba" w:date="2024-03-12T21:19:00Z">
        <w:r w:rsidR="004A632A">
          <w:t xml:space="preserve">reconnection </w:t>
        </w:r>
      </w:ins>
      <w:r>
        <w:t>dates</w:t>
      </w:r>
    </w:p>
    <w:p w14:paraId="1A9E62B9" w14:textId="1E53E367" w:rsidR="00B727E0" w:rsidRDefault="001F7CCB">
      <w:pPr>
        <w:pStyle w:val="BodyText"/>
        <w:rPr>
          <w:ins w:id="1403" w:author="Claire Kouba" w:date="2024-03-12T21:25:00Z"/>
        </w:rPr>
      </w:pPr>
      <w:ins w:id="1404" w:author="Claire Kouba" w:date="2024-03-12T21:22:00Z">
        <w:r>
          <w:t>As described in Methods, the original set of hydrologic predictors was reduced in a screening step based on correlation coefficients</w:t>
        </w:r>
      </w:ins>
      <w:ins w:id="1405" w:author="Thomas Harter" w:date="2024-03-18T03:33:00Z">
        <w:r w:rsidR="001C6FFA">
          <w:t xml:space="preserve"> to ecologic response variables</w:t>
        </w:r>
      </w:ins>
      <w:ins w:id="1406" w:author="Claire Kouba" w:date="2024-03-12T21:22:00Z">
        <w:r>
          <w:t xml:space="preserve">. </w:t>
        </w:r>
      </w:ins>
    </w:p>
    <w:p w14:paraId="4F764D69" w14:textId="455A9606" w:rsidR="00C26AC4" w:rsidDel="004D0E63" w:rsidRDefault="004A632A">
      <w:pPr>
        <w:pStyle w:val="FirstParagraph"/>
        <w:rPr>
          <w:del w:id="1407" w:author="Claire Kouba" w:date="2024-03-12T18:30:00Z"/>
        </w:rPr>
      </w:pPr>
      <w:ins w:id="1408" w:author="Claire Kouba" w:date="2024-03-12T21:18:00Z">
        <w:r>
          <w:t>A second screeni</w:t>
        </w:r>
      </w:ins>
      <w:ins w:id="1409" w:author="Claire Kouba" w:date="2024-03-12T21:19:00Z">
        <w:r>
          <w:t xml:space="preserve">ng step was performed on </w:t>
        </w:r>
      </w:ins>
      <w:ins w:id="1410" w:author="Thomas Harter" w:date="2024-03-18T03:34:00Z">
        <w:r w:rsidR="003870B7">
          <w:t xml:space="preserve">hydrologic </w:t>
        </w:r>
      </w:ins>
      <w:ins w:id="1411" w:author="Claire Kouba" w:date="2024-03-12T21:19:00Z">
        <w:r>
          <w:t>metrics related to the timing of fall flow reconnection</w:t>
        </w:r>
      </w:ins>
      <w:ins w:id="1412" w:author="Thomas Harter" w:date="2024-03-18T03:34:00Z">
        <w:r w:rsidR="006F1F4C">
          <w:t xml:space="preserve"> and corresponding Brood Year cohort ecological response:</w:t>
        </w:r>
      </w:ins>
      <w:ins w:id="1413" w:author="Claire Kouba" w:date="2024-03-12T21:19:00Z">
        <w:del w:id="1414" w:author="Thomas Harter" w:date="2024-03-18T03:34:00Z">
          <w:r w:rsidDel="006F1F4C">
            <w:delText>.</w:delText>
          </w:r>
        </w:del>
        <w:r>
          <w:t xml:space="preserve"> </w:t>
        </w:r>
      </w:ins>
      <w:del w:id="1415" w:author="Claire Kouba" w:date="2024-03-12T18:30:00Z">
        <w:r w:rsidR="0080747B" w:rsidDel="004D0E63">
          <w:delText>Fall reconnection dates in a cohort’s Brood Year appear strongly correlated with coho spf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delText>
        </w:r>
      </w:del>
    </w:p>
    <w:p w14:paraId="0884A564" w14:textId="3D9A98C1" w:rsidR="00C26AC4" w:rsidRDefault="0080747B">
      <w:pPr>
        <w:pStyle w:val="BodyText"/>
      </w:pPr>
      <w:r>
        <w:t>Relationships between the Brood Year reconnection dates for six flow thresholds and coho spf are shown in Figure 9. The trends in slope value and R</w:t>
      </w:r>
      <w:r>
        <w:rPr>
          <w:vertAlign w:val="superscript"/>
        </w:rPr>
        <w:t>2</w:t>
      </w:r>
      <w:r>
        <w:t xml:space="preserve"> 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ins w:id="1416" w:author="Claire Kouba" w:date="2024-03-12T21:20:00Z">
        <w:r w:rsidR="004A632A">
          <w:t xml:space="preserve"> (although stakeholder feedback has suggested </w:t>
        </w:r>
      </w:ins>
      <w:ins w:id="1417" w:author="Claire Kouba" w:date="2024-03-12T21:21:00Z">
        <w:r w:rsidR="008A4C70">
          <w:t xml:space="preserve">that </w:t>
        </w:r>
      </w:ins>
      <w:ins w:id="1418" w:author="Claire Kouba" w:date="2024-03-12T21:20:00Z">
        <w:r w:rsidR="004A632A">
          <w:t xml:space="preserve">higher </w:t>
        </w:r>
      </w:ins>
      <w:ins w:id="1419" w:author="Claire Kouba" w:date="2024-03-12T21:23:00Z">
        <w:r w:rsidR="00E83BBC">
          <w:t>flowrates</w:t>
        </w:r>
      </w:ins>
      <w:ins w:id="1420" w:author="Claire Kouba" w:date="2024-03-12T21:21:00Z">
        <w:r w:rsidR="008A4C70">
          <w:t xml:space="preserve"> are</w:t>
        </w:r>
      </w:ins>
      <w:ins w:id="1421" w:author="Claire Kouba" w:date="2024-03-12T21:20:00Z">
        <w:r w:rsidR="004A632A">
          <w:t xml:space="preserve"> </w:t>
        </w:r>
      </w:ins>
      <w:ins w:id="1422" w:author="Claire Kouba" w:date="2024-03-12T21:23:00Z">
        <w:r w:rsidR="00E83BBC">
          <w:t xml:space="preserve">necessary </w:t>
        </w:r>
      </w:ins>
      <w:ins w:id="1423" w:author="Claire Kouba" w:date="2024-03-12T21:20:00Z">
        <w:r w:rsidR="004A632A">
          <w:t>for</w:t>
        </w:r>
      </w:ins>
      <w:ins w:id="1424" w:author="Claire Kouba" w:date="2024-03-12T21:23:00Z">
        <w:r w:rsidR="00E83BBC">
          <w:t xml:space="preserve"> spawning</w:t>
        </w:r>
      </w:ins>
      <w:ins w:id="1425" w:author="Claire Kouba" w:date="2024-03-12T21:20:00Z">
        <w:r w:rsidR="004A632A">
          <w:t xml:space="preserve"> </w:t>
        </w:r>
      </w:ins>
      <w:ins w:id="1426" w:author="Claire Kouba" w:date="2024-03-12T21:21:00Z">
        <w:r w:rsidR="004A632A">
          <w:t>coho salmon passage; see discussion below)</w:t>
        </w:r>
      </w:ins>
      <w:r>
        <w:t>.</w:t>
      </w:r>
    </w:p>
    <w:p w14:paraId="63C9A48C" w14:textId="0876B6F9" w:rsidR="00C26AC4" w:rsidRDefault="0080747B">
      <w:pPr>
        <w:pStyle w:val="BodyText"/>
        <w:rPr>
          <w:ins w:id="1427" w:author="Thomas Harter" w:date="2024-03-18T03:37:00Z"/>
        </w:rPr>
      </w:pPr>
      <w:r>
        <w:t xml:space="preserve">For Chinook, </w:t>
      </w:r>
      <w:ins w:id="1428" w:author="Claire Kouba" w:date="2024-03-12T21:21:00Z">
        <w:r w:rsidR="008A4C70">
          <w:t xml:space="preserve">conversely, </w:t>
        </w:r>
      </w:ins>
      <w:r>
        <w:t xml:space="preserve">no significant relationships were </w:t>
      </w:r>
      <w:del w:id="1429" w:author="Thomas Harter" w:date="2024-03-08T06:31:00Z">
        <w:r w:rsidDel="00987A64">
          <w:delText xml:space="preserve">calculated </w:delText>
        </w:r>
      </w:del>
      <w:ins w:id="1430" w:author="Thomas Harter" w:date="2024-03-08T06:31:00Z">
        <w:r w:rsidR="00987A64">
          <w:t xml:space="preserve">obtained </w:t>
        </w:r>
      </w:ins>
      <w:r>
        <w:t>between the three ecological observation types and the Brood Year reconnection dates (i.e., no R</w:t>
      </w:r>
      <w:r>
        <w:rPr>
          <w:vertAlign w:val="superscript"/>
        </w:rPr>
        <w:t>2</w:t>
      </w:r>
      <w:r>
        <w:t xml:space="preserve"> values exceeded 0.1).</w:t>
      </w:r>
    </w:p>
    <w:p w14:paraId="449DF531" w14:textId="14535522" w:rsidR="009E13DE" w:rsidRDefault="009E13DE" w:rsidP="009E13DE">
      <w:pPr>
        <w:pStyle w:val="BodyText"/>
        <w:rPr>
          <w:ins w:id="1431" w:author="Thomas Harter" w:date="2024-03-18T03:37:00Z"/>
        </w:rPr>
      </w:pPr>
      <w:ins w:id="1432" w:author="Thomas Harter" w:date="2024-03-18T03:37:00Z">
        <w:r>
          <w:t xml:space="preserve">It should be noted that for this metric, at very low threshold values like 8 and 10 cfs,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w:t>
        </w:r>
        <w:r w:rsidR="002D6868">
          <w:t>salmon but</w:t>
        </w:r>
        <w:r>
          <w:t xml:space="preserve"> conveys no other information about flow timing.</w:t>
        </w:r>
      </w:ins>
    </w:p>
    <w:p w14:paraId="63BC0FE8" w14:textId="77777777" w:rsidR="009E13DE" w:rsidRDefault="009E13DE">
      <w:pPr>
        <w:pStyle w:val="BodyText"/>
      </w:pPr>
    </w:p>
    <w:p w14:paraId="49BA8A0B" w14:textId="77777777" w:rsidR="00C26AC4" w:rsidRDefault="0080747B">
      <w:pPr>
        <w:pStyle w:val="CaptionedFigure"/>
      </w:pPr>
      <w:r>
        <w:rPr>
          <w:noProof/>
        </w:rPr>
        <w:lastRenderedPageBreak/>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Figure 9: Correlations between the ‘reconnection’ dates, or dates of fall flow rising above the designated flow threshold, for six flowrates. X-axis units are days after Aug. 31 of the coho salmon cohort Birth Year.</w:t>
      </w:r>
    </w:p>
    <w:p w14:paraId="256FF9C4" w14:textId="1FD377F0" w:rsidR="00C26AC4" w:rsidRDefault="0080747B">
      <w:pPr>
        <w:pStyle w:val="BodyText"/>
      </w:pPr>
      <w:r>
        <w:t>At reconnection dates for 100 cfs, the R</w:t>
      </w:r>
      <w:r>
        <w:rPr>
          <w:vertAlign w:val="superscript"/>
        </w:rPr>
        <w:t>2</w:t>
      </w:r>
      <w:r>
        <w:t xml:space="preserve"> of the relationship is higher than at 40 cfs. In previous monitoring, a Fort Jones gauge flowrate of </w:t>
      </w:r>
      <w:ins w:id="1433" w:author="Claire Kouba" w:date="2024-03-12T21:23:00Z">
        <w:r w:rsidR="00B727E0">
          <w:t xml:space="preserve">approximately </w:t>
        </w:r>
      </w:ins>
      <w:r>
        <w:t>100 cfs has corresponded with the reconnection of a key river reach impacted by mine tailings, allowing coho passage to favorable tributary stream habitat upstream of this reach (</w:t>
      </w:r>
      <w:r>
        <w:rPr>
          <w:i/>
          <w:iCs/>
        </w:rPr>
        <w:t>pers. comm.</w:t>
      </w:r>
      <w:r>
        <w:t>, Sommarstrom 2020). The relatively high R</w:t>
      </w:r>
      <w:r>
        <w:rPr>
          <w:vertAlign w:val="superscript"/>
        </w:rPr>
        <w:t>2</w:t>
      </w:r>
      <w:r>
        <w:t xml:space="preserve"> value between the 100 cfs Brood Year reconnection date and coho spf (0.434) suggests that earlier access to this additional habitat improves watershed-wide reproductive outcomes.</w:t>
      </w:r>
    </w:p>
    <w:p w14:paraId="53CD8954" w14:textId="77E00448" w:rsidR="00C26AC4" w:rsidDel="009E13DE" w:rsidRDefault="0080747B">
      <w:pPr>
        <w:pStyle w:val="BodyText"/>
        <w:rPr>
          <w:del w:id="1434" w:author="Thomas Harter" w:date="2024-03-18T03:37:00Z"/>
        </w:rPr>
      </w:pPr>
      <w:del w:id="1435" w:author="Thomas Harter" w:date="2024-03-18T03:37:00Z">
        <w:r w:rsidDel="009E13DE">
          <w:lastRenderedPageBreak/>
          <w:delText xml:space="preserve">It should be noted that for this metric, at very low flows </w:delText>
        </w:r>
      </w:del>
      <w:ins w:id="1436" w:author="Claire Kouba" w:date="2024-03-12T21:24:00Z">
        <w:del w:id="1437" w:author="Thomas Harter" w:date="2024-03-18T03:37:00Z">
          <w:r w:rsidR="00B727E0" w:rsidDel="009E13DE">
            <w:delText xml:space="preserve">threshold values </w:delText>
          </w:r>
        </w:del>
      </w:ins>
      <w:del w:id="1438" w:author="Thomas Harter" w:date="2024-03-18T03:37:00Z">
        <w:r w:rsidDel="009E13DE">
          <w:delText>like 8 and 10 cfs,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delText>
        </w:r>
      </w:del>
    </w:p>
    <w:p w14:paraId="0F1A2D0A" w14:textId="3017F33A" w:rsidR="00C26AC4" w:rsidRDefault="0080747B">
      <w:pPr>
        <w:pStyle w:val="BodyText"/>
      </w:pPr>
      <w:del w:id="1439" w:author="Thomas Harter" w:date="2024-03-18T03:38:00Z">
        <w:r w:rsidDel="000D7E34">
          <w:delText>Based on the trends shown in Figure 9</w:delText>
        </w:r>
      </w:del>
      <w:ins w:id="1440" w:author="Thomas Harter" w:date="2024-03-18T03:38:00Z">
        <w:r w:rsidR="000D7E34">
          <w:t xml:space="preserve">Using only the two models with the highest </w:t>
        </w:r>
        <w:r w:rsidR="004745B8">
          <w:rPr>
            <w:i/>
            <w:iCs/>
          </w:rPr>
          <w:t>R</w:t>
        </w:r>
        <w:r w:rsidR="004745B8">
          <w:rPr>
            <w:i/>
            <w:iCs/>
            <w:vertAlign w:val="superscript"/>
          </w:rPr>
          <w:t>2</w:t>
        </w:r>
      </w:ins>
      <w:r>
        <w:t>, we narrowed the reconnection and disconnection date flow thresholds under consideration to 10 cfs and 100 cfs</w:t>
      </w:r>
      <w:ins w:id="1441" w:author="Thomas Harter" w:date="2024-03-18T03:38:00Z">
        <w:r w:rsidR="004745B8">
          <w:t xml:space="preserve"> (Figure 9)</w:t>
        </w:r>
      </w:ins>
      <w:r>
        <w:t>. This decision could be revisited if additional years of data become available</w:t>
      </w:r>
      <w:ins w:id="1442" w:author="Thomas Harter" w:date="2024-03-18T03:39:00Z">
        <w:r w:rsidR="004745B8">
          <w:t xml:space="preserve"> and statistical measures change</w:t>
        </w:r>
      </w:ins>
      <w:r>
        <w:t>.</w:t>
      </w:r>
    </w:p>
    <w:p w14:paraId="7A3EA415" w14:textId="77777777" w:rsidR="00C26AC4" w:rsidRDefault="0080747B">
      <w:pPr>
        <w:pStyle w:val="Heading3"/>
      </w:pPr>
      <w:bookmarkStart w:id="1443" w:name="X9a84ac41dc4efb39c6d5091fb84b9521b8f3391"/>
      <w:bookmarkEnd w:id="1400"/>
      <w:r>
        <w:rPr>
          <w:rStyle w:val="SectionNumber"/>
        </w:rPr>
        <w:t>4.2.3</w:t>
      </w:r>
      <w:r>
        <w:tab/>
        <w:t>All possible linear models for Chinook and coho reproduction</w:t>
      </w:r>
    </w:p>
    <w:p w14:paraId="5029B675" w14:textId="3E9BE3FF" w:rsidR="00C26AC4" w:rsidRDefault="0080747B">
      <w:pPr>
        <w:pStyle w:val="FirstParagraph"/>
      </w:pPr>
      <w:r>
        <w:t xml:space="preserve">As described in Methods, we used all hydrologic predictors </w:t>
      </w:r>
      <w:del w:id="1444" w:author="Claire Kouba" w:date="2024-03-19T18:31:00Z">
        <w:r w:rsidDel="00026EC9">
          <w:delText xml:space="preserve">which passed the first selection filter </w:delText>
        </w:r>
      </w:del>
      <w:del w:id="1445" w:author="Claire Kouba" w:date="2024-03-12T18:41:00Z">
        <w:r w:rsidDel="00E32749">
          <w:delText xml:space="preserve">(based on correlation coefficients) </w:delText>
        </w:r>
      </w:del>
      <w:r>
        <w:t xml:space="preserve">to generate the set of all possible 1- and 2-predictor linear models of the relative reproduction for Chinook (Chinook jpa) and coho (coho spf) salmon. Consistent with </w:t>
      </w:r>
      <w:del w:id="1446" w:author="Thomas Harter" w:date="2024-03-18T03:40:00Z">
        <w:r w:rsidDel="000878B6">
          <w:delText xml:space="preserve">other </w:delText>
        </w:r>
      </w:del>
      <w:ins w:id="1447" w:author="Thomas Harter" w:date="2024-03-18T03:40:00Z">
        <w:r w:rsidR="000878B6">
          <w:t xml:space="preserve">the more comprehensive </w:t>
        </w:r>
      </w:ins>
      <w:r>
        <w:t xml:space="preserve">analyses </w:t>
      </w:r>
      <w:del w:id="1448" w:author="Thomas Harter" w:date="2024-03-18T03:39:00Z">
        <w:r w:rsidDel="0099744D">
          <w:delText>in this document</w:delText>
        </w:r>
      </w:del>
      <w:ins w:id="1449" w:author="Claire Kouba" w:date="2024-03-12T18:33:00Z">
        <w:del w:id="1450" w:author="Thomas Harter" w:date="2024-03-18T03:39:00Z">
          <w:r w:rsidR="004D0E63" w:rsidDel="0099744D">
            <w:delText xml:space="preserve"> </w:delText>
          </w:r>
        </w:del>
        <w:r w:rsidR="004D0E63">
          <w:t>(Figure 8, Supplemental Figure 1)</w:t>
        </w:r>
      </w:ins>
      <w:r>
        <w:t>, relative reproduction in Chinook was less predictable than in coho, using the same set of hydrologic predictors</w:t>
      </w:r>
      <w:del w:id="1451" w:author="Claire Kouba" w:date="2024-03-12T18:38:00Z">
        <w:r w:rsidDel="003566F4">
          <w:delText xml:space="preserve"> (Figure 10)</w:delText>
        </w:r>
      </w:del>
      <w:ins w:id="1452" w:author="Claire Kouba" w:date="2024-03-12T18:36:00Z">
        <w:r w:rsidR="003566F4">
          <w:t xml:space="preserve">: </w:t>
        </w:r>
      </w:ins>
      <w:ins w:id="1453" w:author="Claire Kouba" w:date="2024-03-12T18:37:00Z">
        <w:r w:rsidR="003566F4">
          <w:t>for Chinook</w:t>
        </w:r>
      </w:ins>
      <w:ins w:id="1454" w:author="Claire Kouba" w:date="2024-03-12T18:39:00Z">
        <w:r w:rsidR="00E32749">
          <w:t>,</w:t>
        </w:r>
      </w:ins>
      <w:ins w:id="1455" w:author="Claire Kouba" w:date="2024-03-12T18:37:00Z">
        <w:r w:rsidR="003566F4">
          <w:t xml:space="preserve"> </w:t>
        </w:r>
      </w:ins>
      <w:ins w:id="1456" w:author="Claire Kouba" w:date="2024-03-12T21:29:00Z">
        <w:r w:rsidR="00E31D6B">
          <w:t xml:space="preserve">maximum </w:t>
        </w:r>
      </w:ins>
      <w:ins w:id="1457" w:author="Claire Kouba" w:date="2024-03-12T18:36:00Z">
        <w:r w:rsidR="003566F4">
          <w:t>R</w:t>
        </w:r>
        <w:r w:rsidR="003566F4" w:rsidRPr="00B727E0">
          <w:rPr>
            <w:vertAlign w:val="superscript"/>
            <w:rPrChange w:id="1458" w:author="Claire Kouba" w:date="2024-03-12T21:26:00Z">
              <w:rPr/>
            </w:rPrChange>
          </w:rPr>
          <w:t>2</w:t>
        </w:r>
        <w:r w:rsidR="003566F4">
          <w:t xml:space="preserve"> values </w:t>
        </w:r>
      </w:ins>
      <w:ins w:id="1459" w:author="Claire Kouba" w:date="2024-03-12T21:29:00Z">
        <w:r w:rsidR="00E31D6B">
          <w:t xml:space="preserve">were </w:t>
        </w:r>
      </w:ins>
      <w:ins w:id="1460" w:author="Claire Kouba" w:date="2024-03-12T21:27:00Z">
        <w:r w:rsidR="00B727E0" w:rsidRPr="00E31D6B">
          <w:rPr>
            <w:highlight w:val="yellow"/>
            <w:rPrChange w:id="1461" w:author="Claire Kouba" w:date="2024-03-12T21:30:00Z">
              <w:rPr/>
            </w:rPrChange>
          </w:rPr>
          <w:t>0.2</w:t>
        </w:r>
      </w:ins>
      <w:ins w:id="1462" w:author="Claire Kouba" w:date="2024-03-12T18:36:00Z">
        <w:r w:rsidR="003566F4">
          <w:t xml:space="preserve"> </w:t>
        </w:r>
      </w:ins>
      <w:ins w:id="1463" w:author="Claire Kouba" w:date="2024-03-12T21:27:00Z">
        <w:r w:rsidR="00B727E0">
          <w:t>and</w:t>
        </w:r>
      </w:ins>
      <w:ins w:id="1464" w:author="Claire Kouba" w:date="2024-03-12T18:37:00Z">
        <w:r w:rsidR="003566F4">
          <w:t xml:space="preserve"> </w:t>
        </w:r>
      </w:ins>
      <w:ins w:id="1465" w:author="Claire Kouba" w:date="2024-03-12T21:27:00Z">
        <w:r w:rsidR="00E31D6B" w:rsidRPr="00E31D6B">
          <w:rPr>
            <w:highlight w:val="yellow"/>
            <w:rPrChange w:id="1466" w:author="Claire Kouba" w:date="2024-03-12T21:30:00Z">
              <w:rPr/>
            </w:rPrChange>
          </w:rPr>
          <w:t>0.5</w:t>
        </w:r>
      </w:ins>
      <w:ins w:id="1467" w:author="Claire Kouba" w:date="2024-03-12T18:37:00Z">
        <w:r w:rsidR="003566F4">
          <w:t xml:space="preserve"> for single- and two-predictor models, respectively, while for coho they </w:t>
        </w:r>
      </w:ins>
      <w:ins w:id="1468" w:author="Claire Kouba" w:date="2024-03-12T21:30:00Z">
        <w:r w:rsidR="00E31D6B">
          <w:t>were</w:t>
        </w:r>
      </w:ins>
      <w:ins w:id="1469" w:author="Claire Kouba" w:date="2024-03-12T21:28:00Z">
        <w:r w:rsidR="00E31D6B">
          <w:t xml:space="preserve"> </w:t>
        </w:r>
        <w:r w:rsidR="00E31D6B" w:rsidRPr="00E31D6B">
          <w:rPr>
            <w:highlight w:val="yellow"/>
            <w:rPrChange w:id="1470" w:author="Claire Kouba" w:date="2024-03-12T21:30:00Z">
              <w:rPr/>
            </w:rPrChange>
          </w:rPr>
          <w:t>0.5</w:t>
        </w:r>
      </w:ins>
      <w:ins w:id="1471" w:author="Claire Kouba" w:date="2024-03-12T18:37:00Z">
        <w:r w:rsidR="003566F4">
          <w:t xml:space="preserve"> and </w:t>
        </w:r>
      </w:ins>
      <w:ins w:id="1472" w:author="Claire Kouba" w:date="2024-03-12T21:28:00Z">
        <w:r w:rsidR="00E31D6B" w:rsidRPr="00E31D6B">
          <w:rPr>
            <w:highlight w:val="yellow"/>
            <w:rPrChange w:id="1473" w:author="Claire Kouba" w:date="2024-03-12T21:30:00Z">
              <w:rPr/>
            </w:rPrChange>
          </w:rPr>
          <w:t>0.9</w:t>
        </w:r>
      </w:ins>
      <w:ins w:id="1474" w:author="Claire Kouba" w:date="2024-03-12T18:38:00Z">
        <w:r w:rsidR="003566F4">
          <w:t xml:space="preserve"> (Figure 10)</w:t>
        </w:r>
      </w:ins>
      <w:r>
        <w:t>. Based on this result, the remaining analysis (predicting salmon outcomes using hydrologic metrics) was conducted only for coho salmon.</w:t>
      </w:r>
    </w:p>
    <w:p w14:paraId="6B499805" w14:textId="77777777" w:rsidR="00C26AC4" w:rsidRDefault="0080747B">
      <w:pPr>
        <w:pStyle w:val="CaptionedFigure"/>
      </w:pPr>
      <w:r>
        <w:rPr>
          <w:noProof/>
        </w:rPr>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60AFD5C2" w:rsidR="00C26AC4" w:rsidRDefault="0080747B">
      <w:pPr>
        <w:pStyle w:val="ImageCaption"/>
      </w:pPr>
      <w:r>
        <w:t xml:space="preserve">Figure 10: The adjusted R square and P values of all possible linear models (1- and 2-predictors) for Chinook and coho relative reproduction, using </w:t>
      </w:r>
      <w:ins w:id="1475" w:author="Claire Kouba" w:date="2024-03-19T18:31:00Z">
        <w:r w:rsidR="00026EC9">
          <w:t xml:space="preserve">all hydrologic </w:t>
        </w:r>
      </w:ins>
      <w:r>
        <w:t xml:space="preserve">metrics </w:t>
      </w:r>
      <w:del w:id="1476" w:author="Claire Kouba" w:date="2024-03-19T18:31:00Z">
        <w:r w:rsidDel="00026EC9">
          <w:delText>identified in the first pass filter step</w:delText>
        </w:r>
      </w:del>
      <w:ins w:id="1477" w:author="Claire Kouba" w:date="2024-03-19T18:31:00Z">
        <w:r w:rsidR="00026EC9">
          <w:t>described above</w:t>
        </w:r>
      </w:ins>
      <w:r>
        <w:t>.</w:t>
      </w:r>
    </w:p>
    <w:p w14:paraId="2F4D7AA4" w14:textId="1AA24DEB" w:rsidR="00E31D6B" w:rsidRDefault="0080747B">
      <w:pPr>
        <w:pStyle w:val="Heading2"/>
        <w:rPr>
          <w:ins w:id="1478" w:author="Claire Kouba" w:date="2024-03-12T21:34:00Z"/>
        </w:rPr>
      </w:pPr>
      <w:bookmarkStart w:id="1479" w:name="linear-model-predictions"/>
      <w:bookmarkEnd w:id="1333"/>
      <w:bookmarkEnd w:id="1443"/>
      <w:r>
        <w:rPr>
          <w:rStyle w:val="SectionNumber"/>
        </w:rPr>
        <w:lastRenderedPageBreak/>
        <w:t>4.3</w:t>
      </w:r>
      <w:r>
        <w:tab/>
        <w:t>Linear model</w:t>
      </w:r>
      <w:ins w:id="1480" w:author="Claire Kouba" w:date="2024-03-12T21:31:00Z">
        <w:r w:rsidR="00E31D6B">
          <w:t>ing</w:t>
        </w:r>
      </w:ins>
    </w:p>
    <w:p w14:paraId="5F93FF32" w14:textId="0675A159" w:rsidR="00E31D6B" w:rsidRPr="00431C42" w:rsidRDefault="00E31D6B">
      <w:pPr>
        <w:pStyle w:val="BodyText"/>
        <w:rPr>
          <w:ins w:id="1481" w:author="Claire Kouba" w:date="2024-03-12T21:31:00Z"/>
        </w:rPr>
        <w:pPrChange w:id="1482" w:author="Claire Kouba" w:date="2024-03-12T21:34:00Z">
          <w:pPr>
            <w:pStyle w:val="Heading2"/>
          </w:pPr>
        </w:pPrChange>
      </w:pPr>
      <w:ins w:id="1483" w:author="Claire Kouba" w:date="2024-03-12T21:34:00Z">
        <w:r>
          <w:t>Coho reproduction rates appear to be correlated with some hydrologic metrics, based on the hydrologic conditions and coho observations in water years 2007-2020 (though these linear models should not be overinterpreted, given the small sample size). The four best one-predictor models and six of the best two-predictor models are shown in Table 2. For coho, because the predictor BY_recon_10 (Brood Year reconnection date, 10 cfs) performed so much better than all other metrics in the one-predictor model set, all two-predictor models evaluated included that predictor.</w:t>
        </w:r>
      </w:ins>
    </w:p>
    <w:p w14:paraId="6EDDFF91" w14:textId="491665A9" w:rsidR="00C26AC4" w:rsidRDefault="00E31D6B">
      <w:pPr>
        <w:pStyle w:val="Heading3"/>
        <w:pPrChange w:id="1484" w:author="Claire Kouba" w:date="2024-03-12T21:31:00Z">
          <w:pPr>
            <w:pStyle w:val="Heading2"/>
          </w:pPr>
        </w:pPrChange>
      </w:pPr>
      <w:ins w:id="1485" w:author="Claire Kouba" w:date="2024-03-12T21:31:00Z">
        <w:r>
          <w:t>4.3.1</w:t>
        </w:r>
      </w:ins>
      <w:r w:rsidR="0080747B">
        <w:t xml:space="preserve"> </w:t>
      </w:r>
      <w:ins w:id="1486" w:author="Claire Kouba" w:date="2024-03-12T21:31:00Z">
        <w:r>
          <w:t xml:space="preserve">Model </w:t>
        </w:r>
      </w:ins>
      <w:ins w:id="1487" w:author="Claire Kouba" w:date="2024-03-12T20:31:00Z">
        <w:r w:rsidR="00716F5E">
          <w:t>selectio</w:t>
        </w:r>
      </w:ins>
      <w:ins w:id="1488" w:author="Claire Kouba" w:date="2024-03-12T21:32:00Z">
        <w:r>
          <w:t>n</w:t>
        </w:r>
      </w:ins>
      <w:ins w:id="1489" w:author="Claire Kouba" w:date="2024-03-12T21:33:00Z">
        <w:r>
          <w:t xml:space="preserve"> crit</w:t>
        </w:r>
      </w:ins>
      <w:ins w:id="1490" w:author="Claire Kouba" w:date="2024-03-12T21:34:00Z">
        <w:r>
          <w:t>eria</w:t>
        </w:r>
      </w:ins>
      <w:del w:id="1491" w:author="Claire Kouba" w:date="2024-03-12T21:32:00Z">
        <w:r w:rsidR="0080747B" w:rsidDel="00E31D6B">
          <w:delText>predictions</w:delText>
        </w:r>
      </w:del>
    </w:p>
    <w:p w14:paraId="1B58BFB3" w14:textId="2826FE9B" w:rsidR="00716F5E" w:rsidRDefault="006016D0" w:rsidP="00716F5E">
      <w:pPr>
        <w:pStyle w:val="BodyText"/>
        <w:rPr>
          <w:ins w:id="1492" w:author="Claire Kouba" w:date="2024-03-12T20:29:00Z"/>
        </w:rPr>
      </w:pPr>
      <w:moveToRangeStart w:id="1493" w:author="Claire Kouba" w:date="2024-03-12T20:32:00Z" w:name="move161167950"/>
      <w:moveTo w:id="1494" w:author="Claire Kouba" w:date="2024-03-12T20:32:00Z">
        <w:del w:id="1495" w:author="Claire Kouba" w:date="2024-03-12T21:34:00Z">
          <w:r w:rsidDel="00E31D6B">
            <w:delText xml:space="preserve">Coho reproduction rates appear to be correlated with some hydrologic metrics, based on the hydrologic conditions and coho observations in water years 2007-2020 (though these linear models should not be overinterpreted, given the small sample size). </w:delText>
          </w:r>
        </w:del>
      </w:moveTo>
      <w:moveToRangeEnd w:id="1493"/>
      <w:ins w:id="1496" w:author="Claire Kouba" w:date="2024-03-12T20:29:00Z">
        <w:r w:rsidR="00716F5E">
          <w:t>The minimum performance criteria used to select the final set of best models were: adjusted R</w:t>
        </w:r>
        <w:r w:rsidR="00716F5E">
          <w:rPr>
            <w:vertAlign w:val="superscript"/>
          </w:rPr>
          <w:t>2</w:t>
        </w:r>
        <w:r w:rsidR="00716F5E">
          <w:t xml:space="preserve"> value of &gt;0.6, a p-value of &lt;0.2, an F-statistic of more than 10, and a LOOCV value of less than 747 (i.e., the LOOCV value of the best one-predictor model). The predictors and coefficients of the three models which met these criteria (lm2a, lm2b, and lm2c) are shown in Table 4.</w:t>
        </w:r>
      </w:ins>
    </w:p>
    <w:p w14:paraId="7BAF9E4C" w14:textId="533F6BBB" w:rsidR="00716F5E" w:rsidRDefault="00716F5E" w:rsidP="00716F5E">
      <w:pPr>
        <w:pStyle w:val="BodyText"/>
        <w:rPr>
          <w:ins w:id="1497" w:author="Claire Kouba" w:date="2024-03-12T20:27:00Z"/>
        </w:rPr>
      </w:pPr>
      <w:ins w:id="1498" w:author="Claire Kouba" w:date="2024-03-12T20:29:00Z">
        <w:r>
          <w: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ins>
    </w:p>
    <w:p w14:paraId="78B37B19" w14:textId="568C8FDA" w:rsidR="00E31D6B" w:rsidRDefault="00E31D6B">
      <w:pPr>
        <w:pStyle w:val="Heading3"/>
        <w:rPr>
          <w:ins w:id="1499" w:author="Claire Kouba" w:date="2024-03-12T21:32:00Z"/>
        </w:rPr>
        <w:pPrChange w:id="1500" w:author="Claire Kouba" w:date="2024-03-12T21:32:00Z">
          <w:pPr>
            <w:pStyle w:val="FirstParagraph"/>
          </w:pPr>
        </w:pPrChange>
      </w:pPr>
      <w:ins w:id="1501" w:author="Claire Kouba" w:date="2024-03-12T21:32:00Z">
        <w:r>
          <w:t xml:space="preserve">4.3.2 </w:t>
        </w:r>
      </w:ins>
      <w:ins w:id="1502" w:author="Claire Kouba" w:date="2024-03-12T21:33:00Z">
        <w:r>
          <w:t>Hydrologic predictors and model structure</w:t>
        </w:r>
      </w:ins>
    </w:p>
    <w:p w14:paraId="024E42E2" w14:textId="5C3858CC" w:rsidR="00E32749" w:rsidRPr="00E32749" w:rsidRDefault="0080747B" w:rsidP="00E32749">
      <w:pPr>
        <w:pStyle w:val="FirstParagraph"/>
      </w:pPr>
      <w:moveFromRangeStart w:id="1503" w:author="Claire Kouba" w:date="2024-03-12T20:32:00Z" w:name="move161167950"/>
      <w:moveFrom w:id="1504" w:author="Claire Kouba" w:date="2024-03-12T20:32:00Z">
        <w:r w:rsidDel="006016D0">
          <w:t xml:space="preserve">Coho reproduction rates appear to be correlated with some hydrologic metrics, based on the hydrologic conditions and coho observations in water years 2007-2020 (though these linear models should not be overinterpreted, given the small sample size). </w:t>
        </w:r>
      </w:moveFrom>
      <w:moveFromRangeEnd w:id="1503"/>
      <w:r>
        <w:t>The best single-predictor models (Brood Year reconnection dates for 10 and 100 cfs, or BY_recon_10 and BY_recon_100) are both related to the timing of rising fall flows in the Brood Year of each salmon cohort (Table 2).</w:t>
      </w:r>
    </w:p>
    <w:p w14:paraId="4C103677" w14:textId="77777777" w:rsidR="00C26AC4" w:rsidRDefault="0080747B">
      <w:pPr>
        <w:pStyle w:val="BodyText"/>
      </w:pPr>
      <w:r>
        <w:t>The predictor BY_FA_Mag, or the magnitude of the Brood Year fall pulse, was also highly correlated with coho spf (Figure 8).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14:paraId="25064966" w14:textId="77777777" w:rsidR="00C26AC4" w:rsidRDefault="0080747B">
      <w:pPr>
        <w:pStyle w:val="BodyText"/>
      </w:pPr>
      <w:r>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AIC</w:t>
      </w:r>
      <w:r>
        <w:rPr>
          <w:vertAlign w:val="subscript"/>
        </w:rPr>
        <w:t>c</w:t>
      </w:r>
      <w:r>
        <w:t xml:space="preserve"> values, and reduced average error when comparing models lm2a and lm2b versus lm1a and lm1b (Tabulated in Tables 2 and 3; with observed and predicted values </w:t>
      </w:r>
      <w:r>
        <w:lastRenderedPageBreak/>
        <w:t>shown in Figure 11).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14:paraId="7D3AA38B" w14:textId="77777777" w:rsidR="00C26AC4" w:rsidRDefault="0080747B">
      <w:pPr>
        <w:pStyle w:val="CaptionedFigure"/>
      </w:pPr>
      <w:r>
        <w:rPr>
          <w:noProof/>
        </w:rPr>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1"/>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9885CF9" w:rsidR="00C26AC4" w:rsidRDefault="0080747B">
      <w:pPr>
        <w:pStyle w:val="ImageCaption"/>
        <w:rPr>
          <w:ins w:id="1505" w:author="Claire Kouba" w:date="2024-03-12T20:42:00Z"/>
        </w:rPr>
      </w:pPr>
      <w:r>
        <w:t>Figure 11: Predicted vs observed values for coho smolt production per female in the linear models with one through four hydrologic predictors. A dashed 1:1 line is included for reference.</w:t>
      </w:r>
    </w:p>
    <w:p w14:paraId="7F63A3DB" w14:textId="77777777" w:rsidR="005A3C0F" w:rsidRPr="005A3C0F" w:rsidRDefault="005A3C0F">
      <w:pPr>
        <w:pStyle w:val="ImageCaption"/>
        <w:rPr>
          <w:i w:val="0"/>
          <w:rPrChange w:id="1506" w:author="Claire Kouba" w:date="2024-03-12T20:42:00Z">
            <w:rPr/>
          </w:rPrChange>
        </w:rPr>
      </w:pPr>
    </w:p>
    <w:p w14:paraId="14FFFCC7" w14:textId="7FFED355" w:rsidR="005A3C0F" w:rsidRDefault="005A3C0F">
      <w:pPr>
        <w:pStyle w:val="Heading2"/>
        <w:rPr>
          <w:ins w:id="1507" w:author="Claire Kouba" w:date="2024-03-12T20:42:00Z"/>
          <w:rStyle w:val="SectionNumber"/>
        </w:rPr>
      </w:pPr>
      <w:bookmarkStart w:id="1508" w:name="Xb93654a19f263e3fab1f6c524eff053919a9335"/>
      <w:bookmarkEnd w:id="1479"/>
      <w:ins w:id="1509" w:author="Claire Kouba" w:date="2024-03-12T20:42:00Z">
        <w:r>
          <w:rPr>
            <w:rStyle w:val="SectionNumber"/>
          </w:rPr>
          <w:t>4.4 Hydrologic Benefit Function</w:t>
        </w:r>
      </w:ins>
    </w:p>
    <w:p w14:paraId="6DFE63DB" w14:textId="618E07DA" w:rsidR="005A3C0F" w:rsidRPr="005A3C0F" w:rsidRDefault="005A3C0F">
      <w:pPr>
        <w:pStyle w:val="Heading3"/>
        <w:rPr>
          <w:ins w:id="1510" w:author="Claire Kouba" w:date="2024-03-12T20:42:00Z"/>
          <w:rPrChange w:id="1511" w:author="Claire Kouba" w:date="2024-03-12T20:42:00Z">
            <w:rPr>
              <w:ins w:id="1512" w:author="Claire Kouba" w:date="2024-03-12T20:42:00Z"/>
              <w:rStyle w:val="SectionNumber"/>
            </w:rPr>
          </w:rPrChange>
        </w:rPr>
        <w:pPrChange w:id="1513" w:author="Claire Kouba" w:date="2024-03-12T20:43:00Z">
          <w:pPr>
            <w:pStyle w:val="Heading2"/>
          </w:pPr>
        </w:pPrChange>
      </w:pPr>
      <w:ins w:id="1514" w:author="Claire Kouba" w:date="2024-03-12T20:42:00Z">
        <w:r>
          <w:t xml:space="preserve">4.4.1 </w:t>
        </w:r>
      </w:ins>
      <w:ins w:id="1515" w:author="Claire Kouba" w:date="2024-03-12T20:43:00Z">
        <w:r>
          <w:t>Predictors and coefficients in the ensemble model</w:t>
        </w:r>
      </w:ins>
    </w:p>
    <w:p w14:paraId="70E1A9A4" w14:textId="77777777" w:rsidR="005A3C0F" w:rsidRDefault="005A3C0F" w:rsidP="005A3C0F">
      <w:pPr>
        <w:pStyle w:val="FirstParagraph"/>
        <w:rPr>
          <w:ins w:id="1516" w:author="Claire Kouba" w:date="2024-03-12T20:42:00Z"/>
        </w:rPr>
      </w:pPr>
      <w:ins w:id="1517" w:author="Claire Kouba" w:date="2024-03-12T20:42:00Z">
        <w:r>
          <w: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 </w:t>
        </w:r>
        <w:r>
          <w:rPr>
            <w:i/>
            <w:iCs/>
          </w:rPr>
          <w:t>Supplemental Table 2</w:t>
        </w:r>
        <w:r>
          <w:t>.</w:t>
        </w:r>
      </w:ins>
    </w:p>
    <w:p w14:paraId="1C35F809" w14:textId="77777777" w:rsidR="005A3C0F" w:rsidRDefault="005A3C0F" w:rsidP="005A3C0F">
      <w:pPr>
        <w:pStyle w:val="BodyText"/>
        <w:rPr>
          <w:ins w:id="1518" w:author="Claire Kouba" w:date="2024-03-12T20:42:00Z"/>
        </w:rPr>
      </w:pPr>
      <w:ins w:id="1519" w:author="Claire Kouba" w:date="2024-03-12T20:42:00Z">
        <w:r>
          <w:t>The combined formulation is as follows:</w:t>
        </w:r>
      </w:ins>
    </w:p>
    <w:p w14:paraId="5D7923B2" w14:textId="77777777" w:rsidR="005A3C0F" w:rsidRDefault="005A3C0F" w:rsidP="005A3C0F">
      <w:pPr>
        <w:pStyle w:val="BodyText"/>
        <w:rPr>
          <w:ins w:id="1520" w:author="Claire Kouba" w:date="2024-03-12T20:42:00Z"/>
        </w:rPr>
      </w:pPr>
      <m:oMathPara>
        <m:oMathParaPr>
          <m:jc m:val="center"/>
        </m:oMathParaPr>
        <m:oMath>
          <m:r>
            <w:ins w:id="1521" w:author="Claire Kouba" w:date="2024-03-12T20:42:00Z">
              <w:rPr>
                <w:rFonts w:ascii="Cambria Math" w:hAnsi="Cambria Math"/>
              </w:rPr>
              <m:t>H</m:t>
            </w:ins>
          </m:r>
          <m:sSub>
            <m:sSubPr>
              <m:ctrlPr>
                <w:ins w:id="1522" w:author="Claire Kouba" w:date="2024-03-12T20:42:00Z">
                  <w:rPr>
                    <w:rFonts w:ascii="Cambria Math" w:hAnsi="Cambria Math"/>
                  </w:rPr>
                </w:ins>
              </m:ctrlPr>
            </m:sSubPr>
            <m:e>
              <m:r>
                <w:ins w:id="1523" w:author="Claire Kouba" w:date="2024-03-12T20:42:00Z">
                  <w:rPr>
                    <w:rFonts w:ascii="Cambria Math" w:hAnsi="Cambria Math"/>
                  </w:rPr>
                  <m:t>B</m:t>
                </w:ins>
              </m:r>
            </m:e>
            <m:sub>
              <m:r>
                <w:ins w:id="1524" w:author="Claire Kouba" w:date="2024-03-12T20:42:00Z">
                  <w:rPr>
                    <w:rFonts w:ascii="Cambria Math" w:hAnsi="Cambria Math"/>
                  </w:rPr>
                  <m:t>wy</m:t>
                </w:ins>
              </m:r>
            </m:sub>
          </m:sSub>
          <m:r>
            <w:ins w:id="1525" w:author="Claire Kouba" w:date="2024-03-12T20:42:00Z">
              <m:rPr>
                <m:sty m:val="p"/>
              </m:rPr>
              <w:rPr>
                <w:rFonts w:ascii="Cambria Math" w:hAnsi="Cambria Math"/>
              </w:rPr>
              <m:t>=</m:t>
            </w:ins>
          </m:r>
          <m:r>
            <w:ins w:id="1526" w:author="Claire Kouba" w:date="2024-03-12T20:42:00Z">
              <w:rPr>
                <w:rFonts w:ascii="Cambria Math" w:hAnsi="Cambria Math"/>
              </w:rPr>
              <m:t>b</m:t>
            </w:ins>
          </m:r>
          <m:r>
            <w:ins w:id="1527" w:author="Claire Kouba" w:date="2024-03-12T20:42:00Z">
              <m:rPr>
                <m:sty m:val="p"/>
              </m:rPr>
              <w:rPr>
                <w:rFonts w:ascii="Cambria Math" w:hAnsi="Cambria Math"/>
              </w:rPr>
              <m:t>+</m:t>
            </w:ins>
          </m:r>
          <m:sSub>
            <m:sSubPr>
              <m:ctrlPr>
                <w:ins w:id="1528" w:author="Claire Kouba" w:date="2024-03-12T20:42:00Z">
                  <w:rPr>
                    <w:rFonts w:ascii="Cambria Math" w:hAnsi="Cambria Math"/>
                  </w:rPr>
                </w:ins>
              </m:ctrlPr>
            </m:sSubPr>
            <m:e>
              <m:r>
                <w:ins w:id="1529" w:author="Claire Kouba" w:date="2024-03-12T20:42:00Z">
                  <w:rPr>
                    <w:rFonts w:ascii="Cambria Math" w:hAnsi="Cambria Math"/>
                  </w:rPr>
                  <m:t>m</m:t>
                </w:ins>
              </m:r>
            </m:e>
            <m:sub>
              <m:r>
                <w:ins w:id="1530" w:author="Claire Kouba" w:date="2024-03-12T20:42:00Z">
                  <w:rPr>
                    <w:rFonts w:ascii="Cambria Math" w:hAnsi="Cambria Math"/>
                  </w:rPr>
                  <m:t>1</m:t>
                </w:ins>
              </m:r>
            </m:sub>
          </m:sSub>
          <m:r>
            <w:ins w:id="1531" w:author="Claire Kouba" w:date="2024-03-12T20:42:00Z">
              <m:rPr>
                <m:sty m:val="p"/>
              </m:rPr>
              <w:rPr>
                <w:rFonts w:ascii="Cambria Math" w:hAnsi="Cambria Math"/>
              </w:rPr>
              <m:t>*</m:t>
            </w:ins>
          </m:r>
          <m:r>
            <w:ins w:id="1532" w:author="Claire Kouba" w:date="2024-03-12T20:42:00Z">
              <w:rPr>
                <w:rFonts w:ascii="Cambria Math" w:hAnsi="Cambria Math"/>
              </w:rPr>
              <m:t>metri</m:t>
            </w:ins>
          </m:r>
          <m:sSub>
            <m:sSubPr>
              <m:ctrlPr>
                <w:ins w:id="1533" w:author="Claire Kouba" w:date="2024-03-12T20:42:00Z">
                  <w:rPr>
                    <w:rFonts w:ascii="Cambria Math" w:hAnsi="Cambria Math"/>
                  </w:rPr>
                </w:ins>
              </m:ctrlPr>
            </m:sSubPr>
            <m:e>
              <m:r>
                <w:ins w:id="1534" w:author="Claire Kouba" w:date="2024-03-12T20:42:00Z">
                  <w:rPr>
                    <w:rFonts w:ascii="Cambria Math" w:hAnsi="Cambria Math"/>
                  </w:rPr>
                  <m:t>c</m:t>
                </w:ins>
              </m:r>
            </m:e>
            <m:sub>
              <m:r>
                <w:ins w:id="1535" w:author="Claire Kouba" w:date="2024-03-12T20:42:00Z">
                  <w:rPr>
                    <w:rFonts w:ascii="Cambria Math" w:hAnsi="Cambria Math"/>
                  </w:rPr>
                  <m:t>1</m:t>
                </w:ins>
              </m:r>
              <m:r>
                <w:ins w:id="1536" w:author="Claire Kouba" w:date="2024-03-12T20:42:00Z">
                  <m:rPr>
                    <m:sty m:val="p"/>
                  </m:rPr>
                  <w:rPr>
                    <w:rFonts w:ascii="Cambria Math" w:hAnsi="Cambria Math"/>
                  </w:rPr>
                  <m:t>,</m:t>
                </w:ins>
              </m:r>
              <m:r>
                <w:ins w:id="1537" w:author="Claire Kouba" w:date="2024-03-12T20:42:00Z">
                  <w:rPr>
                    <w:rFonts w:ascii="Cambria Math" w:hAnsi="Cambria Math"/>
                  </w:rPr>
                  <m:t> wy</m:t>
                </w:ins>
              </m:r>
            </m:sub>
          </m:sSub>
          <m:r>
            <w:ins w:id="1538" w:author="Claire Kouba" w:date="2024-03-12T20:42:00Z">
              <m:rPr>
                <m:sty m:val="p"/>
              </m:rPr>
              <w:rPr>
                <w:rFonts w:ascii="Cambria Math" w:hAnsi="Cambria Math"/>
              </w:rPr>
              <m:t>+...+</m:t>
            </w:ins>
          </m:r>
          <m:sSub>
            <m:sSubPr>
              <m:ctrlPr>
                <w:ins w:id="1539" w:author="Claire Kouba" w:date="2024-03-12T20:42:00Z">
                  <w:rPr>
                    <w:rFonts w:ascii="Cambria Math" w:hAnsi="Cambria Math"/>
                  </w:rPr>
                </w:ins>
              </m:ctrlPr>
            </m:sSubPr>
            <m:e>
              <m:r>
                <w:ins w:id="1540" w:author="Claire Kouba" w:date="2024-03-12T20:42:00Z">
                  <w:rPr>
                    <w:rFonts w:ascii="Cambria Math" w:hAnsi="Cambria Math"/>
                  </w:rPr>
                  <m:t>m</m:t>
                </w:ins>
              </m:r>
            </m:e>
            <m:sub>
              <m:r>
                <w:ins w:id="1541" w:author="Claire Kouba" w:date="2024-03-12T20:42:00Z">
                  <w:rPr>
                    <w:rFonts w:ascii="Cambria Math" w:hAnsi="Cambria Math"/>
                  </w:rPr>
                  <m:t>4</m:t>
                </w:ins>
              </m:r>
            </m:sub>
          </m:sSub>
          <m:r>
            <w:ins w:id="1542" w:author="Claire Kouba" w:date="2024-03-12T20:42:00Z">
              <m:rPr>
                <m:sty m:val="p"/>
              </m:rPr>
              <w:rPr>
                <w:rFonts w:ascii="Cambria Math" w:hAnsi="Cambria Math"/>
              </w:rPr>
              <m:t>*</m:t>
            </w:ins>
          </m:r>
          <m:r>
            <w:ins w:id="1543" w:author="Claire Kouba" w:date="2024-03-12T20:42:00Z">
              <w:rPr>
                <w:rFonts w:ascii="Cambria Math" w:hAnsi="Cambria Math"/>
              </w:rPr>
              <m:t>metri</m:t>
            </w:ins>
          </m:r>
          <m:sSub>
            <m:sSubPr>
              <m:ctrlPr>
                <w:ins w:id="1544" w:author="Claire Kouba" w:date="2024-03-12T20:42:00Z">
                  <w:rPr>
                    <w:rFonts w:ascii="Cambria Math" w:hAnsi="Cambria Math"/>
                  </w:rPr>
                </w:ins>
              </m:ctrlPr>
            </m:sSubPr>
            <m:e>
              <m:r>
                <w:ins w:id="1545" w:author="Claire Kouba" w:date="2024-03-12T20:42:00Z">
                  <w:rPr>
                    <w:rFonts w:ascii="Cambria Math" w:hAnsi="Cambria Math"/>
                  </w:rPr>
                  <m:t>c</m:t>
                </w:ins>
              </m:r>
            </m:e>
            <m:sub>
              <m:r>
                <w:ins w:id="1546" w:author="Claire Kouba" w:date="2024-03-12T20:42:00Z">
                  <w:rPr>
                    <w:rFonts w:ascii="Cambria Math" w:hAnsi="Cambria Math"/>
                  </w:rPr>
                  <m:t>4</m:t>
                </w:ins>
              </m:r>
              <m:r>
                <w:ins w:id="1547" w:author="Claire Kouba" w:date="2024-03-12T20:42:00Z">
                  <m:rPr>
                    <m:sty m:val="p"/>
                  </m:rPr>
                  <w:rPr>
                    <w:rFonts w:ascii="Cambria Math" w:hAnsi="Cambria Math"/>
                  </w:rPr>
                  <m:t>,</m:t>
                </w:ins>
              </m:r>
              <m:r>
                <w:ins w:id="1548" w:author="Claire Kouba" w:date="2024-03-12T20:42:00Z">
                  <w:rPr>
                    <w:rFonts w:ascii="Cambria Math" w:hAnsi="Cambria Math"/>
                  </w:rPr>
                  <m:t> wy</m:t>
                </w:ins>
              </m:r>
            </m:sub>
          </m:sSub>
        </m:oMath>
      </m:oMathPara>
    </w:p>
    <w:p w14:paraId="0B5B46DF" w14:textId="77777777" w:rsidR="005A3C0F" w:rsidRDefault="005A3C0F" w:rsidP="005A3C0F">
      <w:pPr>
        <w:pStyle w:val="FirstParagraph"/>
        <w:rPr>
          <w:ins w:id="1549" w:author="Claire Kouba" w:date="2024-03-12T20:42:00Z"/>
        </w:rPr>
      </w:pPr>
      <w:ins w:id="1550" w:author="Claire Kouba" w:date="2024-03-12T20:42:00Z">
        <w:r>
          <w:t>Where:</w:t>
        </w:r>
      </w:ins>
    </w:p>
    <w:p w14:paraId="47BA9F5F" w14:textId="77777777" w:rsidR="005A3C0F" w:rsidRDefault="005A3C0F" w:rsidP="005A3C0F">
      <w:pPr>
        <w:pStyle w:val="BodyText"/>
        <w:rPr>
          <w:ins w:id="1551" w:author="Claire Kouba" w:date="2024-03-12T20:42:00Z"/>
        </w:rPr>
      </w:pPr>
      <m:oMathPara>
        <m:oMath>
          <m:r>
            <w:ins w:id="1552" w:author="Claire Kouba" w:date="2024-03-12T20:42:00Z">
              <w:rPr>
                <w:rFonts w:ascii="Cambria Math" w:hAnsi="Cambria Math"/>
              </w:rPr>
              <m:t>H</m:t>
            </w:ins>
          </m:r>
          <m:sSub>
            <m:sSubPr>
              <m:ctrlPr>
                <w:ins w:id="1553" w:author="Claire Kouba" w:date="2024-03-12T20:42:00Z">
                  <w:rPr>
                    <w:rFonts w:ascii="Cambria Math" w:hAnsi="Cambria Math"/>
                  </w:rPr>
                </w:ins>
              </m:ctrlPr>
            </m:sSubPr>
            <m:e>
              <m:r>
                <w:ins w:id="1554" w:author="Claire Kouba" w:date="2024-03-12T20:42:00Z">
                  <w:rPr>
                    <w:rFonts w:ascii="Cambria Math" w:hAnsi="Cambria Math"/>
                  </w:rPr>
                  <m:t>B</m:t>
                </w:ins>
              </m:r>
            </m:e>
            <m:sub>
              <m:r>
                <w:ins w:id="1555" w:author="Claire Kouba" w:date="2024-03-12T20:42:00Z">
                  <w:rPr>
                    <w:rFonts w:ascii="Cambria Math" w:hAnsi="Cambria Math"/>
                  </w:rPr>
                  <m:t>wy</m:t>
                </w:ins>
              </m:r>
            </m:sub>
          </m:sSub>
          <m:r>
            <w:ins w:id="1556" w:author="Claire Kouba" w:date="2024-03-12T20:42:00Z">
              <m:rPr>
                <m:sty m:val="p"/>
              </m:rPr>
              <w:rPr>
                <w:rFonts w:ascii="Cambria Math" w:hAnsi="Cambria Math"/>
              </w:rPr>
              <m:t>=</m:t>
            </w:ins>
          </m:r>
          <m:r>
            <w:ins w:id="1557" w:author="Claire Kouba" w:date="2024-03-12T20:42:00Z">
              <w:rPr>
                <w:rFonts w:ascii="Cambria Math" w:hAnsi="Cambria Math"/>
              </w:rPr>
              <m:t>Hydrologic Benefit value for a given water year </m:t>
            </w:ins>
          </m:r>
          <m:d>
            <m:dPr>
              <m:ctrlPr>
                <w:ins w:id="1558" w:author="Claire Kouba" w:date="2024-03-12T20:42:00Z">
                  <w:rPr>
                    <w:rFonts w:ascii="Cambria Math" w:hAnsi="Cambria Math"/>
                  </w:rPr>
                </w:ins>
              </m:ctrlPr>
            </m:dPr>
            <m:e>
              <m:r>
                <w:ins w:id="1559" w:author="Claire Kouba" w:date="2024-03-12T20:42:00Z">
                  <w:rPr>
                    <w:rFonts w:ascii="Cambria Math" w:hAnsi="Cambria Math"/>
                  </w:rPr>
                  <m:t>coho spf equiv</m:t>
                </w:ins>
              </m:r>
              <m:r>
                <w:ins w:id="1560" w:author="Claire Kouba" w:date="2024-03-12T20:42:00Z">
                  <m:rPr>
                    <m:sty m:val="p"/>
                  </m:rPr>
                  <w:rPr>
                    <w:rFonts w:ascii="Cambria Math" w:hAnsi="Cambria Math"/>
                  </w:rPr>
                  <m:t>.</m:t>
                </w:ins>
              </m:r>
            </m:e>
          </m:d>
        </m:oMath>
      </m:oMathPara>
    </w:p>
    <w:p w14:paraId="5D80C87E" w14:textId="77777777" w:rsidR="005A3C0F" w:rsidRDefault="005A3C0F" w:rsidP="005A3C0F">
      <w:pPr>
        <w:pStyle w:val="BodyText"/>
        <w:rPr>
          <w:ins w:id="1561" w:author="Claire Kouba" w:date="2024-03-12T20:42:00Z"/>
        </w:rPr>
      </w:pPr>
      <m:oMathPara>
        <m:oMath>
          <m:r>
            <w:ins w:id="1562" w:author="Claire Kouba" w:date="2024-03-12T20:42:00Z">
              <w:rPr>
                <w:rFonts w:ascii="Cambria Math" w:hAnsi="Cambria Math"/>
              </w:rPr>
              <m:t>b</m:t>
            </w:ins>
          </m:r>
          <m:r>
            <w:ins w:id="1563" w:author="Claire Kouba" w:date="2024-03-12T20:42:00Z">
              <m:rPr>
                <m:sty m:val="p"/>
              </m:rPr>
              <w:rPr>
                <w:rFonts w:ascii="Cambria Math" w:hAnsi="Cambria Math"/>
              </w:rPr>
              <m:t>=</m:t>
            </w:ins>
          </m:r>
          <m:r>
            <w:ins w:id="1564" w:author="Claire Kouba" w:date="2024-03-12T20:42:00Z">
              <w:rPr>
                <w:rFonts w:ascii="Cambria Math" w:hAnsi="Cambria Math"/>
              </w:rPr>
              <m:t>93.4 spf equiv</m:t>
            </w:ins>
          </m:r>
          <m:r>
            <w:ins w:id="1565" w:author="Claire Kouba" w:date="2024-03-12T20:42:00Z">
              <m:rPr>
                <m:sty m:val="p"/>
              </m:rPr>
              <w:rPr>
                <w:rFonts w:ascii="Cambria Math" w:hAnsi="Cambria Math"/>
              </w:rPr>
              <m:t>.</m:t>
            </w:ins>
          </m:r>
        </m:oMath>
      </m:oMathPara>
    </w:p>
    <w:p w14:paraId="30986077" w14:textId="77777777" w:rsidR="005A3C0F" w:rsidRDefault="00672807" w:rsidP="005A3C0F">
      <w:pPr>
        <w:pStyle w:val="BodyText"/>
        <w:rPr>
          <w:ins w:id="1566" w:author="Claire Kouba" w:date="2024-03-12T20:42:00Z"/>
        </w:rPr>
      </w:pPr>
      <m:oMathPara>
        <m:oMath>
          <m:sSub>
            <m:sSubPr>
              <m:ctrlPr>
                <w:ins w:id="1567" w:author="Claire Kouba" w:date="2024-03-12T20:42:00Z">
                  <w:rPr>
                    <w:rFonts w:ascii="Cambria Math" w:hAnsi="Cambria Math"/>
                  </w:rPr>
                </w:ins>
              </m:ctrlPr>
            </m:sSubPr>
            <m:e>
              <m:r>
                <w:ins w:id="1568" w:author="Claire Kouba" w:date="2024-03-12T20:42:00Z">
                  <w:rPr>
                    <w:rFonts w:ascii="Cambria Math" w:hAnsi="Cambria Math"/>
                  </w:rPr>
                  <m:t>m</m:t>
                </w:ins>
              </m:r>
            </m:e>
            <m:sub>
              <m:r>
                <w:ins w:id="1569" w:author="Claire Kouba" w:date="2024-03-12T20:42:00Z">
                  <w:rPr>
                    <w:rFonts w:ascii="Cambria Math" w:hAnsi="Cambria Math"/>
                  </w:rPr>
                  <m:t>1</m:t>
                </w:ins>
              </m:r>
            </m:sub>
          </m:sSub>
          <m:r>
            <w:ins w:id="1570" w:author="Claire Kouba" w:date="2024-03-12T20:42:00Z">
              <m:rPr>
                <m:sty m:val="p"/>
              </m:rPr>
              <w:rPr>
                <w:rFonts w:ascii="Cambria Math" w:hAnsi="Cambria Math"/>
              </w:rPr>
              <m:t>=-</m:t>
            </w:ins>
          </m:r>
          <m:r>
            <w:ins w:id="1571" w:author="Claire Kouba" w:date="2024-03-12T20:42:00Z">
              <w:rPr>
                <w:rFonts w:ascii="Cambria Math" w:hAnsi="Cambria Math"/>
              </w:rPr>
              <m:t>1.15 spf equiv</m:t>
            </w:ins>
          </m:r>
          <m:r>
            <w:ins w:id="1572" w:author="Claire Kouba" w:date="2024-03-12T20:42:00Z">
              <m:rPr>
                <m:sty m:val="p"/>
              </m:rPr>
              <w:rPr>
                <w:rFonts w:ascii="Cambria Math" w:hAnsi="Cambria Math"/>
              </w:rPr>
              <m:t>./</m:t>
            </w:ins>
          </m:r>
          <m:d>
            <m:dPr>
              <m:ctrlPr>
                <w:ins w:id="1573" w:author="Claire Kouba" w:date="2024-03-12T20:42:00Z">
                  <w:rPr>
                    <w:rFonts w:ascii="Cambria Math" w:hAnsi="Cambria Math"/>
                  </w:rPr>
                </w:ins>
              </m:ctrlPr>
            </m:dPr>
            <m:e>
              <m:r>
                <w:ins w:id="1574" w:author="Claire Kouba" w:date="2024-03-12T20:42:00Z">
                  <w:rPr>
                    <w:rFonts w:ascii="Cambria Math" w:hAnsi="Cambria Math"/>
                  </w:rPr>
                  <m:t>day of reconnection after Aug</m:t>
                </w:ins>
              </m:r>
              <m:r>
                <w:ins w:id="1575" w:author="Claire Kouba" w:date="2024-03-12T20:42:00Z">
                  <m:rPr>
                    <m:sty m:val="p"/>
                  </m:rPr>
                  <w:rPr>
                    <w:rFonts w:ascii="Cambria Math" w:hAnsi="Cambria Math"/>
                  </w:rPr>
                  <m:t>.</m:t>
                </w:ins>
              </m:r>
              <m:r>
                <w:ins w:id="1576" w:author="Claire Kouba" w:date="2024-03-12T20:42:00Z">
                  <w:rPr>
                    <w:rFonts w:ascii="Cambria Math" w:hAnsi="Cambria Math"/>
                  </w:rPr>
                  <m:t> 31</m:t>
                </w:ins>
              </m:r>
              <m:r>
                <w:ins w:id="1577" w:author="Claire Kouba" w:date="2024-03-12T20:42:00Z">
                  <m:rPr>
                    <m:sty m:val="p"/>
                  </m:rPr>
                  <w:rPr>
                    <w:rFonts w:ascii="Cambria Math" w:hAnsi="Cambria Math"/>
                  </w:rPr>
                  <m:t>,</m:t>
                </w:ins>
              </m:r>
              <m:r>
                <w:ins w:id="1578" w:author="Claire Kouba" w:date="2024-03-12T20:42:00Z">
                  <w:rPr>
                    <w:rFonts w:ascii="Cambria Math" w:hAnsi="Cambria Math"/>
                  </w:rPr>
                  <m:t> 10 cfs</m:t>
                </w:ins>
              </m:r>
            </m:e>
          </m:d>
        </m:oMath>
      </m:oMathPara>
    </w:p>
    <w:p w14:paraId="60B99523" w14:textId="77777777" w:rsidR="005A3C0F" w:rsidRDefault="00672807" w:rsidP="005A3C0F">
      <w:pPr>
        <w:pStyle w:val="BodyText"/>
        <w:rPr>
          <w:ins w:id="1579" w:author="Claire Kouba" w:date="2024-03-12T20:42:00Z"/>
        </w:rPr>
      </w:pPr>
      <m:oMathPara>
        <m:oMath>
          <m:sSub>
            <m:sSubPr>
              <m:ctrlPr>
                <w:ins w:id="1580" w:author="Claire Kouba" w:date="2024-03-12T20:42:00Z">
                  <w:rPr>
                    <w:rFonts w:ascii="Cambria Math" w:hAnsi="Cambria Math"/>
                  </w:rPr>
                </w:ins>
              </m:ctrlPr>
            </m:sSubPr>
            <m:e>
              <m:r>
                <w:ins w:id="1581" w:author="Claire Kouba" w:date="2024-03-12T20:42:00Z">
                  <w:rPr>
                    <w:rFonts w:ascii="Cambria Math" w:hAnsi="Cambria Math"/>
                  </w:rPr>
                  <m:t>m</m:t>
                </w:ins>
              </m:r>
            </m:e>
            <m:sub>
              <m:r>
                <w:ins w:id="1582" w:author="Claire Kouba" w:date="2024-03-12T20:42:00Z">
                  <w:rPr>
                    <w:rFonts w:ascii="Cambria Math" w:hAnsi="Cambria Math"/>
                  </w:rPr>
                  <m:t>2</m:t>
                </w:ins>
              </m:r>
            </m:sub>
          </m:sSub>
          <m:r>
            <w:ins w:id="1583" w:author="Claire Kouba" w:date="2024-03-12T20:42:00Z">
              <m:rPr>
                <m:sty m:val="p"/>
              </m:rPr>
              <w:rPr>
                <w:rFonts w:ascii="Cambria Math" w:hAnsi="Cambria Math"/>
              </w:rPr>
              <m:t>=-</m:t>
            </w:ins>
          </m:r>
          <m:r>
            <w:ins w:id="1584" w:author="Claire Kouba" w:date="2024-03-12T20:42:00Z">
              <w:rPr>
                <w:rFonts w:ascii="Cambria Math" w:hAnsi="Cambria Math"/>
              </w:rPr>
              <m:t>0.17 spf equiv</m:t>
            </w:ins>
          </m:r>
          <m:r>
            <w:ins w:id="1585" w:author="Claire Kouba" w:date="2024-03-12T20:42:00Z">
              <m:rPr>
                <m:sty m:val="p"/>
              </m:rPr>
              <w:rPr>
                <w:rFonts w:ascii="Cambria Math" w:hAnsi="Cambria Math"/>
              </w:rPr>
              <m:t>./</m:t>
            </w:ins>
          </m:r>
          <m:d>
            <m:dPr>
              <m:ctrlPr>
                <w:ins w:id="1586" w:author="Claire Kouba" w:date="2024-03-12T20:42:00Z">
                  <w:rPr>
                    <w:rFonts w:ascii="Cambria Math" w:hAnsi="Cambria Math"/>
                  </w:rPr>
                </w:ins>
              </m:ctrlPr>
            </m:dPr>
            <m:e>
              <m:r>
                <w:ins w:id="1587" w:author="Claire Kouba" w:date="2024-03-12T20:42:00Z">
                  <w:rPr>
                    <w:rFonts w:ascii="Cambria Math" w:hAnsi="Cambria Math"/>
                  </w:rPr>
                  <m:t>day of reconnection after Aug</m:t>
                </w:ins>
              </m:r>
              <m:r>
                <w:ins w:id="1588" w:author="Claire Kouba" w:date="2024-03-12T20:42:00Z">
                  <m:rPr>
                    <m:sty m:val="p"/>
                  </m:rPr>
                  <w:rPr>
                    <w:rFonts w:ascii="Cambria Math" w:hAnsi="Cambria Math"/>
                  </w:rPr>
                  <m:t>.</m:t>
                </w:ins>
              </m:r>
              <m:r>
                <w:ins w:id="1589" w:author="Claire Kouba" w:date="2024-03-12T20:42:00Z">
                  <w:rPr>
                    <w:rFonts w:ascii="Cambria Math" w:hAnsi="Cambria Math"/>
                  </w:rPr>
                  <m:t> 31</m:t>
                </w:ins>
              </m:r>
              <m:r>
                <w:ins w:id="1590" w:author="Claire Kouba" w:date="2024-03-12T20:42:00Z">
                  <m:rPr>
                    <m:sty m:val="p"/>
                  </m:rPr>
                  <w:rPr>
                    <w:rFonts w:ascii="Cambria Math" w:hAnsi="Cambria Math"/>
                  </w:rPr>
                  <m:t>,</m:t>
                </w:ins>
              </m:r>
              <m:r>
                <w:ins w:id="1591" w:author="Claire Kouba" w:date="2024-03-12T20:42:00Z">
                  <w:rPr>
                    <w:rFonts w:ascii="Cambria Math" w:hAnsi="Cambria Math"/>
                  </w:rPr>
                  <m:t> 100 cfs</m:t>
                </w:ins>
              </m:r>
            </m:e>
          </m:d>
        </m:oMath>
      </m:oMathPara>
    </w:p>
    <w:p w14:paraId="4A9B4CBC" w14:textId="77777777" w:rsidR="005A3C0F" w:rsidRDefault="00672807" w:rsidP="005A3C0F">
      <w:pPr>
        <w:pStyle w:val="BodyText"/>
        <w:rPr>
          <w:ins w:id="1592" w:author="Claire Kouba" w:date="2024-03-12T20:42:00Z"/>
        </w:rPr>
      </w:pPr>
      <m:oMathPara>
        <m:oMath>
          <m:sSub>
            <m:sSubPr>
              <m:ctrlPr>
                <w:ins w:id="1593" w:author="Claire Kouba" w:date="2024-03-12T20:42:00Z">
                  <w:rPr>
                    <w:rFonts w:ascii="Cambria Math" w:hAnsi="Cambria Math"/>
                  </w:rPr>
                </w:ins>
              </m:ctrlPr>
            </m:sSubPr>
            <m:e>
              <m:r>
                <w:ins w:id="1594" w:author="Claire Kouba" w:date="2024-03-12T20:42:00Z">
                  <w:rPr>
                    <w:rFonts w:ascii="Cambria Math" w:hAnsi="Cambria Math"/>
                  </w:rPr>
                  <m:t>m</m:t>
                </w:ins>
              </m:r>
            </m:e>
            <m:sub>
              <m:r>
                <w:ins w:id="1595" w:author="Claire Kouba" w:date="2024-03-12T20:42:00Z">
                  <w:rPr>
                    <w:rFonts w:ascii="Cambria Math" w:hAnsi="Cambria Math"/>
                  </w:rPr>
                  <m:t>3</m:t>
                </w:ins>
              </m:r>
            </m:sub>
          </m:sSub>
          <m:r>
            <w:ins w:id="1596" w:author="Claire Kouba" w:date="2024-03-12T20:42:00Z">
              <m:rPr>
                <m:sty m:val="p"/>
              </m:rPr>
              <w:rPr>
                <w:rFonts w:ascii="Cambria Math" w:hAnsi="Cambria Math"/>
              </w:rPr>
              <m:t>=-</m:t>
            </w:ins>
          </m:r>
          <m:r>
            <w:ins w:id="1597" w:author="Claire Kouba" w:date="2024-03-12T20:42:00Z">
              <w:rPr>
                <w:rFonts w:ascii="Cambria Math" w:hAnsi="Cambria Math"/>
              </w:rPr>
              <m:t>0.20 spf equiv</m:t>
            </w:ins>
          </m:r>
          <m:r>
            <w:ins w:id="1598" w:author="Claire Kouba" w:date="2024-03-12T20:42:00Z">
              <m:rPr>
                <m:sty m:val="p"/>
              </m:rPr>
              <w:rPr>
                <w:rFonts w:ascii="Cambria Math" w:hAnsi="Cambria Math"/>
              </w:rPr>
              <m:t>./</m:t>
            </w:ins>
          </m:r>
          <m:d>
            <m:dPr>
              <m:ctrlPr>
                <w:ins w:id="1599" w:author="Claire Kouba" w:date="2024-03-12T20:42:00Z">
                  <w:rPr>
                    <w:rFonts w:ascii="Cambria Math" w:hAnsi="Cambria Math"/>
                  </w:rPr>
                </w:ins>
              </m:ctrlPr>
            </m:dPr>
            <m:e>
              <m:r>
                <w:ins w:id="1600" w:author="Claire Kouba" w:date="2024-03-12T20:42:00Z">
                  <w:rPr>
                    <w:rFonts w:ascii="Cambria Math" w:hAnsi="Cambria Math"/>
                  </w:rPr>
                  <m:t>day of wet season onset after Sep</m:t>
                </w:ins>
              </m:r>
              <m:r>
                <w:ins w:id="1601" w:author="Claire Kouba" w:date="2024-03-12T20:42:00Z">
                  <m:rPr>
                    <m:sty m:val="p"/>
                  </m:rPr>
                  <w:rPr>
                    <w:rFonts w:ascii="Cambria Math" w:hAnsi="Cambria Math"/>
                  </w:rPr>
                  <m:t>.</m:t>
                </w:ins>
              </m:r>
              <m:r>
                <w:ins w:id="1602" w:author="Claire Kouba" w:date="2024-03-12T20:42:00Z">
                  <w:rPr>
                    <w:rFonts w:ascii="Cambria Math" w:hAnsi="Cambria Math"/>
                  </w:rPr>
                  <m:t> 30</m:t>
                </w:ins>
              </m:r>
            </m:e>
          </m:d>
        </m:oMath>
      </m:oMathPara>
    </w:p>
    <w:p w14:paraId="42DBAD27" w14:textId="77777777" w:rsidR="005A3C0F" w:rsidRDefault="00672807" w:rsidP="005A3C0F">
      <w:pPr>
        <w:pStyle w:val="BodyText"/>
        <w:rPr>
          <w:ins w:id="1603" w:author="Claire Kouba" w:date="2024-03-12T20:42:00Z"/>
        </w:rPr>
      </w:pPr>
      <m:oMathPara>
        <m:oMath>
          <m:sSub>
            <m:sSubPr>
              <m:ctrlPr>
                <w:ins w:id="1604" w:author="Claire Kouba" w:date="2024-03-12T20:42:00Z">
                  <w:rPr>
                    <w:rFonts w:ascii="Cambria Math" w:hAnsi="Cambria Math"/>
                  </w:rPr>
                </w:ins>
              </m:ctrlPr>
            </m:sSubPr>
            <m:e>
              <m:r>
                <w:ins w:id="1605" w:author="Claire Kouba" w:date="2024-03-12T20:42:00Z">
                  <w:rPr>
                    <w:rFonts w:ascii="Cambria Math" w:hAnsi="Cambria Math"/>
                  </w:rPr>
                  <m:t>m</m:t>
                </w:ins>
              </m:r>
            </m:e>
            <m:sub>
              <m:r>
                <w:ins w:id="1606" w:author="Claire Kouba" w:date="2024-03-12T20:42:00Z">
                  <w:rPr>
                    <w:rFonts w:ascii="Cambria Math" w:hAnsi="Cambria Math"/>
                  </w:rPr>
                  <m:t>4</m:t>
                </w:ins>
              </m:r>
            </m:sub>
          </m:sSub>
          <m:r>
            <w:ins w:id="1607" w:author="Claire Kouba" w:date="2024-03-12T20:42:00Z">
              <m:rPr>
                <m:sty m:val="p"/>
              </m:rPr>
              <w:rPr>
                <w:rFonts w:ascii="Cambria Math" w:hAnsi="Cambria Math"/>
              </w:rPr>
              <m:t>=</m:t>
            </w:ins>
          </m:r>
          <m:r>
            <w:ins w:id="1608" w:author="Claire Kouba" w:date="2024-03-12T20:42:00Z">
              <w:rPr>
                <w:rFonts w:ascii="Cambria Math" w:hAnsi="Cambria Math"/>
              </w:rPr>
              <m:t>0.12 spf equiv</m:t>
            </w:ins>
          </m:r>
          <m:r>
            <w:ins w:id="1609" w:author="Claire Kouba" w:date="2024-03-12T20:42:00Z">
              <m:rPr>
                <m:sty m:val="p"/>
              </m:rPr>
              <w:rPr>
                <w:rFonts w:ascii="Cambria Math" w:hAnsi="Cambria Math"/>
              </w:rPr>
              <m:t>./</m:t>
            </w:ins>
          </m:r>
          <m:d>
            <m:dPr>
              <m:ctrlPr>
                <w:ins w:id="1610" w:author="Claire Kouba" w:date="2024-03-12T20:42:00Z">
                  <w:rPr>
                    <w:rFonts w:ascii="Cambria Math" w:hAnsi="Cambria Math"/>
                  </w:rPr>
                </w:ins>
              </m:ctrlPr>
            </m:dPr>
            <m:e>
              <m:r>
                <w:ins w:id="1611" w:author="Claire Kouba" w:date="2024-03-12T20:42:00Z">
                  <w:rPr>
                    <w:rFonts w:ascii="Cambria Math" w:hAnsi="Cambria Math"/>
                  </w:rPr>
                  <m:t>day of wet season baseflow duration</m:t>
                </w:ins>
              </m:r>
            </m:e>
          </m:d>
        </m:oMath>
      </m:oMathPara>
    </w:p>
    <w:p w14:paraId="008E7761" w14:textId="77777777" w:rsidR="005A3C0F" w:rsidRDefault="005A3C0F" w:rsidP="005A3C0F">
      <w:pPr>
        <w:pStyle w:val="TableCaption"/>
        <w:rPr>
          <w:ins w:id="1612" w:author="Claire Kouba" w:date="2024-03-12T20:42:00Z"/>
        </w:rPr>
      </w:pPr>
      <w:ins w:id="1613" w:author="Claire Kouba" w:date="2024-03-12T20:42:00Z">
        <w:r>
          <w: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ins>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A3C0F" w14:paraId="3A529F28"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1614"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867F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15" w:author="Claire Kouba" w:date="2024-03-12T20:42:00Z"/>
              </w:rPr>
            </w:pPr>
            <w:ins w:id="1616" w:author="Claire Kouba" w:date="2024-03-12T20:42:00Z">
              <w:r>
                <w:rPr>
                  <w:rFonts w:ascii="Arial" w:eastAsia="Arial" w:hAnsi="Arial" w:cs="Arial"/>
                  <w:color w:val="000000"/>
                  <w:sz w:val="22"/>
                  <w:szCs w:val="22"/>
                </w:rPr>
                <w:t>Model</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DC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17" w:author="Claire Kouba" w:date="2024-03-12T20:42:00Z"/>
              </w:rPr>
            </w:pPr>
            <w:ins w:id="1618" w:author="Claire Kouba" w:date="2024-03-12T20:42:00Z">
              <w:r>
                <w:rPr>
                  <w:rFonts w:ascii="Arial" w:eastAsia="Arial" w:hAnsi="Arial" w:cs="Arial"/>
                  <w:color w:val="000000"/>
                  <w:sz w:val="22"/>
                  <w:szCs w:val="22"/>
                </w:rPr>
                <w:t>Predictor(s)</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B792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19" w:author="Claire Kouba" w:date="2024-03-12T20:42:00Z"/>
              </w:rPr>
            </w:pPr>
            <w:ins w:id="1620" w:author="Claire Kouba" w:date="2024-03-12T20:42:00Z">
              <w:r>
                <w:rPr>
                  <w:rFonts w:ascii="Arial" w:eastAsia="Arial" w:hAnsi="Arial" w:cs="Arial"/>
                  <w:color w:val="000000"/>
                  <w:sz w:val="22"/>
                  <w:szCs w:val="22"/>
                </w:rPr>
                <w:t>F-stat.</w:t>
              </w:r>
            </w:ins>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2BA9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21" w:author="Claire Kouba" w:date="2024-03-12T20:42:00Z"/>
              </w:rPr>
            </w:pPr>
            <w:ins w:id="1622" w:author="Claire Kouba" w:date="2024-03-12T20:42:00Z">
              <w:r>
                <w:rPr>
                  <w:rFonts w:ascii="Arial" w:eastAsia="Arial" w:hAnsi="Arial" w:cs="Arial"/>
                  <w:color w:val="000000"/>
                  <w:sz w:val="22"/>
                  <w:szCs w:val="22"/>
                </w:rPr>
                <w:t>P-value</w:t>
              </w:r>
            </w:ins>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DC16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23" w:author="Claire Kouba" w:date="2024-03-12T20:42:00Z"/>
              </w:rPr>
            </w:pPr>
            <w:ins w:id="1624" w:author="Claire Kouba" w:date="2024-03-12T20:42:00Z">
              <w:r>
                <w:rPr>
                  <w:rFonts w:ascii="Arial" w:eastAsia="Arial" w:hAnsi="Arial" w:cs="Arial"/>
                  <w:color w:val="000000"/>
                  <w:sz w:val="22"/>
                  <w:szCs w:val="22"/>
                </w:rPr>
                <w:t>R squared</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B230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25" w:author="Claire Kouba" w:date="2024-03-12T20:42:00Z"/>
              </w:rPr>
            </w:pPr>
            <w:ins w:id="1626" w:author="Claire Kouba" w:date="2024-03-12T20:42:00Z">
              <w:r>
                <w:rPr>
                  <w:rFonts w:ascii="Arial" w:eastAsia="Arial" w:hAnsi="Arial" w:cs="Arial"/>
                  <w:color w:val="000000"/>
                  <w:sz w:val="22"/>
                  <w:szCs w:val="22"/>
                </w:rPr>
                <w:t>Adj. R squared</w:t>
              </w:r>
            </w:ins>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6861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27" w:author="Claire Kouba" w:date="2024-03-12T20:42:00Z"/>
              </w:rPr>
            </w:pPr>
            <w:ins w:id="1628" w:author="Claire Kouba" w:date="2024-03-12T20:42:00Z">
              <w:r>
                <w:rPr>
                  <w:rFonts w:ascii="Arial" w:eastAsia="Arial" w:hAnsi="Arial" w:cs="Arial"/>
                  <w:color w:val="000000"/>
                  <w:sz w:val="22"/>
                  <w:szCs w:val="22"/>
                </w:rPr>
                <w:t>AICc</w:t>
              </w:r>
            </w:ins>
          </w:p>
        </w:tc>
      </w:tr>
      <w:tr w:rsidR="005A3C0F" w14:paraId="07D56954" w14:textId="77777777" w:rsidTr="00CA4C9C">
        <w:trPr>
          <w:jc w:val="center"/>
          <w:ins w:id="1629"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09EF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30" w:author="Claire Kouba" w:date="2024-03-12T20:42:00Z"/>
              </w:rPr>
            </w:pPr>
            <w:ins w:id="1631" w:author="Claire Kouba" w:date="2024-03-12T20:42:00Z">
              <w:r>
                <w:rPr>
                  <w:rFonts w:ascii="Arial" w:eastAsia="Arial" w:hAnsi="Arial" w:cs="Arial"/>
                  <w:color w:val="000000"/>
                  <w:sz w:val="22"/>
                  <w:szCs w:val="22"/>
                </w:rPr>
                <w:t>lm1a</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5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32" w:author="Claire Kouba" w:date="2024-03-12T20:42:00Z"/>
              </w:rPr>
            </w:pPr>
            <w:ins w:id="1633" w:author="Claire Kouba" w:date="2024-03-12T20:42:00Z">
              <w:r>
                <w:rPr>
                  <w:rFonts w:ascii="Arial" w:eastAsia="Arial" w:hAnsi="Arial" w:cs="Arial"/>
                  <w:color w:val="000000"/>
                  <w:sz w:val="22"/>
                  <w:szCs w:val="22"/>
                </w:rPr>
                <w:t>BY_recon_10</w:t>
              </w:r>
            </w:ins>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888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34" w:author="Claire Kouba" w:date="2024-03-12T20:42:00Z"/>
              </w:rPr>
            </w:pPr>
            <w:ins w:id="1635" w:author="Claire Kouba" w:date="2024-03-12T20:42:00Z">
              <w:r>
                <w:rPr>
                  <w:rFonts w:ascii="Arial" w:eastAsia="Arial" w:hAnsi="Arial" w:cs="Arial"/>
                  <w:color w:val="000000"/>
                  <w:sz w:val="22"/>
                  <w:szCs w:val="22"/>
                </w:rPr>
                <w:t>10.8</w:t>
              </w:r>
            </w:ins>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E863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36" w:author="Claire Kouba" w:date="2024-03-12T20:42:00Z"/>
              </w:rPr>
            </w:pPr>
            <w:ins w:id="1637" w:author="Claire Kouba" w:date="2024-03-12T20:42:00Z">
              <w:r>
                <w:rPr>
                  <w:rFonts w:ascii="Arial" w:eastAsia="Arial" w:hAnsi="Arial" w:cs="Arial"/>
                  <w:color w:val="000000"/>
                  <w:sz w:val="22"/>
                  <w:szCs w:val="22"/>
                </w:rPr>
                <w:t>0.00003</w:t>
              </w:r>
            </w:ins>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EC1F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38" w:author="Claire Kouba" w:date="2024-03-12T20:42:00Z"/>
              </w:rPr>
            </w:pPr>
            <w:ins w:id="1639" w:author="Claire Kouba" w:date="2024-03-12T20:42:00Z">
              <w:r>
                <w:rPr>
                  <w:rFonts w:ascii="Arial" w:eastAsia="Arial" w:hAnsi="Arial" w:cs="Arial"/>
                  <w:color w:val="000000"/>
                  <w:sz w:val="22"/>
                  <w:szCs w:val="22"/>
                </w:rPr>
                <w:t>0.546</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41B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40" w:author="Claire Kouba" w:date="2024-03-12T20:42:00Z"/>
              </w:rPr>
            </w:pPr>
            <w:ins w:id="1641" w:author="Claire Kouba" w:date="2024-03-12T20:42:00Z">
              <w:r>
                <w:rPr>
                  <w:rFonts w:ascii="Arial" w:eastAsia="Arial" w:hAnsi="Arial" w:cs="Arial"/>
                  <w:color w:val="000000"/>
                  <w:sz w:val="22"/>
                  <w:szCs w:val="22"/>
                </w:rPr>
                <w:t>0.496</w:t>
              </w:r>
            </w:ins>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6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42" w:author="Claire Kouba" w:date="2024-03-12T20:42:00Z"/>
              </w:rPr>
            </w:pPr>
            <w:ins w:id="1643" w:author="Claire Kouba" w:date="2024-03-12T20:42:00Z">
              <w:r>
                <w:rPr>
                  <w:rFonts w:ascii="Arial" w:eastAsia="Arial" w:hAnsi="Arial" w:cs="Arial"/>
                  <w:color w:val="000000"/>
                  <w:sz w:val="22"/>
                  <w:szCs w:val="22"/>
                </w:rPr>
                <w:t>108.4</w:t>
              </w:r>
            </w:ins>
          </w:p>
        </w:tc>
      </w:tr>
      <w:tr w:rsidR="005A3C0F" w14:paraId="381FC72A" w14:textId="77777777" w:rsidTr="00CA4C9C">
        <w:trPr>
          <w:jc w:val="center"/>
          <w:ins w:id="164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66D1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45" w:author="Claire Kouba" w:date="2024-03-12T20:42:00Z"/>
              </w:rPr>
            </w:pPr>
            <w:ins w:id="1646" w:author="Claire Kouba" w:date="2024-03-12T20:42:00Z">
              <w:r>
                <w:rPr>
                  <w:rFonts w:ascii="Arial" w:eastAsia="Arial" w:hAnsi="Arial" w:cs="Arial"/>
                  <w:color w:val="000000"/>
                  <w:sz w:val="22"/>
                  <w:szCs w:val="22"/>
                </w:rPr>
                <w:t>lm1b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FB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47" w:author="Claire Kouba" w:date="2024-03-12T20:42:00Z"/>
              </w:rPr>
            </w:pPr>
            <w:ins w:id="1648" w:author="Claire Kouba" w:date="2024-03-12T20:42:00Z">
              <w:r>
                <w:rPr>
                  <w:rFonts w:ascii="Arial" w:eastAsia="Arial" w:hAnsi="Arial" w:cs="Arial"/>
                  <w:color w:val="000000"/>
                  <w:sz w:val="22"/>
                  <w:szCs w:val="22"/>
                </w:rPr>
                <w:t>BY_recon_100</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E10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49" w:author="Claire Kouba" w:date="2024-03-12T20:42:00Z"/>
              </w:rPr>
            </w:pPr>
            <w:ins w:id="1650"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01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1" w:author="Claire Kouba" w:date="2024-03-12T20:42:00Z"/>
              </w:rPr>
            </w:pPr>
            <w:ins w:id="1652" w:author="Claire Kouba" w:date="2024-03-12T20:42:00Z">
              <w:r>
                <w:rPr>
                  <w:rFonts w:ascii="Arial" w:eastAsia="Arial" w:hAnsi="Arial" w:cs="Arial"/>
                  <w:color w:val="000000"/>
                  <w:sz w:val="22"/>
                  <w:szCs w:val="22"/>
                </w:rPr>
                <w:t>0.00056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15D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3" w:author="Claire Kouba" w:date="2024-03-12T20:42:00Z"/>
              </w:rPr>
            </w:pPr>
            <w:ins w:id="1654" w:author="Claire Kouba" w:date="2024-03-12T20:42:00Z">
              <w:r>
                <w:rPr>
                  <w:rFonts w:ascii="Arial" w:eastAsia="Arial" w:hAnsi="Arial" w:cs="Arial"/>
                  <w:color w:val="000000"/>
                  <w:sz w:val="22"/>
                  <w:szCs w:val="22"/>
                </w:rPr>
                <w:t>0.434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B5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5" w:author="Claire Kouba" w:date="2024-03-12T20:42:00Z"/>
              </w:rPr>
            </w:pPr>
            <w:ins w:id="1656" w:author="Claire Kouba" w:date="2024-03-12T20:42:00Z">
              <w:r>
                <w:rPr>
                  <w:rFonts w:ascii="Arial" w:eastAsia="Arial" w:hAnsi="Arial" w:cs="Arial"/>
                  <w:color w:val="000000"/>
                  <w:sz w:val="22"/>
                  <w:szCs w:val="22"/>
                </w:rPr>
                <w:t>0.371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7B3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57" w:author="Claire Kouba" w:date="2024-03-12T20:42:00Z"/>
              </w:rPr>
            </w:pPr>
            <w:ins w:id="1658" w:author="Claire Kouba" w:date="2024-03-12T20:42:00Z">
              <w:r>
                <w:rPr>
                  <w:rFonts w:ascii="Arial" w:eastAsia="Arial" w:hAnsi="Arial" w:cs="Arial"/>
                  <w:color w:val="000000"/>
                  <w:sz w:val="22"/>
                  <w:szCs w:val="22"/>
                </w:rPr>
                <w:t>110.8</w:t>
              </w:r>
            </w:ins>
          </w:p>
        </w:tc>
      </w:tr>
      <w:tr w:rsidR="005A3C0F" w14:paraId="3944384E" w14:textId="77777777" w:rsidTr="00CA4C9C">
        <w:trPr>
          <w:jc w:val="center"/>
          <w:ins w:id="165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713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60" w:author="Claire Kouba" w:date="2024-03-12T20:42:00Z"/>
              </w:rPr>
            </w:pPr>
            <w:ins w:id="1661" w:author="Claire Kouba" w:date="2024-03-12T20:42:00Z">
              <w:r>
                <w:rPr>
                  <w:rFonts w:ascii="Arial" w:eastAsia="Arial" w:hAnsi="Arial" w:cs="Arial"/>
                  <w:color w:val="000000"/>
                  <w:sz w:val="22"/>
                  <w:szCs w:val="22"/>
                </w:rPr>
                <w:t>lm1c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5ED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62" w:author="Claire Kouba" w:date="2024-03-12T20:42:00Z"/>
              </w:rPr>
            </w:pPr>
            <w:ins w:id="1663" w:author="Claire Kouba" w:date="2024-03-12T20:42:00Z">
              <w:r>
                <w:rPr>
                  <w:rFonts w:ascii="Arial" w:eastAsia="Arial" w:hAnsi="Arial" w:cs="Arial"/>
                  <w:color w:val="000000"/>
                  <w:sz w:val="22"/>
                  <w:szCs w:val="22"/>
                </w:rPr>
                <w:t>RY_Wet_Tim</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39D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64" w:author="Claire Kouba" w:date="2024-03-12T20:42:00Z"/>
              </w:rPr>
            </w:pPr>
            <w:ins w:id="1665" w:author="Claire Kouba" w:date="2024-03-12T20:42:00Z">
              <w:r>
                <w:rPr>
                  <w:rFonts w:ascii="Arial" w:eastAsia="Arial" w:hAnsi="Arial" w:cs="Arial"/>
                  <w:color w:val="000000"/>
                  <w:sz w:val="22"/>
                  <w:szCs w:val="22"/>
                </w:rPr>
                <w:t>4.1</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A72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66" w:author="Claire Kouba" w:date="2024-03-12T20:42:00Z"/>
              </w:rPr>
            </w:pPr>
            <w:ins w:id="1667" w:author="Claire Kouba" w:date="2024-03-12T20:42:00Z">
              <w:r>
                <w:rPr>
                  <w:rFonts w:ascii="Arial" w:eastAsia="Arial" w:hAnsi="Arial" w:cs="Arial"/>
                  <w:color w:val="000000"/>
                  <w:sz w:val="22"/>
                  <w:szCs w:val="22"/>
                </w:rPr>
                <w:t>0.00336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80A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68" w:author="Claire Kouba" w:date="2024-03-12T20:42:00Z"/>
              </w:rPr>
            </w:pPr>
            <w:ins w:id="1669" w:author="Claire Kouba" w:date="2024-03-12T20:42:00Z">
              <w:r>
                <w:rPr>
                  <w:rFonts w:ascii="Arial" w:eastAsia="Arial" w:hAnsi="Arial" w:cs="Arial"/>
                  <w:color w:val="000000"/>
                  <w:sz w:val="22"/>
                  <w:szCs w:val="22"/>
                </w:rPr>
                <w:t>0.316</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03B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0" w:author="Claire Kouba" w:date="2024-03-12T20:42:00Z"/>
              </w:rPr>
            </w:pPr>
            <w:ins w:id="1671" w:author="Claire Kouba" w:date="2024-03-12T20:42:00Z">
              <w:r>
                <w:rPr>
                  <w:rFonts w:ascii="Arial" w:eastAsia="Arial" w:hAnsi="Arial" w:cs="Arial"/>
                  <w:color w:val="000000"/>
                  <w:sz w:val="22"/>
                  <w:szCs w:val="22"/>
                </w:rPr>
                <w:t>0.239</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8D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2" w:author="Claire Kouba" w:date="2024-03-12T20:42:00Z"/>
              </w:rPr>
            </w:pPr>
            <w:ins w:id="1673" w:author="Claire Kouba" w:date="2024-03-12T20:42:00Z">
              <w:r>
                <w:rPr>
                  <w:rFonts w:ascii="Arial" w:eastAsia="Arial" w:hAnsi="Arial" w:cs="Arial"/>
                  <w:color w:val="000000"/>
                  <w:sz w:val="22"/>
                  <w:szCs w:val="22"/>
                </w:rPr>
                <w:t>112.9</w:t>
              </w:r>
            </w:ins>
          </w:p>
        </w:tc>
      </w:tr>
      <w:tr w:rsidR="005A3C0F" w14:paraId="0CEFD88F" w14:textId="77777777" w:rsidTr="00CA4C9C">
        <w:trPr>
          <w:jc w:val="center"/>
          <w:ins w:id="1674" w:author="Claire Kouba" w:date="2024-03-12T20:42: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0D31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75" w:author="Claire Kouba" w:date="2024-03-12T20:42:00Z"/>
              </w:rPr>
            </w:pPr>
            <w:ins w:id="1676" w:author="Claire Kouba" w:date="2024-03-12T20:42:00Z">
              <w:r>
                <w:rPr>
                  <w:rFonts w:ascii="Arial" w:eastAsia="Arial" w:hAnsi="Arial" w:cs="Arial"/>
                  <w:color w:val="000000"/>
                  <w:sz w:val="22"/>
                  <w:szCs w:val="22"/>
                </w:rPr>
                <w:t>lm1d</w:t>
              </w:r>
            </w:ins>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1FE40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77" w:author="Claire Kouba" w:date="2024-03-12T20:42:00Z"/>
              </w:rPr>
            </w:pPr>
            <w:ins w:id="1678" w:author="Claire Kouba" w:date="2024-03-12T20:42:00Z">
              <w:r>
                <w:rPr>
                  <w:rFonts w:ascii="Arial" w:eastAsia="Arial" w:hAnsi="Arial" w:cs="Arial"/>
                  <w:color w:val="000000"/>
                  <w:sz w:val="22"/>
                  <w:szCs w:val="22"/>
                </w:rPr>
                <w:t>RY_Wet_BFL_Dur</w:t>
              </w:r>
            </w:ins>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7B37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79" w:author="Claire Kouba" w:date="2024-03-12T20:42:00Z"/>
              </w:rPr>
            </w:pPr>
            <w:ins w:id="1680" w:author="Claire Kouba" w:date="2024-03-12T20:42:00Z">
              <w:r>
                <w:rPr>
                  <w:rFonts w:ascii="Arial" w:eastAsia="Arial" w:hAnsi="Arial" w:cs="Arial"/>
                  <w:color w:val="000000"/>
                  <w:sz w:val="22"/>
                  <w:szCs w:val="22"/>
                </w:rPr>
                <w:t>6.7</w:t>
              </w:r>
            </w:ins>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00D5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1" w:author="Claire Kouba" w:date="2024-03-12T20:42:00Z"/>
              </w:rPr>
            </w:pPr>
            <w:ins w:id="1682" w:author="Claire Kouba" w:date="2024-03-12T20:42:00Z">
              <w:r>
                <w:rPr>
                  <w:rFonts w:ascii="Arial" w:eastAsia="Arial" w:hAnsi="Arial" w:cs="Arial"/>
                  <w:color w:val="000000"/>
                  <w:sz w:val="22"/>
                  <w:szCs w:val="22"/>
                </w:rPr>
                <w:t>0.83792</w:t>
              </w:r>
            </w:ins>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3F74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3" w:author="Claire Kouba" w:date="2024-03-12T20:42:00Z"/>
              </w:rPr>
            </w:pPr>
            <w:ins w:id="1684" w:author="Claire Kouba" w:date="2024-03-12T20:42:00Z">
              <w:r>
                <w:rPr>
                  <w:rFonts w:ascii="Arial" w:eastAsia="Arial" w:hAnsi="Arial" w:cs="Arial"/>
                  <w:color w:val="000000"/>
                  <w:sz w:val="22"/>
                  <w:szCs w:val="22"/>
                </w:rPr>
                <w:t>0.427</w:t>
              </w:r>
            </w:ins>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01DC7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5" w:author="Claire Kouba" w:date="2024-03-12T20:42:00Z"/>
              </w:rPr>
            </w:pPr>
            <w:ins w:id="1686" w:author="Claire Kouba" w:date="2024-03-12T20:42:00Z">
              <w:r>
                <w:rPr>
                  <w:rFonts w:ascii="Arial" w:eastAsia="Arial" w:hAnsi="Arial" w:cs="Arial"/>
                  <w:color w:val="000000"/>
                  <w:sz w:val="22"/>
                  <w:szCs w:val="22"/>
                </w:rPr>
                <w:t>0.363</w:t>
              </w:r>
            </w:ins>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73CF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87" w:author="Claire Kouba" w:date="2024-03-12T20:42:00Z"/>
              </w:rPr>
            </w:pPr>
            <w:ins w:id="1688" w:author="Claire Kouba" w:date="2024-03-12T20:42:00Z">
              <w:r>
                <w:rPr>
                  <w:rFonts w:ascii="Arial" w:eastAsia="Arial" w:hAnsi="Arial" w:cs="Arial"/>
                  <w:color w:val="000000"/>
                  <w:sz w:val="22"/>
                  <w:szCs w:val="22"/>
                </w:rPr>
                <w:t>110.9</w:t>
              </w:r>
            </w:ins>
          </w:p>
        </w:tc>
      </w:tr>
      <w:tr w:rsidR="005A3C0F" w14:paraId="2BC8A5BB" w14:textId="77777777" w:rsidTr="00CA4C9C">
        <w:trPr>
          <w:jc w:val="center"/>
          <w:ins w:id="1689" w:author="Claire Kouba" w:date="2024-03-12T20:42: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38D5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90" w:author="Claire Kouba" w:date="2024-03-12T20:42:00Z"/>
              </w:rPr>
            </w:pPr>
            <w:ins w:id="1691" w:author="Claire Kouba" w:date="2024-03-12T20:42:00Z">
              <w:r>
                <w:rPr>
                  <w:rFonts w:ascii="Arial" w:eastAsia="Arial" w:hAnsi="Arial" w:cs="Arial"/>
                  <w:color w:val="000000"/>
                  <w:sz w:val="22"/>
                  <w:szCs w:val="22"/>
                </w:rPr>
                <w:t>lm2a</w:t>
              </w:r>
            </w:ins>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F1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692" w:author="Claire Kouba" w:date="2024-03-12T20:42:00Z"/>
              </w:rPr>
            </w:pPr>
            <w:ins w:id="1693" w:author="Claire Kouba" w:date="2024-03-12T20:42:00Z">
              <w:r>
                <w:rPr>
                  <w:rFonts w:ascii="Arial" w:eastAsia="Arial" w:hAnsi="Arial" w:cs="Arial"/>
                  <w:color w:val="000000"/>
                  <w:sz w:val="22"/>
                  <w:szCs w:val="22"/>
                </w:rPr>
                <w:t>BY_recon_10, BY_recon_100</w:t>
              </w:r>
            </w:ins>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7E4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94" w:author="Claire Kouba" w:date="2024-03-12T20:42:00Z"/>
              </w:rPr>
            </w:pPr>
            <w:ins w:id="1695" w:author="Claire Kouba" w:date="2024-03-12T20:42:00Z">
              <w:r>
                <w:rPr>
                  <w:rFonts w:ascii="Arial" w:eastAsia="Arial" w:hAnsi="Arial" w:cs="Arial"/>
                  <w:color w:val="000000"/>
                  <w:sz w:val="22"/>
                  <w:szCs w:val="22"/>
                </w:rPr>
                <w:t>12.9</w:t>
              </w:r>
            </w:ins>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21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96" w:author="Claire Kouba" w:date="2024-03-12T20:42:00Z"/>
              </w:rPr>
            </w:pPr>
            <w:ins w:id="1697" w:author="Claire Kouba" w:date="2024-03-12T20:42:00Z">
              <w:r>
                <w:rPr>
                  <w:rFonts w:ascii="Arial" w:eastAsia="Arial" w:hAnsi="Arial" w:cs="Arial"/>
                  <w:color w:val="000000"/>
                  <w:sz w:val="22"/>
                  <w:szCs w:val="22"/>
                </w:rPr>
                <w:t>0.00004</w:t>
              </w:r>
            </w:ins>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F9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698" w:author="Claire Kouba" w:date="2024-03-12T20:42:00Z"/>
              </w:rPr>
            </w:pPr>
            <w:ins w:id="1699" w:author="Claire Kouba" w:date="2024-03-12T20:42:00Z">
              <w:r>
                <w:rPr>
                  <w:rFonts w:ascii="Arial" w:eastAsia="Arial" w:hAnsi="Arial" w:cs="Arial"/>
                  <w:color w:val="000000"/>
                  <w:sz w:val="22"/>
                  <w:szCs w:val="22"/>
                </w:rPr>
                <w:t>0.764</w:t>
              </w:r>
            </w:ins>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F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0" w:author="Claire Kouba" w:date="2024-03-12T20:42:00Z"/>
              </w:rPr>
            </w:pPr>
            <w:ins w:id="1701" w:author="Claire Kouba" w:date="2024-03-12T20:42:00Z">
              <w:r>
                <w:rPr>
                  <w:rFonts w:ascii="Arial" w:eastAsia="Arial" w:hAnsi="Arial" w:cs="Arial"/>
                  <w:color w:val="000000"/>
                  <w:sz w:val="22"/>
                  <w:szCs w:val="22"/>
                </w:rPr>
                <w:t>0.705</w:t>
              </w:r>
            </w:ins>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B0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2" w:author="Claire Kouba" w:date="2024-03-12T20:42:00Z"/>
              </w:rPr>
            </w:pPr>
            <w:ins w:id="1703" w:author="Claire Kouba" w:date="2024-03-12T20:42:00Z">
              <w:r>
                <w:rPr>
                  <w:rFonts w:ascii="Arial" w:eastAsia="Arial" w:hAnsi="Arial" w:cs="Arial"/>
                  <w:color w:val="000000"/>
                  <w:sz w:val="22"/>
                  <w:szCs w:val="22"/>
                </w:rPr>
                <w:t>105.1</w:t>
              </w:r>
            </w:ins>
          </w:p>
        </w:tc>
      </w:tr>
      <w:tr w:rsidR="005A3C0F" w14:paraId="3CC02C4E" w14:textId="77777777" w:rsidTr="00CA4C9C">
        <w:trPr>
          <w:jc w:val="center"/>
          <w:ins w:id="170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AB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05" w:author="Claire Kouba" w:date="2024-03-12T20:42:00Z"/>
              </w:rPr>
            </w:pPr>
            <w:ins w:id="1706" w:author="Claire Kouba" w:date="2024-03-12T20:42:00Z">
              <w:r>
                <w:rPr>
                  <w:rFonts w:ascii="Arial" w:eastAsia="Arial" w:hAnsi="Arial" w:cs="Arial"/>
                  <w:color w:val="000000"/>
                  <w:sz w:val="22"/>
                  <w:szCs w:val="22"/>
                </w:rPr>
                <w:t>lm2b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3E3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07" w:author="Claire Kouba" w:date="2024-03-12T20:42:00Z"/>
              </w:rPr>
            </w:pPr>
            <w:ins w:id="1708" w:author="Claire Kouba" w:date="2024-03-12T20:42:00Z">
              <w:r>
                <w:rPr>
                  <w:rFonts w:ascii="Arial" w:eastAsia="Arial" w:hAnsi="Arial" w:cs="Arial"/>
                  <w:color w:val="000000"/>
                  <w:sz w:val="22"/>
                  <w:szCs w:val="22"/>
                </w:rPr>
                <w:t>BY_recon_10, RY_Wet_Tim</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1F7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09" w:author="Claire Kouba" w:date="2024-03-12T20:42:00Z"/>
              </w:rPr>
            </w:pPr>
            <w:ins w:id="1710" w:author="Claire Kouba" w:date="2024-03-12T20:42:00Z">
              <w:r>
                <w:rPr>
                  <w:rFonts w:ascii="Arial" w:eastAsia="Arial" w:hAnsi="Arial" w:cs="Arial"/>
                  <w:color w:val="000000"/>
                  <w:sz w:val="22"/>
                  <w:szCs w:val="22"/>
                </w:rPr>
                <w:t>11.7</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A33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1" w:author="Claire Kouba" w:date="2024-03-12T20:42:00Z"/>
              </w:rPr>
            </w:pPr>
            <w:ins w:id="1712" w:author="Claire Kouba" w:date="2024-03-12T20:42:00Z">
              <w:r>
                <w:rPr>
                  <w:rFonts w:ascii="Arial" w:eastAsia="Arial" w:hAnsi="Arial" w:cs="Arial"/>
                  <w:color w:val="000000"/>
                  <w:sz w:val="22"/>
                  <w:szCs w:val="22"/>
                </w:rPr>
                <w:t>0.00017</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C179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3" w:author="Claire Kouba" w:date="2024-03-12T20:42:00Z"/>
              </w:rPr>
            </w:pPr>
            <w:ins w:id="1714" w:author="Claire Kouba" w:date="2024-03-12T20:42:00Z">
              <w:r>
                <w:rPr>
                  <w:rFonts w:ascii="Arial" w:eastAsia="Arial" w:hAnsi="Arial" w:cs="Arial"/>
                  <w:color w:val="000000"/>
                  <w:sz w:val="22"/>
                  <w:szCs w:val="22"/>
                </w:rPr>
                <w:t>0.745</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5F7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5" w:author="Claire Kouba" w:date="2024-03-12T20:42:00Z"/>
              </w:rPr>
            </w:pPr>
            <w:ins w:id="1716" w:author="Claire Kouba" w:date="2024-03-12T20:42:00Z">
              <w:r>
                <w:rPr>
                  <w:rFonts w:ascii="Arial" w:eastAsia="Arial" w:hAnsi="Arial" w:cs="Arial"/>
                  <w:color w:val="000000"/>
                  <w:sz w:val="22"/>
                  <w:szCs w:val="22"/>
                </w:rPr>
                <w:t>0.681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11A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17" w:author="Claire Kouba" w:date="2024-03-12T20:42:00Z"/>
              </w:rPr>
            </w:pPr>
            <w:ins w:id="1718" w:author="Claire Kouba" w:date="2024-03-12T20:42:00Z">
              <w:r>
                <w:rPr>
                  <w:rFonts w:ascii="Arial" w:eastAsia="Arial" w:hAnsi="Arial" w:cs="Arial"/>
                  <w:color w:val="000000"/>
                  <w:sz w:val="22"/>
                  <w:szCs w:val="22"/>
                </w:rPr>
                <w:t>106.0</w:t>
              </w:r>
            </w:ins>
          </w:p>
        </w:tc>
      </w:tr>
      <w:tr w:rsidR="005A3C0F" w14:paraId="4230B975" w14:textId="77777777" w:rsidTr="00CA4C9C">
        <w:trPr>
          <w:jc w:val="center"/>
          <w:ins w:id="171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70B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20" w:author="Claire Kouba" w:date="2024-03-12T20:42:00Z"/>
              </w:rPr>
            </w:pPr>
            <w:ins w:id="1721" w:author="Claire Kouba" w:date="2024-03-12T20:42:00Z">
              <w:r>
                <w:rPr>
                  <w:rFonts w:ascii="Arial" w:eastAsia="Arial" w:hAnsi="Arial" w:cs="Arial"/>
                  <w:color w:val="000000"/>
                  <w:sz w:val="22"/>
                  <w:szCs w:val="22"/>
                </w:rPr>
                <w:lastRenderedPageBreak/>
                <w:t>lm2c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23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22" w:author="Claire Kouba" w:date="2024-03-12T20:42:00Z"/>
              </w:rPr>
            </w:pPr>
            <w:ins w:id="1723" w:author="Claire Kouba" w:date="2024-03-12T20:42:00Z">
              <w:r>
                <w:rPr>
                  <w:rFonts w:ascii="Arial" w:eastAsia="Arial" w:hAnsi="Arial" w:cs="Arial"/>
                  <w:color w:val="000000"/>
                  <w:sz w:val="22"/>
                  <w:szCs w:val="22"/>
                </w:rPr>
                <w:t>BY_recon_10, RY_Wet_BFL_Dur</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D27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24" w:author="Claire Kouba" w:date="2024-03-12T20:42:00Z"/>
              </w:rPr>
            </w:pPr>
            <w:ins w:id="1725" w:author="Claire Kouba" w:date="2024-03-12T20:42:00Z">
              <w:r>
                <w:rPr>
                  <w:rFonts w:ascii="Arial" w:eastAsia="Arial" w:hAnsi="Arial" w:cs="Arial"/>
                  <w:color w:val="000000"/>
                  <w:sz w:val="22"/>
                  <w:szCs w:val="22"/>
                </w:rPr>
                <w:t>11.4</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689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26" w:author="Claire Kouba" w:date="2024-03-12T20:42:00Z"/>
              </w:rPr>
            </w:pPr>
            <w:ins w:id="1727" w:author="Claire Kouba" w:date="2024-03-12T20:42:00Z">
              <w:r>
                <w:rPr>
                  <w:rFonts w:ascii="Arial" w:eastAsia="Arial" w:hAnsi="Arial" w:cs="Arial"/>
                  <w:color w:val="000000"/>
                  <w:sz w:val="22"/>
                  <w:szCs w:val="22"/>
                </w:rPr>
                <w:t>0.18325</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38C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28" w:author="Claire Kouba" w:date="2024-03-12T20:42:00Z"/>
              </w:rPr>
            </w:pPr>
            <w:ins w:id="1729" w:author="Claire Kouba" w:date="2024-03-12T20:42:00Z">
              <w:r>
                <w:rPr>
                  <w:rFonts w:ascii="Arial" w:eastAsia="Arial" w:hAnsi="Arial" w:cs="Arial"/>
                  <w:color w:val="000000"/>
                  <w:sz w:val="22"/>
                  <w:szCs w:val="22"/>
                </w:rPr>
                <w:t>0.740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EE35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0" w:author="Claire Kouba" w:date="2024-03-12T20:42:00Z"/>
              </w:rPr>
            </w:pPr>
            <w:ins w:id="1731" w:author="Claire Kouba" w:date="2024-03-12T20:42:00Z">
              <w:r>
                <w:rPr>
                  <w:rFonts w:ascii="Arial" w:eastAsia="Arial" w:hAnsi="Arial" w:cs="Arial"/>
                  <w:color w:val="000000"/>
                  <w:sz w:val="22"/>
                  <w:szCs w:val="22"/>
                </w:rPr>
                <w:t>0.675</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56A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2" w:author="Claire Kouba" w:date="2024-03-12T20:42:00Z"/>
              </w:rPr>
            </w:pPr>
            <w:ins w:id="1733" w:author="Claire Kouba" w:date="2024-03-12T20:42:00Z">
              <w:r>
                <w:rPr>
                  <w:rFonts w:ascii="Arial" w:eastAsia="Arial" w:hAnsi="Arial" w:cs="Arial"/>
                  <w:color w:val="000000"/>
                  <w:sz w:val="22"/>
                  <w:szCs w:val="22"/>
                </w:rPr>
                <w:t>106.2</w:t>
              </w:r>
            </w:ins>
          </w:p>
        </w:tc>
      </w:tr>
      <w:tr w:rsidR="005A3C0F" w14:paraId="4FADFA17" w14:textId="77777777" w:rsidTr="00CA4C9C">
        <w:trPr>
          <w:jc w:val="center"/>
          <w:ins w:id="173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A77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35" w:author="Claire Kouba" w:date="2024-03-12T20:42:00Z"/>
              </w:rPr>
            </w:pPr>
            <w:ins w:id="1736" w:author="Claire Kouba" w:date="2024-03-12T20:42:00Z">
              <w:r>
                <w:rPr>
                  <w:rFonts w:ascii="Arial" w:eastAsia="Arial" w:hAnsi="Arial" w:cs="Arial"/>
                  <w:color w:val="000000"/>
                  <w:sz w:val="22"/>
                  <w:szCs w:val="22"/>
                </w:rPr>
                <w:t>lm2d</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FE0D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37" w:author="Claire Kouba" w:date="2024-03-12T20:42:00Z"/>
              </w:rPr>
            </w:pPr>
            <w:ins w:id="1738" w:author="Claire Kouba" w:date="2024-03-12T20:42:00Z">
              <w:r>
                <w:rPr>
                  <w:rFonts w:ascii="Arial" w:eastAsia="Arial" w:hAnsi="Arial" w:cs="Arial"/>
                  <w:color w:val="000000"/>
                  <w:sz w:val="22"/>
                  <w:szCs w:val="22"/>
                </w:rPr>
                <w:t>BY_recon_10, SY_SP_ROC</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47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39" w:author="Claire Kouba" w:date="2024-03-12T20:42:00Z"/>
              </w:rPr>
            </w:pPr>
            <w:ins w:id="1740" w:author="Claire Kouba" w:date="2024-03-12T20:42:00Z">
              <w:r>
                <w:rPr>
                  <w:rFonts w:ascii="Arial" w:eastAsia="Arial" w:hAnsi="Arial" w:cs="Arial"/>
                  <w:color w:val="000000"/>
                  <w:sz w:val="22"/>
                  <w:szCs w:val="22"/>
                </w:rPr>
                <w:t>10.2</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4B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1" w:author="Claire Kouba" w:date="2024-03-12T20:42:00Z"/>
              </w:rPr>
            </w:pPr>
            <w:ins w:id="1742" w:author="Claire Kouba" w:date="2024-03-12T20:42:00Z">
              <w:r>
                <w:rPr>
                  <w:rFonts w:ascii="Arial" w:eastAsia="Arial" w:hAnsi="Arial" w:cs="Arial"/>
                  <w:color w:val="000000"/>
                  <w:sz w:val="22"/>
                  <w:szCs w:val="22"/>
                </w:rPr>
                <w:t>0.64086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25E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3" w:author="Claire Kouba" w:date="2024-03-12T20:42:00Z"/>
              </w:rPr>
            </w:pPr>
            <w:ins w:id="1744" w:author="Claire Kouba" w:date="2024-03-12T20:42:00Z">
              <w:r>
                <w:rPr>
                  <w:rFonts w:ascii="Arial" w:eastAsia="Arial" w:hAnsi="Arial" w:cs="Arial"/>
                  <w:color w:val="000000"/>
                  <w:sz w:val="22"/>
                  <w:szCs w:val="22"/>
                </w:rPr>
                <w:t>0.718</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E25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5" w:author="Claire Kouba" w:date="2024-03-12T20:42:00Z"/>
              </w:rPr>
            </w:pPr>
            <w:ins w:id="1746" w:author="Claire Kouba" w:date="2024-03-12T20:42:00Z">
              <w:r>
                <w:rPr>
                  <w:rFonts w:ascii="Arial" w:eastAsia="Arial" w:hAnsi="Arial" w:cs="Arial"/>
                  <w:color w:val="000000"/>
                  <w:sz w:val="22"/>
                  <w:szCs w:val="22"/>
                </w:rPr>
                <w:t>0.648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DB10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47" w:author="Claire Kouba" w:date="2024-03-12T20:42:00Z"/>
              </w:rPr>
            </w:pPr>
            <w:ins w:id="1748" w:author="Claire Kouba" w:date="2024-03-12T20:42:00Z">
              <w:r>
                <w:rPr>
                  <w:rFonts w:ascii="Arial" w:eastAsia="Arial" w:hAnsi="Arial" w:cs="Arial"/>
                  <w:color w:val="000000"/>
                  <w:sz w:val="22"/>
                  <w:szCs w:val="22"/>
                </w:rPr>
                <w:t>107.0</w:t>
              </w:r>
            </w:ins>
          </w:p>
        </w:tc>
      </w:tr>
      <w:tr w:rsidR="005A3C0F" w14:paraId="4AC154E7" w14:textId="77777777" w:rsidTr="00CA4C9C">
        <w:trPr>
          <w:jc w:val="center"/>
          <w:ins w:id="174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314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50" w:author="Claire Kouba" w:date="2024-03-12T20:42:00Z"/>
              </w:rPr>
            </w:pPr>
            <w:ins w:id="1751" w:author="Claire Kouba" w:date="2024-03-12T20:42:00Z">
              <w:r>
                <w:rPr>
                  <w:rFonts w:ascii="Arial" w:eastAsia="Arial" w:hAnsi="Arial" w:cs="Arial"/>
                  <w:color w:val="000000"/>
                  <w:sz w:val="22"/>
                  <w:szCs w:val="22"/>
                </w:rPr>
                <w:t>lm2e</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34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52" w:author="Claire Kouba" w:date="2024-03-12T20:42:00Z"/>
              </w:rPr>
            </w:pPr>
            <w:ins w:id="1753" w:author="Claire Kouba" w:date="2024-03-12T20:42:00Z">
              <w:r>
                <w:rPr>
                  <w:rFonts w:ascii="Arial" w:eastAsia="Arial" w:hAnsi="Arial" w:cs="Arial"/>
                  <w:color w:val="000000"/>
                  <w:sz w:val="22"/>
                  <w:szCs w:val="22"/>
                </w:rPr>
                <w:t>BY_recon_10, SY_Wet_Tim</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A64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54" w:author="Claire Kouba" w:date="2024-03-12T20:42:00Z"/>
              </w:rPr>
            </w:pPr>
            <w:ins w:id="1755" w:author="Claire Kouba" w:date="2024-03-12T20:42:00Z">
              <w:r>
                <w:rPr>
                  <w:rFonts w:ascii="Arial" w:eastAsia="Arial" w:hAnsi="Arial" w:cs="Arial"/>
                  <w:color w:val="000000"/>
                  <w:sz w:val="22"/>
                  <w:szCs w:val="22"/>
                </w:rPr>
                <w:t>7.6</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64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56" w:author="Claire Kouba" w:date="2024-03-12T20:42:00Z"/>
              </w:rPr>
            </w:pPr>
            <w:ins w:id="1757" w:author="Claire Kouba" w:date="2024-03-12T20:42:00Z">
              <w:r>
                <w:rPr>
                  <w:rFonts w:ascii="Arial" w:eastAsia="Arial" w:hAnsi="Arial" w:cs="Arial"/>
                  <w:color w:val="000000"/>
                  <w:sz w:val="22"/>
                  <w:szCs w:val="22"/>
                </w:rPr>
                <w:t>0.06299</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9A9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58" w:author="Claire Kouba" w:date="2024-03-12T20:42:00Z"/>
              </w:rPr>
            </w:pPr>
            <w:ins w:id="1759" w:author="Claire Kouba" w:date="2024-03-12T20:42:00Z">
              <w:r>
                <w:rPr>
                  <w:rFonts w:ascii="Arial" w:eastAsia="Arial" w:hAnsi="Arial" w:cs="Arial"/>
                  <w:color w:val="000000"/>
                  <w:sz w:val="22"/>
                  <w:szCs w:val="22"/>
                </w:rPr>
                <w:t>0.654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467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0" w:author="Claire Kouba" w:date="2024-03-12T20:42:00Z"/>
              </w:rPr>
            </w:pPr>
            <w:ins w:id="1761" w:author="Claire Kouba" w:date="2024-03-12T20:42:00Z">
              <w:r>
                <w:rPr>
                  <w:rFonts w:ascii="Arial" w:eastAsia="Arial" w:hAnsi="Arial" w:cs="Arial"/>
                  <w:color w:val="000000"/>
                  <w:sz w:val="22"/>
                  <w:szCs w:val="22"/>
                </w:rPr>
                <w:t>0.568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4028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2" w:author="Claire Kouba" w:date="2024-03-12T20:42:00Z"/>
              </w:rPr>
            </w:pPr>
            <w:ins w:id="1763" w:author="Claire Kouba" w:date="2024-03-12T20:42:00Z">
              <w:r>
                <w:rPr>
                  <w:rFonts w:ascii="Arial" w:eastAsia="Arial" w:hAnsi="Arial" w:cs="Arial"/>
                  <w:color w:val="000000"/>
                  <w:sz w:val="22"/>
                  <w:szCs w:val="22"/>
                </w:rPr>
                <w:t>109.3</w:t>
              </w:r>
            </w:ins>
          </w:p>
        </w:tc>
      </w:tr>
      <w:tr w:rsidR="005A3C0F" w14:paraId="465EDAD9" w14:textId="77777777" w:rsidTr="00CA4C9C">
        <w:trPr>
          <w:jc w:val="center"/>
          <w:ins w:id="1764"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2EF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65" w:author="Claire Kouba" w:date="2024-03-12T20:42:00Z"/>
              </w:rPr>
            </w:pPr>
            <w:ins w:id="1766" w:author="Claire Kouba" w:date="2024-03-12T20:42:00Z">
              <w:r>
                <w:rPr>
                  <w:rFonts w:ascii="Arial" w:eastAsia="Arial" w:hAnsi="Arial" w:cs="Arial"/>
                  <w:color w:val="000000"/>
                  <w:sz w:val="22"/>
                  <w:szCs w:val="22"/>
                </w:rPr>
                <w:t>lm2f</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3E89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67" w:author="Claire Kouba" w:date="2024-03-12T20:42:00Z"/>
              </w:rPr>
            </w:pPr>
            <w:ins w:id="1768" w:author="Claire Kouba" w:date="2024-03-12T20:42:00Z">
              <w:r>
                <w:rPr>
                  <w:rFonts w:ascii="Arial" w:eastAsia="Arial" w:hAnsi="Arial" w:cs="Arial"/>
                  <w:color w:val="000000"/>
                  <w:sz w:val="22"/>
                  <w:szCs w:val="22"/>
                </w:rPr>
                <w:t>BY_recon_10, RY_discon_10</w:t>
              </w:r>
            </w:ins>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FC85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69" w:author="Claire Kouba" w:date="2024-03-12T20:42:00Z"/>
              </w:rPr>
            </w:pPr>
            <w:ins w:id="1770"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5B4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1" w:author="Claire Kouba" w:date="2024-03-12T20:42:00Z"/>
              </w:rPr>
            </w:pPr>
            <w:ins w:id="1772" w:author="Claire Kouba" w:date="2024-03-12T20:42:00Z">
              <w:r>
                <w:rPr>
                  <w:rFonts w:ascii="Arial" w:eastAsia="Arial" w:hAnsi="Arial" w:cs="Arial"/>
                  <w:color w:val="000000"/>
                  <w:sz w:val="22"/>
                  <w:szCs w:val="22"/>
                </w:rPr>
                <w:t>0.47116</w:t>
              </w:r>
            </w:ins>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33ED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3" w:author="Claire Kouba" w:date="2024-03-12T20:42:00Z"/>
              </w:rPr>
            </w:pPr>
            <w:ins w:id="1774" w:author="Claire Kouba" w:date="2024-03-12T20:42:00Z">
              <w:r>
                <w:rPr>
                  <w:rFonts w:ascii="Arial" w:eastAsia="Arial" w:hAnsi="Arial" w:cs="Arial"/>
                  <w:color w:val="000000"/>
                  <w:sz w:val="22"/>
                  <w:szCs w:val="22"/>
                </w:rPr>
                <w:t>0.634</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E1D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5" w:author="Claire Kouba" w:date="2024-03-12T20:42:00Z"/>
              </w:rPr>
            </w:pPr>
            <w:ins w:id="1776" w:author="Claire Kouba" w:date="2024-03-12T20:42:00Z">
              <w:r>
                <w:rPr>
                  <w:rFonts w:ascii="Arial" w:eastAsia="Arial" w:hAnsi="Arial" w:cs="Arial"/>
                  <w:color w:val="000000"/>
                  <w:sz w:val="22"/>
                  <w:szCs w:val="22"/>
                </w:rPr>
                <w:t>0.542</w:t>
              </w:r>
            </w:ins>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384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77" w:author="Claire Kouba" w:date="2024-03-12T20:42:00Z"/>
              </w:rPr>
            </w:pPr>
            <w:ins w:id="1778" w:author="Claire Kouba" w:date="2024-03-12T20:42:00Z">
              <w:r>
                <w:rPr>
                  <w:rFonts w:ascii="Arial" w:eastAsia="Arial" w:hAnsi="Arial" w:cs="Arial"/>
                  <w:color w:val="000000"/>
                  <w:sz w:val="22"/>
                  <w:szCs w:val="22"/>
                </w:rPr>
                <w:t>109.9</w:t>
              </w:r>
            </w:ins>
          </w:p>
        </w:tc>
      </w:tr>
    </w:tbl>
    <w:p w14:paraId="3FFE8116" w14:textId="77777777" w:rsidR="005A3C0F" w:rsidRDefault="005A3C0F" w:rsidP="005A3C0F">
      <w:pPr>
        <w:pStyle w:val="TableCaption"/>
        <w:rPr>
          <w:ins w:id="1779" w:author="Claire Kouba" w:date="2024-03-12T20:42:00Z"/>
        </w:rPr>
      </w:pPr>
      <w:ins w:id="1780" w:author="Claire Kouba" w:date="2024-03-12T20:42:00Z">
        <w:r>
          <w:t>Table 3: Average model prediction error, based on leave-one-out cross-validation (James et al., 2013).</w:t>
        </w:r>
      </w:ins>
    </w:p>
    <w:tbl>
      <w:tblPr>
        <w:tblStyle w:val="Table"/>
        <w:tblW w:w="0" w:type="auto"/>
        <w:jc w:val="center"/>
        <w:tblLayout w:type="fixed"/>
        <w:tblLook w:val="0420" w:firstRow="1" w:lastRow="0" w:firstColumn="0" w:lastColumn="0" w:noHBand="0" w:noVBand="1"/>
      </w:tblPr>
      <w:tblGrid>
        <w:gridCol w:w="1010"/>
        <w:gridCol w:w="1768"/>
        <w:gridCol w:w="2160"/>
      </w:tblGrid>
      <w:tr w:rsidR="005A3C0F" w14:paraId="742EA25E" w14:textId="77777777" w:rsidTr="00CA4C9C">
        <w:trPr>
          <w:cnfStyle w:val="100000000000" w:firstRow="1" w:lastRow="0" w:firstColumn="0" w:lastColumn="0" w:oddVBand="0" w:evenVBand="0" w:oddHBand="0" w:evenHBand="0" w:firstRowFirstColumn="0" w:firstRowLastColumn="0" w:lastRowFirstColumn="0" w:lastRowLastColumn="0"/>
          <w:cantSplit/>
          <w:tblHeader/>
          <w:jc w:val="center"/>
          <w:ins w:id="1781"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B03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82" w:author="Claire Kouba" w:date="2024-03-12T20:42:00Z"/>
              </w:rPr>
            </w:pPr>
            <w:ins w:id="1783" w:author="Claire Kouba" w:date="2024-03-12T20:42:00Z">
              <w:r>
                <w:rPr>
                  <w:rFonts w:ascii="Arial" w:eastAsia="Arial" w:hAnsi="Arial" w:cs="Arial"/>
                  <w:color w:val="000000"/>
                  <w:sz w:val="22"/>
                  <w:szCs w:val="22"/>
                </w:rPr>
                <w:t>Model</w:t>
              </w:r>
            </w:ins>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116A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84" w:author="Claire Kouba" w:date="2024-03-12T20:42:00Z"/>
              </w:rPr>
            </w:pPr>
            <w:ins w:id="1785" w:author="Claire Kouba" w:date="2024-03-12T20:42:00Z">
              <w:r>
                <w:rPr>
                  <w:rFonts w:ascii="Arial" w:eastAsia="Arial" w:hAnsi="Arial" w:cs="Arial"/>
                  <w:color w:val="000000"/>
                  <w:sz w:val="22"/>
                  <w:szCs w:val="22"/>
                </w:rPr>
                <w:t>LOOCV value</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F44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86" w:author="Claire Kouba" w:date="2024-03-12T20:42:00Z"/>
              </w:rPr>
            </w:pPr>
            <w:ins w:id="1787" w:author="Claire Kouba" w:date="2024-03-12T20:42:00Z">
              <w:r>
                <w:rPr>
                  <w:rFonts w:ascii="Arial" w:eastAsia="Arial" w:hAnsi="Arial" w:cs="Arial"/>
                  <w:color w:val="000000"/>
                  <w:sz w:val="22"/>
                  <w:szCs w:val="22"/>
                </w:rPr>
                <w:t>Average error (coho spf-equiv.)</w:t>
              </w:r>
            </w:ins>
          </w:p>
        </w:tc>
      </w:tr>
      <w:tr w:rsidR="005A3C0F" w14:paraId="2812FE95" w14:textId="77777777" w:rsidTr="00CA4C9C">
        <w:trPr>
          <w:cantSplit/>
          <w:jc w:val="center"/>
          <w:ins w:id="1788"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D7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89" w:author="Claire Kouba" w:date="2024-03-12T20:42:00Z"/>
              </w:rPr>
            </w:pPr>
            <w:ins w:id="1790" w:author="Claire Kouba" w:date="2024-03-12T20:42:00Z">
              <w:r>
                <w:rPr>
                  <w:rFonts w:ascii="Arial" w:eastAsia="Arial" w:hAnsi="Arial" w:cs="Arial"/>
                  <w:color w:val="000000"/>
                  <w:sz w:val="22"/>
                  <w:szCs w:val="22"/>
                </w:rPr>
                <w:t>lm1a</w:t>
              </w:r>
            </w:ins>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C91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1" w:author="Claire Kouba" w:date="2024-03-12T20:42:00Z"/>
              </w:rPr>
            </w:pPr>
            <w:ins w:id="1792" w:author="Claire Kouba" w:date="2024-03-12T20:42:00Z">
              <w:r>
                <w:rPr>
                  <w:rFonts w:ascii="Arial" w:eastAsia="Arial" w:hAnsi="Arial" w:cs="Arial"/>
                  <w:color w:val="000000"/>
                  <w:sz w:val="22"/>
                  <w:szCs w:val="22"/>
                </w:rPr>
                <w:t>747</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05F4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3" w:author="Claire Kouba" w:date="2024-03-12T20:42:00Z"/>
              </w:rPr>
            </w:pPr>
            <w:ins w:id="1794" w:author="Claire Kouba" w:date="2024-03-12T20:42:00Z">
              <w:r>
                <w:rPr>
                  <w:rFonts w:ascii="Arial" w:eastAsia="Arial" w:hAnsi="Arial" w:cs="Arial"/>
                  <w:color w:val="000000"/>
                  <w:sz w:val="22"/>
                  <w:szCs w:val="22"/>
                </w:rPr>
                <w:t>27.3</w:t>
              </w:r>
            </w:ins>
          </w:p>
        </w:tc>
      </w:tr>
      <w:tr w:rsidR="005A3C0F" w14:paraId="4E5B7E01" w14:textId="77777777" w:rsidTr="00CA4C9C">
        <w:trPr>
          <w:cantSplit/>
          <w:jc w:val="center"/>
          <w:ins w:id="179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5E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796" w:author="Claire Kouba" w:date="2024-03-12T20:42:00Z"/>
              </w:rPr>
            </w:pPr>
            <w:ins w:id="1797" w:author="Claire Kouba" w:date="2024-03-12T20:42:00Z">
              <w:r>
                <w:rPr>
                  <w:rFonts w:ascii="Arial" w:eastAsia="Arial" w:hAnsi="Arial" w:cs="Arial"/>
                  <w:color w:val="000000"/>
                  <w:sz w:val="22"/>
                  <w:szCs w:val="22"/>
                </w:rPr>
                <w:t>lm1b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616A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798" w:author="Claire Kouba" w:date="2024-03-12T20:42:00Z"/>
              </w:rPr>
            </w:pPr>
            <w:ins w:id="1799" w:author="Claire Kouba" w:date="2024-03-12T20:42:00Z">
              <w:r>
                <w:rPr>
                  <w:rFonts w:ascii="Arial" w:eastAsia="Arial" w:hAnsi="Arial" w:cs="Arial"/>
                  <w:color w:val="000000"/>
                  <w:sz w:val="22"/>
                  <w:szCs w:val="22"/>
                </w:rPr>
                <w:t>940</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D48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00" w:author="Claire Kouba" w:date="2024-03-12T20:42:00Z"/>
              </w:rPr>
            </w:pPr>
            <w:ins w:id="1801" w:author="Claire Kouba" w:date="2024-03-12T20:42:00Z">
              <w:r>
                <w:rPr>
                  <w:rFonts w:ascii="Arial" w:eastAsia="Arial" w:hAnsi="Arial" w:cs="Arial"/>
                  <w:color w:val="000000"/>
                  <w:sz w:val="22"/>
                  <w:szCs w:val="22"/>
                </w:rPr>
                <w:t>30.7</w:t>
              </w:r>
            </w:ins>
          </w:p>
        </w:tc>
      </w:tr>
      <w:tr w:rsidR="005A3C0F" w14:paraId="601C9D91" w14:textId="77777777" w:rsidTr="00CA4C9C">
        <w:trPr>
          <w:cantSplit/>
          <w:jc w:val="center"/>
          <w:ins w:id="1802"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D3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03" w:author="Claire Kouba" w:date="2024-03-12T20:42:00Z"/>
              </w:rPr>
            </w:pPr>
            <w:ins w:id="1804" w:author="Claire Kouba" w:date="2024-03-12T20:42:00Z">
              <w:r>
                <w:rPr>
                  <w:rFonts w:ascii="Arial" w:eastAsia="Arial" w:hAnsi="Arial" w:cs="Arial"/>
                  <w:color w:val="000000"/>
                  <w:sz w:val="22"/>
                  <w:szCs w:val="22"/>
                </w:rPr>
                <w:t>lm1c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F4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05" w:author="Claire Kouba" w:date="2024-03-12T20:42:00Z"/>
              </w:rPr>
            </w:pPr>
            <w:ins w:id="1806" w:author="Claire Kouba" w:date="2024-03-12T20:42:00Z">
              <w:r>
                <w:rPr>
                  <w:rFonts w:ascii="Arial" w:eastAsia="Arial" w:hAnsi="Arial" w:cs="Arial"/>
                  <w:color w:val="000000"/>
                  <w:sz w:val="22"/>
                  <w:szCs w:val="22"/>
                </w:rPr>
                <w:t>1,165</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B4E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07" w:author="Claire Kouba" w:date="2024-03-12T20:42:00Z"/>
              </w:rPr>
            </w:pPr>
            <w:ins w:id="1808" w:author="Claire Kouba" w:date="2024-03-12T20:42:00Z">
              <w:r>
                <w:rPr>
                  <w:rFonts w:ascii="Arial" w:eastAsia="Arial" w:hAnsi="Arial" w:cs="Arial"/>
                  <w:color w:val="000000"/>
                  <w:sz w:val="22"/>
                  <w:szCs w:val="22"/>
                </w:rPr>
                <w:t>34.1</w:t>
              </w:r>
            </w:ins>
          </w:p>
        </w:tc>
      </w:tr>
      <w:tr w:rsidR="005A3C0F" w14:paraId="401481D1" w14:textId="77777777" w:rsidTr="00CA4C9C">
        <w:trPr>
          <w:cantSplit/>
          <w:jc w:val="center"/>
          <w:ins w:id="180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9E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10" w:author="Claire Kouba" w:date="2024-03-12T20:42:00Z"/>
              </w:rPr>
            </w:pPr>
            <w:ins w:id="1811" w:author="Claire Kouba" w:date="2024-03-12T20:42:00Z">
              <w:r>
                <w:rPr>
                  <w:rFonts w:ascii="Arial" w:eastAsia="Arial" w:hAnsi="Arial" w:cs="Arial"/>
                  <w:color w:val="000000"/>
                  <w:sz w:val="22"/>
                  <w:szCs w:val="22"/>
                </w:rPr>
                <w:t>lm1d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00F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12" w:author="Claire Kouba" w:date="2024-03-12T20:42:00Z"/>
              </w:rPr>
            </w:pPr>
            <w:ins w:id="1813" w:author="Claire Kouba" w:date="2024-03-12T20:42:00Z">
              <w:r>
                <w:rPr>
                  <w:rFonts w:ascii="Arial" w:eastAsia="Arial" w:hAnsi="Arial" w:cs="Arial"/>
                  <w:color w:val="000000"/>
                  <w:sz w:val="22"/>
                  <w:szCs w:val="22"/>
                </w:rPr>
                <w:t>938</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70E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14" w:author="Claire Kouba" w:date="2024-03-12T20:42:00Z"/>
              </w:rPr>
            </w:pPr>
            <w:ins w:id="1815" w:author="Claire Kouba" w:date="2024-03-12T20:42:00Z">
              <w:r>
                <w:rPr>
                  <w:rFonts w:ascii="Arial" w:eastAsia="Arial" w:hAnsi="Arial" w:cs="Arial"/>
                  <w:color w:val="000000"/>
                  <w:sz w:val="22"/>
                  <w:szCs w:val="22"/>
                </w:rPr>
                <w:t>30.6</w:t>
              </w:r>
            </w:ins>
          </w:p>
        </w:tc>
      </w:tr>
      <w:tr w:rsidR="005A3C0F" w14:paraId="20E07D1B" w14:textId="77777777" w:rsidTr="00CA4C9C">
        <w:trPr>
          <w:cantSplit/>
          <w:jc w:val="center"/>
          <w:ins w:id="1816"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4F34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17" w:author="Claire Kouba" w:date="2024-03-12T20:42:00Z"/>
              </w:rPr>
            </w:pPr>
            <w:ins w:id="1818" w:author="Claire Kouba" w:date="2024-03-12T20:42:00Z">
              <w:r>
                <w:rPr>
                  <w:rFonts w:ascii="Arial" w:eastAsia="Arial" w:hAnsi="Arial" w:cs="Arial"/>
                  <w:color w:val="000000"/>
                  <w:sz w:val="22"/>
                  <w:szCs w:val="22"/>
                </w:rPr>
                <w:t>lm2a</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1DF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19" w:author="Claire Kouba" w:date="2024-03-12T20:42:00Z"/>
              </w:rPr>
            </w:pPr>
            <w:ins w:id="1820" w:author="Claire Kouba" w:date="2024-03-12T20:42:00Z">
              <w:r>
                <w:rPr>
                  <w:rFonts w:ascii="Arial" w:eastAsia="Arial" w:hAnsi="Arial" w:cs="Arial"/>
                  <w:color w:val="000000"/>
                  <w:sz w:val="22"/>
                  <w:szCs w:val="22"/>
                </w:rPr>
                <w:t>579</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6C3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21" w:author="Claire Kouba" w:date="2024-03-12T20:42:00Z"/>
              </w:rPr>
            </w:pPr>
            <w:ins w:id="1822" w:author="Claire Kouba" w:date="2024-03-12T20:42:00Z">
              <w:r>
                <w:rPr>
                  <w:rFonts w:ascii="Arial" w:eastAsia="Arial" w:hAnsi="Arial" w:cs="Arial"/>
                  <w:color w:val="000000"/>
                  <w:sz w:val="22"/>
                  <w:szCs w:val="22"/>
                </w:rPr>
                <w:t>24.1</w:t>
              </w:r>
            </w:ins>
          </w:p>
        </w:tc>
      </w:tr>
      <w:tr w:rsidR="005A3C0F" w14:paraId="10A1C777" w14:textId="77777777" w:rsidTr="00CA4C9C">
        <w:trPr>
          <w:cantSplit/>
          <w:jc w:val="center"/>
          <w:ins w:id="182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49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24" w:author="Claire Kouba" w:date="2024-03-12T20:42:00Z"/>
              </w:rPr>
            </w:pPr>
            <w:ins w:id="1825" w:author="Claire Kouba" w:date="2024-03-12T20:42:00Z">
              <w:r>
                <w:rPr>
                  <w:rFonts w:ascii="Arial" w:eastAsia="Arial" w:hAnsi="Arial" w:cs="Arial"/>
                  <w:color w:val="000000"/>
                  <w:sz w:val="22"/>
                  <w:szCs w:val="22"/>
                </w:rPr>
                <w:t>lm2b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4508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26" w:author="Claire Kouba" w:date="2024-03-12T20:42:00Z"/>
              </w:rPr>
            </w:pPr>
            <w:ins w:id="1827" w:author="Claire Kouba" w:date="2024-03-12T20:42:00Z">
              <w:r>
                <w:rPr>
                  <w:rFonts w:ascii="Arial" w:eastAsia="Arial" w:hAnsi="Arial" w:cs="Arial"/>
                  <w:color w:val="000000"/>
                  <w:sz w:val="22"/>
                  <w:szCs w:val="22"/>
                </w:rPr>
                <w:t>587</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18E6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28" w:author="Claire Kouba" w:date="2024-03-12T20:42:00Z"/>
              </w:rPr>
            </w:pPr>
            <w:ins w:id="1829" w:author="Claire Kouba" w:date="2024-03-12T20:42:00Z">
              <w:r>
                <w:rPr>
                  <w:rFonts w:ascii="Arial" w:eastAsia="Arial" w:hAnsi="Arial" w:cs="Arial"/>
                  <w:color w:val="000000"/>
                  <w:sz w:val="22"/>
                  <w:szCs w:val="22"/>
                </w:rPr>
                <w:t>24.2</w:t>
              </w:r>
            </w:ins>
          </w:p>
        </w:tc>
      </w:tr>
      <w:tr w:rsidR="005A3C0F" w14:paraId="63CD462C" w14:textId="77777777" w:rsidTr="00CA4C9C">
        <w:trPr>
          <w:cantSplit/>
          <w:jc w:val="center"/>
          <w:ins w:id="183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C7D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31" w:author="Claire Kouba" w:date="2024-03-12T20:42:00Z"/>
              </w:rPr>
            </w:pPr>
            <w:ins w:id="1832" w:author="Claire Kouba" w:date="2024-03-12T20:42:00Z">
              <w:r>
                <w:rPr>
                  <w:rFonts w:ascii="Arial" w:eastAsia="Arial" w:hAnsi="Arial" w:cs="Arial"/>
                  <w:color w:val="000000"/>
                  <w:sz w:val="22"/>
                  <w:szCs w:val="22"/>
                </w:rPr>
                <w:t>lm2c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6C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33" w:author="Claire Kouba" w:date="2024-03-12T20:42:00Z"/>
              </w:rPr>
            </w:pPr>
            <w:ins w:id="1834" w:author="Claire Kouba" w:date="2024-03-12T20:42:00Z">
              <w:r>
                <w:rPr>
                  <w:rFonts w:ascii="Arial" w:eastAsia="Arial" w:hAnsi="Arial" w:cs="Arial"/>
                  <w:color w:val="000000"/>
                  <w:sz w:val="22"/>
                  <w:szCs w:val="22"/>
                </w:rPr>
                <w:t>703</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C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35" w:author="Claire Kouba" w:date="2024-03-12T20:42:00Z"/>
              </w:rPr>
            </w:pPr>
            <w:ins w:id="1836" w:author="Claire Kouba" w:date="2024-03-12T20:42:00Z">
              <w:r>
                <w:rPr>
                  <w:rFonts w:ascii="Arial" w:eastAsia="Arial" w:hAnsi="Arial" w:cs="Arial"/>
                  <w:color w:val="000000"/>
                  <w:sz w:val="22"/>
                  <w:szCs w:val="22"/>
                </w:rPr>
                <w:t>26.5</w:t>
              </w:r>
            </w:ins>
          </w:p>
        </w:tc>
      </w:tr>
      <w:tr w:rsidR="005A3C0F" w14:paraId="2EBB83C6" w14:textId="77777777" w:rsidTr="00CA4C9C">
        <w:trPr>
          <w:cantSplit/>
          <w:jc w:val="center"/>
          <w:ins w:id="1837"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EC0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38" w:author="Claire Kouba" w:date="2024-03-12T20:42:00Z"/>
              </w:rPr>
            </w:pPr>
            <w:ins w:id="1839" w:author="Claire Kouba" w:date="2024-03-12T20:42:00Z">
              <w:r>
                <w:rPr>
                  <w:rFonts w:ascii="Arial" w:eastAsia="Arial" w:hAnsi="Arial" w:cs="Arial"/>
                  <w:color w:val="000000"/>
                  <w:sz w:val="22"/>
                  <w:szCs w:val="22"/>
                </w:rPr>
                <w:t>lm2d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FE3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0" w:author="Claire Kouba" w:date="2024-03-12T20:42:00Z"/>
              </w:rPr>
            </w:pPr>
            <w:ins w:id="1841" w:author="Claire Kouba" w:date="2024-03-12T20:42:00Z">
              <w:r>
                <w:rPr>
                  <w:rFonts w:ascii="Arial" w:eastAsia="Arial" w:hAnsi="Arial" w:cs="Arial"/>
                  <w:color w:val="000000"/>
                  <w:sz w:val="22"/>
                  <w:szCs w:val="22"/>
                </w:rPr>
                <w:t>952</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7CB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2" w:author="Claire Kouba" w:date="2024-03-12T20:42:00Z"/>
              </w:rPr>
            </w:pPr>
            <w:ins w:id="1843" w:author="Claire Kouba" w:date="2024-03-12T20:42:00Z">
              <w:r>
                <w:rPr>
                  <w:rFonts w:ascii="Arial" w:eastAsia="Arial" w:hAnsi="Arial" w:cs="Arial"/>
                  <w:color w:val="000000"/>
                  <w:sz w:val="22"/>
                  <w:szCs w:val="22"/>
                </w:rPr>
                <w:t>30.9</w:t>
              </w:r>
            </w:ins>
          </w:p>
        </w:tc>
      </w:tr>
      <w:tr w:rsidR="005A3C0F" w14:paraId="5F4CC12E" w14:textId="77777777" w:rsidTr="00CA4C9C">
        <w:trPr>
          <w:cantSplit/>
          <w:jc w:val="center"/>
          <w:ins w:id="184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B10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45" w:author="Claire Kouba" w:date="2024-03-12T20:42:00Z"/>
              </w:rPr>
            </w:pPr>
            <w:ins w:id="1846" w:author="Claire Kouba" w:date="2024-03-12T20:42:00Z">
              <w:r>
                <w:rPr>
                  <w:rFonts w:ascii="Arial" w:eastAsia="Arial" w:hAnsi="Arial" w:cs="Arial"/>
                  <w:color w:val="000000"/>
                  <w:sz w:val="22"/>
                  <w:szCs w:val="22"/>
                </w:rPr>
                <w:t>lm2e</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5B91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7" w:author="Claire Kouba" w:date="2024-03-12T20:42:00Z"/>
              </w:rPr>
            </w:pPr>
            <w:ins w:id="1848" w:author="Claire Kouba" w:date="2024-03-12T20:42:00Z">
              <w:r>
                <w:rPr>
                  <w:rFonts w:ascii="Arial" w:eastAsia="Arial" w:hAnsi="Arial" w:cs="Arial"/>
                  <w:color w:val="000000"/>
                  <w:sz w:val="22"/>
                  <w:szCs w:val="22"/>
                </w:rPr>
                <w:t>706</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AAD0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49" w:author="Claire Kouba" w:date="2024-03-12T20:42:00Z"/>
              </w:rPr>
            </w:pPr>
            <w:ins w:id="1850" w:author="Claire Kouba" w:date="2024-03-12T20:42:00Z">
              <w:r>
                <w:rPr>
                  <w:rFonts w:ascii="Arial" w:eastAsia="Arial" w:hAnsi="Arial" w:cs="Arial"/>
                  <w:color w:val="000000"/>
                  <w:sz w:val="22"/>
                  <w:szCs w:val="22"/>
                </w:rPr>
                <w:t>26.6</w:t>
              </w:r>
            </w:ins>
          </w:p>
        </w:tc>
      </w:tr>
      <w:tr w:rsidR="005A3C0F" w14:paraId="3B512C90" w14:textId="77777777" w:rsidTr="00CA4C9C">
        <w:trPr>
          <w:cantSplit/>
          <w:jc w:val="center"/>
          <w:ins w:id="1851"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BE12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1852" w:author="Claire Kouba" w:date="2024-03-12T20:42:00Z"/>
              </w:rPr>
            </w:pPr>
            <w:ins w:id="1853" w:author="Claire Kouba" w:date="2024-03-12T20:42:00Z">
              <w:r>
                <w:rPr>
                  <w:rFonts w:ascii="Arial" w:eastAsia="Arial" w:hAnsi="Arial" w:cs="Arial"/>
                  <w:color w:val="000000"/>
                  <w:sz w:val="22"/>
                  <w:szCs w:val="22"/>
                </w:rPr>
                <w:t>lm2f</w:t>
              </w:r>
            </w:ins>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183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54" w:author="Claire Kouba" w:date="2024-03-12T20:42:00Z"/>
              </w:rPr>
            </w:pPr>
            <w:ins w:id="1855" w:author="Claire Kouba" w:date="2024-03-12T20:42:00Z">
              <w:r>
                <w:rPr>
                  <w:rFonts w:ascii="Arial" w:eastAsia="Arial" w:hAnsi="Arial" w:cs="Arial"/>
                  <w:color w:val="000000"/>
                  <w:sz w:val="22"/>
                  <w:szCs w:val="22"/>
                </w:rPr>
                <w:t>1,086</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F0D6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56" w:author="Claire Kouba" w:date="2024-03-12T20:42:00Z"/>
              </w:rPr>
            </w:pPr>
            <w:ins w:id="1857" w:author="Claire Kouba" w:date="2024-03-12T20:42:00Z">
              <w:r>
                <w:rPr>
                  <w:rFonts w:ascii="Arial" w:eastAsia="Arial" w:hAnsi="Arial" w:cs="Arial"/>
                  <w:color w:val="000000"/>
                  <w:sz w:val="22"/>
                  <w:szCs w:val="22"/>
                </w:rPr>
                <w:t>33.0</w:t>
              </w:r>
            </w:ins>
          </w:p>
        </w:tc>
      </w:tr>
    </w:tbl>
    <w:p w14:paraId="3427607D" w14:textId="77777777" w:rsidR="005A3C0F" w:rsidRDefault="005A3C0F" w:rsidP="005A3C0F">
      <w:pPr>
        <w:pStyle w:val="TableCaption"/>
        <w:rPr>
          <w:ins w:id="1858" w:author="Claire Kouba" w:date="2024-03-12T20:42:00Z"/>
        </w:rPr>
      </w:pPr>
      <w:ins w:id="1859" w:author="Claire Kouba" w:date="2024-03-12T20:42:00Z">
        <w:r>
          <w:t>Table 4: Summary of slope values (coho smolt per female per relevant unit) for predictors included in the three best linear models. The ensemble average values are used as weights in the Hydrologic Benefit function.</w:t>
        </w:r>
      </w:ins>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5A3C0F" w14:paraId="7EBA4220"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1860" w:author="Claire Kouba" w:date="2024-03-12T20:42: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5C8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1" w:author="Claire Kouba" w:date="2024-03-12T20:42:00Z"/>
              </w:rPr>
            </w:pPr>
            <w:ins w:id="1862" w:author="Claire Kouba" w:date="2024-03-12T20:42:00Z">
              <w:r>
                <w:rPr>
                  <w:rFonts w:ascii="Arial" w:eastAsia="Arial" w:hAnsi="Arial" w:cs="Arial"/>
                  <w:color w:val="000000"/>
                  <w:sz w:val="22"/>
                  <w:szCs w:val="22"/>
                </w:rPr>
                <w:t>Intercept</w:t>
              </w:r>
            </w:ins>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35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3" w:author="Claire Kouba" w:date="2024-03-12T20:42:00Z"/>
              </w:rPr>
            </w:pPr>
            <w:ins w:id="1864" w:author="Claire Kouba" w:date="2024-03-12T20:42:00Z">
              <w:r>
                <w:rPr>
                  <w:rFonts w:ascii="Arial" w:eastAsia="Arial" w:hAnsi="Arial" w:cs="Arial"/>
                  <w:color w:val="000000"/>
                  <w:sz w:val="22"/>
                  <w:szCs w:val="22"/>
                </w:rPr>
                <w:t>BY_recon_10</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15C3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5" w:author="Claire Kouba" w:date="2024-03-12T20:42:00Z"/>
              </w:rPr>
            </w:pPr>
            <w:ins w:id="1866" w:author="Claire Kouba" w:date="2024-03-12T20:42:00Z">
              <w:r>
                <w:rPr>
                  <w:rFonts w:ascii="Arial" w:eastAsia="Arial" w:hAnsi="Arial" w:cs="Arial"/>
                  <w:color w:val="000000"/>
                  <w:sz w:val="22"/>
                  <w:szCs w:val="22"/>
                </w:rPr>
                <w:t>BY_recon_100</w:t>
              </w:r>
            </w:ins>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B22F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7" w:author="Claire Kouba" w:date="2024-03-12T20:42:00Z"/>
              </w:rPr>
            </w:pPr>
            <w:ins w:id="1868" w:author="Claire Kouba" w:date="2024-03-12T20:42:00Z">
              <w:r>
                <w:rPr>
                  <w:rFonts w:ascii="Arial" w:eastAsia="Arial" w:hAnsi="Arial" w:cs="Arial"/>
                  <w:color w:val="000000"/>
                  <w:sz w:val="22"/>
                  <w:szCs w:val="22"/>
                </w:rPr>
                <w:t>RY_Wet_Tim</w:t>
              </w:r>
            </w:ins>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828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69" w:author="Claire Kouba" w:date="2024-03-12T20:42:00Z"/>
              </w:rPr>
            </w:pPr>
            <w:ins w:id="1870" w:author="Claire Kouba" w:date="2024-03-12T20:42:00Z">
              <w:r>
                <w:rPr>
                  <w:rFonts w:ascii="Arial" w:eastAsia="Arial" w:hAnsi="Arial" w:cs="Arial"/>
                  <w:color w:val="000000"/>
                  <w:sz w:val="22"/>
                  <w:szCs w:val="22"/>
                </w:rPr>
                <w:t>RY_Wet_BFL_Dur</w:t>
              </w:r>
            </w:ins>
          </w:p>
        </w:tc>
      </w:tr>
      <w:tr w:rsidR="005A3C0F" w14:paraId="11700A46" w14:textId="77777777" w:rsidTr="00CA4C9C">
        <w:trPr>
          <w:jc w:val="center"/>
          <w:ins w:id="1871" w:author="Claire Kouba" w:date="2024-03-12T20:42: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7C88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2" w:author="Claire Kouba" w:date="2024-03-12T20:42:00Z"/>
              </w:rPr>
            </w:pPr>
            <w:ins w:id="1873" w:author="Claire Kouba" w:date="2024-03-12T20:42:00Z">
              <w:r>
                <w:rPr>
                  <w:rFonts w:ascii="Arial" w:eastAsia="Arial" w:hAnsi="Arial" w:cs="Arial"/>
                  <w:color w:val="000000"/>
                  <w:sz w:val="22"/>
                  <w:szCs w:val="22"/>
                </w:rPr>
                <w:t>118.1</w:t>
              </w:r>
            </w:ins>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A3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4" w:author="Claire Kouba" w:date="2024-03-12T20:42:00Z"/>
              </w:rPr>
            </w:pPr>
            <w:ins w:id="1875" w:author="Claire Kouba" w:date="2024-03-12T20:42:00Z">
              <w:r>
                <w:rPr>
                  <w:rFonts w:ascii="Arial" w:eastAsia="Arial" w:hAnsi="Arial" w:cs="Arial"/>
                  <w:color w:val="000000"/>
                  <w:sz w:val="22"/>
                  <w:szCs w:val="22"/>
                </w:rPr>
                <w:t>-1.12</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28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6" w:author="Claire Kouba" w:date="2024-03-12T20:42:00Z"/>
              </w:rPr>
            </w:pPr>
            <w:ins w:id="1877" w:author="Claire Kouba" w:date="2024-03-12T20:42:00Z">
              <w:r>
                <w:rPr>
                  <w:rFonts w:ascii="Arial" w:eastAsia="Arial" w:hAnsi="Arial" w:cs="Arial"/>
                  <w:color w:val="000000"/>
                  <w:sz w:val="22"/>
                  <w:szCs w:val="22"/>
                </w:rPr>
                <w:t>-0.50</w:t>
              </w:r>
            </w:ins>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F69E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8" w:author="Claire Kouba" w:date="2024-03-12T20:42: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B64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79" w:author="Claire Kouba" w:date="2024-03-12T20:42:00Z"/>
              </w:rPr>
            </w:pPr>
          </w:p>
        </w:tc>
      </w:tr>
      <w:tr w:rsidR="005A3C0F" w14:paraId="182FAF6C" w14:textId="77777777" w:rsidTr="00CA4C9C">
        <w:trPr>
          <w:jc w:val="center"/>
          <w:ins w:id="1880"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E26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1" w:author="Claire Kouba" w:date="2024-03-12T20:42:00Z"/>
              </w:rPr>
            </w:pPr>
            <w:ins w:id="1882" w:author="Claire Kouba" w:date="2024-03-12T20:42:00Z">
              <w:r>
                <w:rPr>
                  <w:rFonts w:ascii="Arial" w:eastAsia="Arial" w:hAnsi="Arial" w:cs="Arial"/>
                  <w:color w:val="000000"/>
                  <w:sz w:val="22"/>
                  <w:szCs w:val="22"/>
                </w:rPr>
                <w:t>128.6</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E5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3" w:author="Claire Kouba" w:date="2024-03-12T20:42:00Z"/>
              </w:rPr>
            </w:pPr>
            <w:ins w:id="1884" w:author="Claire Kouba" w:date="2024-03-12T20:42:00Z">
              <w:r>
                <w:rPr>
                  <w:rFonts w:ascii="Arial" w:eastAsia="Arial" w:hAnsi="Arial" w:cs="Arial"/>
                  <w:color w:val="000000"/>
                  <w:sz w:val="22"/>
                  <w:szCs w:val="22"/>
                </w:rPr>
                <w:t>-1.24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0C6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5"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741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6" w:author="Claire Kouba" w:date="2024-03-12T20:42:00Z"/>
              </w:rPr>
            </w:pPr>
            <w:ins w:id="1887" w:author="Claire Kouba" w:date="2024-03-12T20:42:00Z">
              <w:r>
                <w:rPr>
                  <w:rFonts w:ascii="Arial" w:eastAsia="Arial" w:hAnsi="Arial" w:cs="Arial"/>
                  <w:color w:val="000000"/>
                  <w:sz w:val="22"/>
                  <w:szCs w:val="22"/>
                </w:rPr>
                <w:t>-0.61</w:t>
              </w:r>
            </w:ins>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FB7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88" w:author="Claire Kouba" w:date="2024-03-12T20:42:00Z"/>
              </w:rPr>
            </w:pPr>
          </w:p>
        </w:tc>
      </w:tr>
      <w:tr w:rsidR="005A3C0F" w14:paraId="708142C2" w14:textId="77777777" w:rsidTr="00CA4C9C">
        <w:trPr>
          <w:jc w:val="center"/>
          <w:ins w:id="1889"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80F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0" w:author="Claire Kouba" w:date="2024-03-12T20:42:00Z"/>
              </w:rPr>
            </w:pPr>
            <w:ins w:id="1891" w:author="Claire Kouba" w:date="2024-03-12T20:42:00Z">
              <w:r>
                <w:rPr>
                  <w:rFonts w:ascii="Arial" w:eastAsia="Arial" w:hAnsi="Arial" w:cs="Arial"/>
                  <w:color w:val="000000"/>
                  <w:sz w:val="22"/>
                  <w:szCs w:val="22"/>
                </w:rPr>
                <w:t>33.5</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4C56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2" w:author="Claire Kouba" w:date="2024-03-12T20:42:00Z"/>
              </w:rPr>
            </w:pPr>
            <w:ins w:id="1893" w:author="Claire Kouba" w:date="2024-03-12T20:42:00Z">
              <w:r>
                <w:rPr>
                  <w:rFonts w:ascii="Arial" w:eastAsia="Arial" w:hAnsi="Arial" w:cs="Arial"/>
                  <w:color w:val="000000"/>
                  <w:sz w:val="22"/>
                  <w:szCs w:val="22"/>
                </w:rPr>
                <w:t>-1.10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5625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4"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BB69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5" w:author="Claire Kouba" w:date="2024-03-12T20:42: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7EAA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6" w:author="Claire Kouba" w:date="2024-03-12T20:42:00Z"/>
              </w:rPr>
            </w:pPr>
            <w:ins w:id="1897" w:author="Claire Kouba" w:date="2024-03-12T20:42:00Z">
              <w:r>
                <w:rPr>
                  <w:rFonts w:ascii="Arial" w:eastAsia="Arial" w:hAnsi="Arial" w:cs="Arial"/>
                  <w:color w:val="000000"/>
                  <w:sz w:val="22"/>
                  <w:szCs w:val="22"/>
                </w:rPr>
                <w:t>0.35</w:t>
              </w:r>
            </w:ins>
          </w:p>
        </w:tc>
      </w:tr>
      <w:tr w:rsidR="005A3C0F" w14:paraId="7A872C60" w14:textId="77777777" w:rsidTr="00CA4C9C">
        <w:trPr>
          <w:jc w:val="center"/>
          <w:ins w:id="1898" w:author="Claire Kouba" w:date="2024-03-12T20:42: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AFA9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899" w:author="Claire Kouba" w:date="2024-03-12T20:42:00Z"/>
              </w:rPr>
            </w:pPr>
            <w:ins w:id="1900" w:author="Claire Kouba" w:date="2024-03-12T20:42:00Z">
              <w:r>
                <w:rPr>
                  <w:rFonts w:ascii="Arial" w:eastAsia="Arial" w:hAnsi="Arial" w:cs="Arial"/>
                  <w:color w:val="000000"/>
                  <w:sz w:val="22"/>
                  <w:szCs w:val="22"/>
                </w:rPr>
                <w:t>93.4</w:t>
              </w:r>
            </w:ins>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03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1" w:author="Claire Kouba" w:date="2024-03-12T20:42:00Z"/>
              </w:rPr>
            </w:pPr>
            <w:ins w:id="1902" w:author="Claire Kouba" w:date="2024-03-12T20:42:00Z">
              <w:r>
                <w:rPr>
                  <w:rFonts w:ascii="Arial" w:eastAsia="Arial" w:hAnsi="Arial" w:cs="Arial"/>
                  <w:color w:val="000000"/>
                  <w:sz w:val="22"/>
                  <w:szCs w:val="22"/>
                </w:rPr>
                <w:t>-1.15</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C079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3" w:author="Claire Kouba" w:date="2024-03-12T20:42:00Z"/>
              </w:rPr>
            </w:pPr>
            <w:ins w:id="1904" w:author="Claire Kouba" w:date="2024-03-12T20:42:00Z">
              <w:r>
                <w:rPr>
                  <w:rFonts w:ascii="Arial" w:eastAsia="Arial" w:hAnsi="Arial" w:cs="Arial"/>
                  <w:color w:val="000000"/>
                  <w:sz w:val="22"/>
                  <w:szCs w:val="22"/>
                </w:rPr>
                <w:t>-0.17</w:t>
              </w:r>
            </w:ins>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BBD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5" w:author="Claire Kouba" w:date="2024-03-12T20:42:00Z"/>
              </w:rPr>
            </w:pPr>
            <w:ins w:id="1906" w:author="Claire Kouba" w:date="2024-03-12T20:42:00Z">
              <w:r>
                <w:rPr>
                  <w:rFonts w:ascii="Arial" w:eastAsia="Arial" w:hAnsi="Arial" w:cs="Arial"/>
                  <w:color w:val="000000"/>
                  <w:sz w:val="22"/>
                  <w:szCs w:val="22"/>
                </w:rPr>
                <w:t>-0.20</w:t>
              </w:r>
            </w:ins>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18B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1907" w:author="Claire Kouba" w:date="2024-03-12T20:42:00Z"/>
              </w:rPr>
            </w:pPr>
            <w:ins w:id="1908" w:author="Claire Kouba" w:date="2024-03-12T20:42:00Z">
              <w:r>
                <w:rPr>
                  <w:rFonts w:ascii="Arial" w:eastAsia="Arial" w:hAnsi="Arial" w:cs="Arial"/>
                  <w:color w:val="000000"/>
                  <w:sz w:val="22"/>
                  <w:szCs w:val="22"/>
                </w:rPr>
                <w:t>0.12</w:t>
              </w:r>
            </w:ins>
          </w:p>
        </w:tc>
      </w:tr>
    </w:tbl>
    <w:p w14:paraId="6355E290" w14:textId="77777777" w:rsidR="005A3C0F" w:rsidRPr="005A3C0F" w:rsidRDefault="005A3C0F">
      <w:pPr>
        <w:pStyle w:val="BodyText"/>
        <w:rPr>
          <w:ins w:id="1909" w:author="Claire Kouba" w:date="2024-03-12T20:42:00Z"/>
          <w:rPrChange w:id="1910" w:author="Claire Kouba" w:date="2024-03-12T20:42:00Z">
            <w:rPr>
              <w:ins w:id="1911" w:author="Claire Kouba" w:date="2024-03-12T20:42:00Z"/>
              <w:rStyle w:val="SectionNumber"/>
              <w:rFonts w:asciiTheme="minorHAnsi" w:eastAsiaTheme="minorHAnsi" w:hAnsiTheme="minorHAnsi" w:cstheme="minorBidi"/>
              <w:b w:val="0"/>
              <w:bCs w:val="0"/>
              <w:color w:val="auto"/>
              <w:sz w:val="24"/>
              <w:szCs w:val="24"/>
            </w:rPr>
          </w:rPrChange>
        </w:rPr>
        <w:pPrChange w:id="1912" w:author="Claire Kouba" w:date="2024-03-12T20:42:00Z">
          <w:pPr>
            <w:pStyle w:val="Heading2"/>
          </w:pPr>
        </w:pPrChange>
      </w:pPr>
    </w:p>
    <w:p w14:paraId="37BD7304" w14:textId="514424D4" w:rsidR="00C26AC4" w:rsidRDefault="0080747B">
      <w:pPr>
        <w:pStyle w:val="Heading3"/>
        <w:pPrChange w:id="1913" w:author="Claire Kouba" w:date="2024-03-12T20:43:00Z">
          <w:pPr>
            <w:pStyle w:val="Heading2"/>
          </w:pPr>
        </w:pPrChange>
      </w:pPr>
      <w:r>
        <w:rPr>
          <w:rStyle w:val="SectionNumber"/>
        </w:rPr>
        <w:t>4.4</w:t>
      </w:r>
      <w:ins w:id="1914" w:author="Claire Kouba" w:date="2024-03-12T20:43:00Z">
        <w:r w:rsidR="005A3C0F">
          <w:rPr>
            <w:rStyle w:val="SectionNumber"/>
          </w:rPr>
          <w:t>.2</w:t>
        </w:r>
      </w:ins>
      <w:r>
        <w:tab/>
        <w:t>Hydrologic Benefit value over time and component contributions</w:t>
      </w:r>
    </w:p>
    <w:p w14:paraId="79F23F4F" w14:textId="77777777" w:rsidR="00C26AC4" w:rsidRDefault="0080747B">
      <w:pPr>
        <w:pStyle w:val="FirstParagraph"/>
      </w:pPr>
      <w:r>
        <w:t>Matching the historical flow trends discussed above, the predicted value of coho spf-equivalent produced by a given water year has trended downward over time (Figure 12). The hydrology of a severe drought in water years 2012-2016 is reflected in three consecutive years (2014-2016) of lower-than-40 predicted coho spf.</w:t>
      </w:r>
    </w:p>
    <w:p w14:paraId="5D73B840" w14:textId="799EF08C" w:rsidR="00C26AC4" w:rsidRDefault="0080747B">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w:t>
      </w:r>
      <w:ins w:id="1915" w:author="Thomas Harter" w:date="2024-03-18T03:45:00Z">
        <w:r w:rsidR="00143B96">
          <w:t>h</w:t>
        </w:r>
      </w:ins>
      <w:ins w:id="1916" w:author="Thomas Harter" w:date="2024-03-18T03:46:00Z">
        <w:r w:rsidR="00143B96">
          <w:t>as no physical meaning</w:t>
        </w:r>
      </w:ins>
      <w:del w:id="1917" w:author="Thomas Harter" w:date="2024-03-18T03:46:00Z">
        <w:r w:rsidDel="00143B96">
          <w:delText>is obviously not possible</w:delText>
        </w:r>
      </w:del>
      <w:r>
        <w:t>, we chose to retain these impossible values to visually represent uncertainty associated with this modeling exercise (see Discussion for more information).</w:t>
      </w:r>
    </w:p>
    <w:p w14:paraId="3B706783" w14:textId="7B58C350" w:rsidR="00C26AC4" w:rsidRDefault="00586644">
      <w:pPr>
        <w:pStyle w:val="BodyText"/>
      </w:pPr>
      <w:ins w:id="1918" w:author="Claire Kouba" w:date="2024-03-18T12:10:00Z">
        <w:r>
          <w:t xml:space="preserve">The relative influence of different terms in the </w:t>
        </w:r>
      </w:ins>
      <w:del w:id="1919" w:author="Claire Kouba" w:date="2024-03-18T12:10:00Z">
        <w:r w:rsidR="0080747B" w:rsidDel="00586644">
          <w:delText>T</w:delText>
        </w:r>
      </w:del>
      <w:ins w:id="1920" w:author="Claire Kouba" w:date="2024-03-18T12:07:00Z">
        <w:r>
          <w:t>ensemble model</w:t>
        </w:r>
      </w:ins>
      <w:ins w:id="1921" w:author="Claire Kouba" w:date="2024-03-18T12:10:00Z">
        <w:r>
          <w:t xml:space="preserve"> varies over time: </w:t>
        </w:r>
      </w:ins>
      <w:ins w:id="1922" w:author="Claire Kouba" w:date="2024-03-18T12:12:00Z">
        <w:r>
          <w:t xml:space="preserve">most variability in the 1940s-1970s is due to changes in wet season onset and wet season baseflow duration, but </w:t>
        </w:r>
      </w:ins>
      <w:ins w:id="1923" w:author="Claire Kouba" w:date="2024-03-18T12:13:00Z">
        <w:r>
          <w:t>starting in the 1980s the fall flow reconnection timing tends to dominate predictions</w:t>
        </w:r>
      </w:ins>
      <w:ins w:id="1924" w:author="Claire Kouba" w:date="2024-03-18T12:14:00Z">
        <w:r>
          <w:t>, especially</w:t>
        </w:r>
      </w:ins>
      <w:ins w:id="1925" w:author="Claire Kouba" w:date="2024-03-18T12:13:00Z">
        <w:r>
          <w:t xml:space="preserve"> during low-coho spf years </w:t>
        </w:r>
      </w:ins>
      <w:del w:id="1926" w:author="Claire Kouba" w:date="2024-03-18T12:07:00Z">
        <w:r w:rsidR="0080747B" w:rsidDel="00D33519">
          <w:delText xml:space="preserve">he </w:delText>
        </w:r>
      </w:del>
      <w:del w:id="1927" w:author="Claire Kouba" w:date="2024-03-18T12:13:00Z">
        <w:r w:rsidR="0080747B" w:rsidDel="00586644">
          <w:delText xml:space="preserve">relative contributions </w:delText>
        </w:r>
      </w:del>
      <w:del w:id="1928" w:author="Claire Kouba" w:date="2024-03-18T12:08:00Z">
        <w:r w:rsidR="0080747B" w:rsidDel="00586644">
          <w:delText xml:space="preserve">of </w:delText>
        </w:r>
      </w:del>
      <w:del w:id="1929" w:author="Claire Kouba" w:date="2024-03-18T12:13:00Z">
        <w:r w:rsidR="0080747B" w:rsidDel="00586644">
          <w:delText xml:space="preserve">each hydrologic metric </w:delText>
        </w:r>
      </w:del>
      <w:del w:id="1930" w:author="Claire Kouba" w:date="2024-03-18T12:08:00Z">
        <w:r w:rsidR="0080747B" w:rsidDel="00586644">
          <w:delText xml:space="preserve">to predicted Hydrologic Benefit values </w:delText>
        </w:r>
      </w:del>
      <w:r w:rsidR="0080747B">
        <w:t>(</w:t>
      </w:r>
      <w:ins w:id="1931" w:author="Claire Kouba" w:date="2024-03-18T12:09:00Z">
        <w:r>
          <w:t xml:space="preserve">Figure 13; </w:t>
        </w:r>
      </w:ins>
      <w:del w:id="1932" w:author="Claire Kouba" w:date="2024-03-18T12:08:00Z">
        <w:r w:rsidR="0080747B" w:rsidDel="00586644">
          <w:delText xml:space="preserve">except </w:delText>
        </w:r>
      </w:del>
      <w:r w:rsidR="0080747B">
        <w:t>the intercept term</w:t>
      </w:r>
      <w:ins w:id="1933" w:author="Claire Kouba" w:date="2024-03-18T12:08:00Z">
        <w:r>
          <w:t xml:space="preserve"> </w:t>
        </w:r>
      </w:ins>
      <w:del w:id="1934" w:author="Claire Kouba" w:date="2024-03-18T12:08:00Z">
        <w:r w:rsidR="0080747B" w:rsidDel="00586644">
          <w:delText xml:space="preserve">, which </w:delText>
        </w:r>
      </w:del>
      <w:r w:rsidR="0080747B">
        <w:t>is excluded for ease of visualization)</w:t>
      </w:r>
      <w:commentRangeStart w:id="1935"/>
      <w:commentRangeStart w:id="1936"/>
      <w:del w:id="1937" w:author="Claire Kouba" w:date="2024-03-18T12:08:00Z">
        <w:r w:rsidR="0080747B" w:rsidDel="00586644">
          <w:delText xml:space="preserve"> is shown in</w:delText>
        </w:r>
      </w:del>
      <w:del w:id="1938" w:author="Claire Kouba" w:date="2024-03-18T12:09:00Z">
        <w:r w:rsidR="0080747B" w:rsidDel="00586644">
          <w:delText xml:space="preserve"> Figure 13</w:delText>
        </w:r>
      </w:del>
      <w:r w:rsidR="0080747B">
        <w:t>.</w:t>
      </w:r>
      <w:commentRangeEnd w:id="1935"/>
      <w:r w:rsidR="00AA5A6A">
        <w:rPr>
          <w:rStyle w:val="CommentReference"/>
        </w:rPr>
        <w:commentReference w:id="1935"/>
      </w:r>
      <w:commentRangeEnd w:id="1936"/>
      <w:r>
        <w:rPr>
          <w:rStyle w:val="CommentReference"/>
        </w:rPr>
        <w:commentReference w:id="1936"/>
      </w:r>
    </w:p>
    <w:p w14:paraId="623FD485" w14:textId="77777777" w:rsidR="00C26AC4" w:rsidRDefault="0080747B">
      <w:pPr>
        <w:pStyle w:val="CaptionedFigure"/>
      </w:pPr>
      <w:r>
        <w:rPr>
          <w:noProof/>
        </w:rPr>
        <w:lastRenderedPageBreak/>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lastRenderedPageBreak/>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14:paraId="30CC9F50" w14:textId="706666C3" w:rsidR="00C26AC4" w:rsidRDefault="0080747B">
      <w:pPr>
        <w:pStyle w:val="Heading3"/>
        <w:pPrChange w:id="1939" w:author="Claire Kouba" w:date="2024-03-12T20:43:00Z">
          <w:pPr>
            <w:pStyle w:val="Heading2"/>
          </w:pPr>
        </w:pPrChange>
      </w:pPr>
      <w:bookmarkStart w:id="1940" w:name="X47683ace934ce23e483b771e9cbdb6913140c98"/>
      <w:bookmarkEnd w:id="1508"/>
      <w:r>
        <w:rPr>
          <w:rStyle w:val="SectionNumber"/>
        </w:rPr>
        <w:t>4.</w:t>
      </w:r>
      <w:del w:id="1941" w:author="Claire Kouba" w:date="2024-03-12T20:43:00Z">
        <w:r w:rsidDel="005A3C0F">
          <w:rPr>
            <w:rStyle w:val="SectionNumber"/>
          </w:rPr>
          <w:delText>5</w:delText>
        </w:r>
      </w:del>
      <w:ins w:id="1942" w:author="Claire Kouba" w:date="2024-03-12T20:43:00Z">
        <w:r w:rsidR="005A3C0F">
          <w:rPr>
            <w:rStyle w:val="SectionNumber"/>
          </w:rPr>
          <w:t>4.3</w:t>
        </w:r>
      </w:ins>
      <w:r>
        <w:tab/>
        <w:t>Sensitivity of the Hydrologic Benefit function to one additional data point</w:t>
      </w:r>
    </w:p>
    <w:p w14:paraId="35089A34" w14:textId="18E53748" w:rsidR="00C26AC4" w:rsidRDefault="00767BAD">
      <w:pPr>
        <w:pStyle w:val="FirstParagraph"/>
      </w:pPr>
      <w:ins w:id="1943" w:author="Claire Kouba" w:date="2024-03-12T20:49:00Z">
        <w:r>
          <w:t>Testing different values for</w:t>
        </w:r>
      </w:ins>
      <w:ins w:id="1944" w:author="Claire Kouba" w:date="2024-03-12T20:48:00Z">
        <w:r>
          <w:t xml:space="preserve"> the missing </w:t>
        </w:r>
      </w:ins>
      <w:ins w:id="1945" w:author="Claire Kouba" w:date="2024-03-12T20:49:00Z">
        <w:r>
          <w:t>coho spf observation for brood year 2015 suggests that t</w:t>
        </w:r>
      </w:ins>
      <w:del w:id="1946" w:author="Claire Kouba" w:date="2024-03-12T20:49:00Z">
        <w:r w:rsidR="0080747B" w:rsidDel="00767BAD">
          <w:delText>T</w:delText>
        </w:r>
      </w:del>
      <w:r w:rsidR="0080747B">
        <w:t xml:space="preserve">he best-fit HB function weights are relatively sensitive to the addition of one new data point, as can be expected for a small dataset. </w:t>
      </w:r>
      <w:ins w:id="1947" w:author="Claire Kouba" w:date="2024-03-12T20:47:00Z">
        <w:r w:rsidR="0052600C">
          <w:t xml:space="preserve">Flow conditions in and just before water year 2016 </w:t>
        </w:r>
      </w:ins>
      <w:ins w:id="1948" w:author="Claire Kouba" w:date="2024-03-12T20:49:00Z">
        <w:r>
          <w:t>(affecting br</w:t>
        </w:r>
      </w:ins>
      <w:ins w:id="1949" w:author="Claire Kouba" w:date="2024-03-12T20:50:00Z">
        <w:r>
          <w:t xml:space="preserve">ood year 2015) </w:t>
        </w:r>
      </w:ins>
      <w:ins w:id="1950" w:author="Claire Kouba" w:date="2024-03-12T20:47:00Z">
        <w:r w:rsidR="0052600C">
          <w:t xml:space="preserve">were very dry, and the hydrologic predictors for water year 2016 generated the lowest predicted coho spf value of the entire Fort Jones gauge flow record (-35.9; see Figure 12). </w:t>
        </w:r>
        <w:r>
          <w:t>R</w:t>
        </w:r>
        <w:r w:rsidR="0052600C">
          <w:t xml:space="preserve">eplacing this predicted </w:t>
        </w:r>
        <w:r>
          <w:t xml:space="preserve">negative </w:t>
        </w:r>
        <w:r w:rsidR="0052600C">
          <w:t>value</w:t>
        </w:r>
        <w:r>
          <w:t xml:space="preserve"> </w:t>
        </w:r>
      </w:ins>
      <w:ins w:id="1951" w:author="Claire Kouba" w:date="2024-03-12T20:48:00Z">
        <w:r>
          <w:t xml:space="preserve">in 2016 </w:t>
        </w:r>
      </w:ins>
      <w:ins w:id="1952" w:author="Claire Kouba" w:date="2024-03-18T12:15:00Z">
        <w:r w:rsidR="0080689C">
          <w:t xml:space="preserve">(brood year 2015) </w:t>
        </w:r>
      </w:ins>
      <w:ins w:id="1953" w:author="Claire Kouba" w:date="2024-03-12T20:47:00Z">
        <w:r>
          <w:t xml:space="preserve">with </w:t>
        </w:r>
      </w:ins>
      <w:del w:id="1954" w:author="Claire Kouba" w:date="2024-03-12T20:47:00Z">
        <w:r w:rsidR="0080747B" w:rsidDel="00767BAD">
          <w:delText xml:space="preserve">Assigning </w:delText>
        </w:r>
      </w:del>
      <w:r w:rsidR="0080747B">
        <w:t>a</w:t>
      </w:r>
      <w:ins w:id="1955" w:author="Claire Kouba" w:date="2024-03-12T20:47:00Z">
        <w:r>
          <w:t>n “observed”</w:t>
        </w:r>
      </w:ins>
      <w:r w:rsidR="0080747B">
        <w:t xml:space="preserve"> coho spf value of 0 </w:t>
      </w:r>
      <w:del w:id="1956" w:author="Claire Kouba" w:date="2024-03-18T12:15:00Z">
        <w:r w:rsidR="0080747B" w:rsidDel="0080689C">
          <w:delText>to the missing 2016 observation (brood year 2015)</w:delText>
        </w:r>
      </w:del>
      <w:r w:rsidR="0080747B">
        <w:t xml:space="preserve"> changes the coefficient (or conceptual </w:t>
      </w:r>
      <w:r w:rsidR="0080747B">
        <w:lastRenderedPageBreak/>
        <w:t>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ins w:id="1957" w:author="Claire Kouba" w:date="2024-03-12T20:46:00Z">
        <w:r w:rsidR="005A3C0F">
          <w:t xml:space="preserve"> </w:t>
        </w:r>
      </w:ins>
    </w:p>
    <w:p w14:paraId="26108413" w14:textId="77777777" w:rsidR="00C26AC4" w:rsidRDefault="0080747B">
      <w:pPr>
        <w:pStyle w:val="Heading1"/>
      </w:pPr>
      <w:bookmarkStart w:id="1958" w:name="discussion"/>
      <w:bookmarkEnd w:id="1331"/>
      <w:bookmarkEnd w:id="1940"/>
      <w:r>
        <w:rPr>
          <w:rStyle w:val="SectionNumber"/>
        </w:rPr>
        <w:t>5</w:t>
      </w:r>
      <w:r>
        <w:tab/>
        <w:t>Discussion</w:t>
      </w:r>
    </w:p>
    <w:p w14:paraId="62A795CE" w14:textId="77777777" w:rsidR="00C26AC4" w:rsidRDefault="0080747B">
      <w:pPr>
        <w:pStyle w:val="Heading2"/>
      </w:pPr>
      <w:bookmarkStart w:id="1959" w:name="Xb37462c10a7afe0d06daf6f627e1a683f6dc93e"/>
      <w:r>
        <w:rPr>
          <w:rStyle w:val="SectionNumber"/>
        </w:rPr>
        <w:t>5.1</w:t>
      </w:r>
      <w:r>
        <w:tab/>
        <w:t>Previous work on hydrologic indices and ecological responses</w:t>
      </w:r>
    </w:p>
    <w:p w14:paraId="2AF31F7D" w14:textId="08CA6211" w:rsidR="00C26AC4" w:rsidRDefault="0080747B">
      <w:pPr>
        <w:pStyle w:val="BodyText"/>
      </w:pPr>
      <w:r>
        <w:t xml:space="preserve">In </w:t>
      </w:r>
      <w:del w:id="1960" w:author="Claire Kouba" w:date="2024-02-28T16:44:00Z">
        <w:r w:rsidDel="007F618C">
          <w:delText>most of these</w:delText>
        </w:r>
      </w:del>
      <w:ins w:id="1961" w:author="Claire Kouba" w:date="2024-02-28T16:44:00Z">
        <w:r w:rsidR="007F618C">
          <w:t>many previous</w:t>
        </w:r>
      </w:ins>
      <w:r>
        <w:t xml:space="preserve"> studies</w:t>
      </w:r>
      <w:ins w:id="1962" w:author="Claire Kouba" w:date="2024-02-28T16:44:00Z">
        <w:r w:rsidR="007F618C">
          <w:t xml:space="preserve"> of flow-ecology relationships</w:t>
        </w:r>
      </w:ins>
      <w:r>
        <w:t xml:space="preserve">,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w:t>
      </w:r>
      <w:del w:id="1963" w:author="Thomas Harter" w:date="2024-03-08T06:46:00Z">
        <w:r w:rsidDel="000D6A5D">
          <w:delText>Consequently</w:delText>
        </w:r>
      </w:del>
      <w:ins w:id="1964" w:author="Thomas Harter" w:date="2024-03-08T06:46:00Z">
        <w:r w:rsidR="000D6A5D">
          <w:t>Consequently,</w:t>
        </w:r>
      </w:ins>
      <w:r>
        <w:t xml:space="preserve">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w:t>
      </w:r>
      <w:del w:id="1965" w:author="Claire Kouba" w:date="2024-03-12T20:52:00Z">
        <w:r w:rsidDel="00767BAD">
          <w:delText xml:space="preserve">at least one </w:delText>
        </w:r>
      </w:del>
      <w:ins w:id="1966" w:author="Claire Kouba" w:date="2024-03-12T20:52:00Z">
        <w:r w:rsidR="00767BAD">
          <w:t xml:space="preserve">several </w:t>
        </w:r>
      </w:ins>
      <w:r>
        <w:t>case</w:t>
      </w:r>
      <w:ins w:id="1967" w:author="Claire Kouba" w:date="2024-03-12T20:52:00Z">
        <w:r w:rsidR="00767BAD">
          <w:t>s</w:t>
        </w:r>
      </w:ins>
      <w:r>
        <w:t xml:space="preserve">, fish population differences were not successfully predicted with a model based only on a predictor of flows; other variables such as water temperature </w:t>
      </w:r>
      <w:ins w:id="1968" w:author="Claire Kouba" w:date="2024-03-12T20:52:00Z">
        <w:r w:rsidR="00767BAD">
          <w:t xml:space="preserve">or quality </w:t>
        </w:r>
      </w:ins>
      <w:r>
        <w:t>were necessary to capture population shifts (</w:t>
      </w:r>
      <w:ins w:id="1969" w:author="Claire Kouba" w:date="2024-03-12T20:52:00Z">
        <w:r w:rsidR="00767BAD">
          <w:t xml:space="preserve">e.g., </w:t>
        </w:r>
      </w:ins>
      <w:ins w:id="1970" w:author="Claire Kouba" w:date="2024-03-12T20:53:00Z">
        <w:r w:rsidR="00767BAD">
          <w:t xml:space="preserve">Worral2014, Knight2014, </w:t>
        </w:r>
      </w:ins>
      <w:r>
        <w:t>McManamay et al. 2013</w:t>
      </w:r>
      <w:ins w:id="1971" w:author="Claire Kouba" w:date="2024-03-12T20:53:00Z">
        <w:r w:rsidR="00767BAD">
          <w:t>, 2015</w:t>
        </w:r>
      </w:ins>
      <w:r>
        <w:t>).</w:t>
      </w:r>
    </w:p>
    <w:p w14:paraId="4C0BC06C" w14:textId="097C89BE" w:rsidR="00C26AC4" w:rsidRDefault="0080747B">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w:t>
      </w:r>
      <w:ins w:id="1972" w:author="Claire Kouba" w:date="2024-03-12T20:54:00Z">
        <w:r w:rsidR="00767BAD">
          <w:t xml:space="preserve">longitudinal basis for the </w:t>
        </w:r>
      </w:ins>
      <w:r>
        <w:t xml:space="preserve">proposed HB function avoids some of the disadvantages of the </w:t>
      </w:r>
      <w:ins w:id="1973" w:author="Claire Kouba" w:date="2024-03-12T20:54:00Z">
        <w:r w:rsidR="00767BAD">
          <w:t xml:space="preserve">space-for-time or </w:t>
        </w:r>
      </w:ins>
      <w:r>
        <w:t>snapshot method of comparing the two states of natural and altered flows (Wheeler, Wenger, and Freeman 2018), because the hydro-ecological dataset is relatively long. Th</w:t>
      </w:r>
      <w:ins w:id="1974" w:author="Claire Kouba" w:date="2024-03-12T20:54:00Z">
        <w:r w:rsidR="00767BAD">
          <w:t>e ecological d</w:t>
        </w:r>
      </w:ins>
      <w:ins w:id="1975" w:author="Claire Kouba" w:date="2024-03-12T20:55:00Z">
        <w:r w:rsidR="00767BAD">
          <w:t xml:space="preserve">ata record </w:t>
        </w:r>
      </w:ins>
      <w:del w:id="1976" w:author="Claire Kouba" w:date="2024-03-12T20:55:00Z">
        <w:r w:rsidDel="00767BAD">
          <w:delText xml:space="preserve">is temporal structure, covering </w:delText>
        </w:r>
      </w:del>
      <w:ins w:id="1977" w:author="Claire Kouba" w:date="2024-03-12T20:55:00Z">
        <w:r w:rsidR="00767BAD">
          <w:t xml:space="preserve">covers </w:t>
        </w:r>
      </w:ins>
      <w:r>
        <w:t>a wide range of water year types, mak</w:t>
      </w:r>
      <w:ins w:id="1978" w:author="Claire Kouba" w:date="2024-03-12T20:55:00Z">
        <w:r w:rsidR="00767BAD">
          <w:t>ing</w:t>
        </w:r>
      </w:ins>
      <w:del w:id="1979" w:author="Claire Kouba" w:date="2024-03-12T20:55:00Z">
        <w:r w:rsidDel="00767BAD">
          <w:delText>es</w:delText>
        </w:r>
      </w:del>
      <w:r>
        <w:t xml:space="preserve">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1980" w:name="critical-flow-thresholds"/>
      <w:bookmarkEnd w:id="1959"/>
      <w:r>
        <w:rPr>
          <w:rStyle w:val="SectionNumber"/>
        </w:rPr>
        <w:lastRenderedPageBreak/>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w:t>
      </w:r>
    </w:p>
    <w:p w14:paraId="374ED472" w14:textId="77777777" w:rsidR="00C26AC4" w:rsidRDefault="0080747B">
      <w:pPr>
        <w:pStyle w:val="BodyText"/>
      </w:pPr>
      <w:r>
        <w:t>The selection of 10 and 100 cfs thresholds for fall flow reconnection dates is informed by both the empirical relationship between thresholds and coho spf observations (Figure 9)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1981" w:name="Xbae7963f1e081de401f3b32cebc859e439bc149"/>
      <w:bookmarkEnd w:id="1980"/>
      <w:r>
        <w:rPr>
          <w:rStyle w:val="SectionNumber"/>
        </w:rPr>
        <w:t>5.3</w:t>
      </w:r>
      <w:r>
        <w:tab/>
        <w:t>Predictability of Chinook versus coho salmon</w:t>
      </w:r>
    </w:p>
    <w:p w14:paraId="3174C595" w14:textId="77777777" w:rsidR="00C26AC4" w:rsidRDefault="0080747B">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Chinook typically do not oversummer in the freshwater system, potentially making them less vulnerable than coho to dry season conditions.</w:t>
      </w:r>
    </w:p>
    <w:p w14:paraId="0319ACE7" w14:textId="77777777" w:rsidR="00C26AC4" w:rsidRDefault="0080747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B0ADA0F" w14:textId="4979F529" w:rsidR="00C26AC4" w:rsidRDefault="0080747B">
      <w:pPr>
        <w:pStyle w:val="FirstParagraph"/>
      </w:pPr>
      <w:r>
        <w:t xml:space="preserve">Regardless of the ultimate cause(s), this difference in predictability underscores the fact that the </w:t>
      </w:r>
      <w:ins w:id="1982" w:author="Claire Kouba" w:date="2024-03-12T20:56:00Z">
        <w:r w:rsidR="00767BAD">
          <w:t xml:space="preserve">utility of the </w:t>
        </w:r>
      </w:ins>
      <w:r>
        <w:t xml:space="preserve">prediction exercise undertaken in this study </w:t>
      </w:r>
      <w:del w:id="1983" w:author="Claire Kouba" w:date="2024-03-12T20:57:00Z">
        <w:r w:rsidDel="00767BAD">
          <w:delText>can only be performed successfully for some species and some regions</w:delText>
        </w:r>
      </w:del>
      <w:ins w:id="1984" w:author="Claire Kouba" w:date="2024-03-12T20:57:00Z">
        <w:r w:rsidR="00767BAD">
          <w:t>may vary significantly by species and by region</w:t>
        </w:r>
      </w:ins>
      <w:r>
        <w:t>.</w:t>
      </w:r>
    </w:p>
    <w:p w14:paraId="3A5C3783" w14:textId="77777777" w:rsidR="00C26AC4" w:rsidRDefault="0080747B">
      <w:pPr>
        <w:pStyle w:val="Heading2"/>
      </w:pPr>
      <w:bookmarkStart w:id="1985" w:name="X22899a7bc665f95f7d1ce82e1c981266ee41a0c"/>
      <w:bookmarkEnd w:id="1981"/>
      <w:r>
        <w:rPr>
          <w:rStyle w:val="SectionNumber"/>
        </w:rPr>
        <w:lastRenderedPageBreak/>
        <w:t>5.4</w:t>
      </w:r>
      <w:r>
        <w:tab/>
        <w:t>Hydrologic Benefit (HB) function predictive performance and sensitivity</w:t>
      </w:r>
    </w:p>
    <w:p w14:paraId="7ECA60B0" w14:textId="77777777" w:rsidR="00C26AC4" w:rsidRDefault="0080747B">
      <w:pPr>
        <w:pStyle w:val="FirstParagraph"/>
      </w:pPr>
      <w:r>
        <w:t>For the 11 years in which observed coho spf values are available, the HB function was reasonably accurate in its predictions (Figure 12).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t>
      </w:r>
    </w:p>
    <w:p w14:paraId="34EC3520" w14:textId="77777777" w:rsidR="00C26AC4" w:rsidRDefault="0080747B">
      <w:pPr>
        <w:pStyle w:val="BodyText"/>
      </w:pPr>
      <w:r>
        <w:t>These linear models have been developed for a Coho Freshwater Life Period (see Figure 3</w:t>
      </w:r>
      <w:del w:id="1986" w:author="Claire Kouba" w:date="2024-03-12T20:57:00Z">
        <w:r w:rsidDel="007A2652">
          <w:delText xml:space="preserve"> </w:delText>
        </w:r>
      </w:del>
      <w:r>
        <w:t>),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0B1AAF37" w14:textId="77777777" w:rsidR="00C26AC4" w:rsidRDefault="0080747B">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1987" w:name="metric-weights-and-importance"/>
      <w:bookmarkEnd w:id="1985"/>
      <w:r>
        <w:rPr>
          <w:rStyle w:val="SectionNumber"/>
        </w:rPr>
        <w:t>5.5</w:t>
      </w:r>
      <w:r>
        <w:tab/>
        <w:t>Metric weights and importance</w:t>
      </w:r>
    </w:p>
    <w:p w14:paraId="0B277CDA" w14:textId="77777777" w:rsidR="00C26AC4" w:rsidRDefault="0080747B">
      <w:pPr>
        <w:pStyle w:val="FirstParagraph"/>
      </w:pPr>
      <w:r>
        <w:t>The relative contributions of each metric, shown in Figure 13,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14:paraId="04ED5B17" w14:textId="0D6A09E8" w:rsidR="00C26AC4" w:rsidRDefault="0080747B">
      <w:pPr>
        <w:pStyle w:val="BodyText"/>
      </w:pPr>
      <w:r>
        <w:t xml:space="preserve">Figure </w:t>
      </w:r>
      <w:del w:id="1988" w:author="Claire Kouba" w:date="2024-03-12T21:06:00Z">
        <w:r w:rsidDel="00472DDC">
          <w:delText xml:space="preserve">?? </w:delText>
        </w:r>
      </w:del>
      <w:ins w:id="1989" w:author="Claire Kouba" w:date="2024-03-12T21:06:00Z">
        <w:r w:rsidR="00472DDC">
          <w:t xml:space="preserve">13 </w:t>
        </w:r>
      </w:ins>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14:paraId="20CC350F" w14:textId="77777777" w:rsidR="00C26AC4" w:rsidRDefault="0080747B">
      <w:pPr>
        <w:pStyle w:val="BodyText"/>
      </w:pPr>
      <w:r>
        <w:t>Unfortunately, observed coho spf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14:paraId="14E49C5F" w14:textId="77777777" w:rsidR="00C26AC4" w:rsidRDefault="0080747B">
      <w:pPr>
        <w:pStyle w:val="Heading2"/>
      </w:pPr>
      <w:bookmarkStart w:id="1990" w:name="Xe7b831585be370552e5eda248af1ddb6912a940"/>
      <w:bookmarkEnd w:id="1987"/>
      <w:r>
        <w:rPr>
          <w:rStyle w:val="SectionNumber"/>
        </w:rPr>
        <w:t>5.6</w:t>
      </w:r>
      <w:r>
        <w:tab/>
        <w:t>Implications for water and fisheries management</w:t>
      </w:r>
    </w:p>
    <w:p w14:paraId="214FA9B4" w14:textId="77777777" w:rsidR="00C26AC4" w:rsidRDefault="0080747B">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t>Catastrophic decline (order of magnitude decline within 1 generation)</w:t>
      </w:r>
    </w:p>
    <w:p w14:paraId="2EACFE42" w14:textId="77777777" w:rsidR="00C26AC4" w:rsidRDefault="0080747B">
      <w:pPr>
        <w:pStyle w:val="Compact"/>
        <w:numPr>
          <w:ilvl w:val="0"/>
          <w:numId w:val="9"/>
        </w:numPr>
      </w:pPr>
      <w:r>
        <w:t>Spawner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lastRenderedPageBreak/>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5B46B76F" w14:textId="77777777" w:rsidR="00C26AC4" w:rsidRDefault="0080747B">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2F80E77" w14:textId="77777777" w:rsidR="00C26AC4" w:rsidRDefault="0080747B">
      <w:pPr>
        <w:pStyle w:val="Heading1"/>
      </w:pPr>
      <w:bookmarkStart w:id="1991" w:name="conclusions"/>
      <w:bookmarkEnd w:id="1958"/>
      <w:bookmarkEnd w:id="1990"/>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3D02B709" w:rsidR="00C26AC4" w:rsidRDefault="0080747B">
      <w:pPr>
        <w:pStyle w:val="BodyText"/>
      </w:pPr>
      <w:r>
        <w:t xml:space="preserve">To learn if it was possible to empirically quantify a hydrologic regime that meets the ecological needs of </w:t>
      </w:r>
      <w:ins w:id="1992" w:author="Claire Kouba" w:date="2024-03-12T21:09:00Z">
        <w:r w:rsidR="00CA4775">
          <w:t>specific species (</w:t>
        </w:r>
      </w:ins>
      <w:r>
        <w:t xml:space="preserve">coho </w:t>
      </w:r>
      <w:ins w:id="1993" w:author="Claire Kouba" w:date="2024-03-12T21:09:00Z">
        <w:r w:rsidR="00CA4775">
          <w:t xml:space="preserve">and Chinook </w:t>
        </w:r>
      </w:ins>
      <w:r>
        <w:t>salmon</w:t>
      </w:r>
      <w:ins w:id="1994" w:author="Claire Kouba" w:date="2024-03-12T21:09:00Z">
        <w:r w:rsidR="00CA4775">
          <w:t>)</w:t>
        </w:r>
      </w:ins>
      <w:r>
        <w:t xml:space="preserve"> in </w:t>
      </w:r>
      <w:ins w:id="1995" w:author="Claire Kouba" w:date="2024-03-12T21:09:00Z">
        <w:r w:rsidR="00CA4775">
          <w:t>a specific region (</w:t>
        </w:r>
      </w:ins>
      <w:r>
        <w:t>the Scott River watershed</w:t>
      </w:r>
      <w:ins w:id="1996" w:author="Claire Kouba" w:date="2024-03-12T21:09:00Z">
        <w:r w:rsidR="00CA4775">
          <w:t>)</w:t>
        </w:r>
      </w:ins>
      <w:r>
        <w:t xml:space="preserve">, we examined correlations between several dozen hydrologic metrics and local salmon observations. We found </w:t>
      </w:r>
      <w:ins w:id="1997" w:author="Claire Kouba" w:date="2024-03-12T21:09:00Z">
        <w:r w:rsidR="00CA4775">
          <w:t>that co</w:t>
        </w:r>
      </w:ins>
      <w:ins w:id="1998" w:author="Claire Kouba" w:date="2024-03-12T21:10:00Z">
        <w:r w:rsidR="00CA4775">
          <w:t>ho salmon outcomes were much more related to hydrology than Chinook outcomes</w:t>
        </w:r>
      </w:ins>
      <w:ins w:id="1999" w:author="Claire Kouba" w:date="2024-03-12T21:11:00Z">
        <w:r w:rsidR="00CA4775">
          <w:t>.</w:t>
        </w:r>
      </w:ins>
      <w:ins w:id="2000" w:author="Claire Kouba" w:date="2024-03-12T21:10:00Z">
        <w:r w:rsidR="00CA4775">
          <w:t xml:space="preserve"> </w:t>
        </w:r>
      </w:ins>
      <w:del w:id="2001" w:author="Claire Kouba" w:date="2024-03-12T21:11:00Z">
        <w:r w:rsidDel="00CA4775">
          <w:delText xml:space="preserve">several </w:delText>
        </w:r>
      </w:del>
      <w:ins w:id="2002" w:author="Claire Kouba" w:date="2024-03-12T21:11:00Z">
        <w:r w:rsidR="00CA4775">
          <w:t xml:space="preserve">Several hydrologic </w:t>
        </w:r>
      </w:ins>
      <w:r>
        <w:t xml:space="preserve">metrics, both from prior studies (Patterson et al. 2020; Yarnell et al. 2020) and designed for this study (Figure 5), </w:t>
      </w:r>
      <w:del w:id="2003" w:author="Claire Kouba" w:date="2024-03-12T21:11:00Z">
        <w:r w:rsidDel="00CA4775">
          <w:delText xml:space="preserve">that </w:delText>
        </w:r>
      </w:del>
      <w:r>
        <w:t xml:space="preserve">appeared </w:t>
      </w:r>
      <w:ins w:id="2004" w:author="Claire Kouba" w:date="2024-03-12T21:11:00Z">
        <w:r w:rsidR="00CA4775">
          <w:t xml:space="preserve">to be </w:t>
        </w:r>
      </w:ins>
      <w:r>
        <w:t xml:space="preserve">correlated with the number of coho smolts produced per female spawner (coho spf). The two flow metrics most correlated with the coho spf of a given smolt cohort were </w:t>
      </w:r>
      <w:ins w:id="2005" w:author="Claire Kouba" w:date="2024-03-12T21:12:00Z">
        <w:r w:rsidR="00CA4775">
          <w:t>based on</w:t>
        </w:r>
      </w:ins>
      <w:ins w:id="2006" w:author="Claire Kouba" w:date="2024-03-12T21:11:00Z">
        <w:r w:rsidR="00CA4775">
          <w:t xml:space="preserve"> the timing</w:t>
        </w:r>
      </w:ins>
      <w:del w:id="2007" w:author="Claire Kouba" w:date="2024-03-12T21:12:00Z">
        <w:r w:rsidDel="00CA4775">
          <w:delText>the first date after the dry season</w:delText>
        </w:r>
      </w:del>
      <w:r>
        <w:t xml:space="preserve"> of </w:t>
      </w:r>
      <w:ins w:id="2008" w:author="Claire Kouba" w:date="2024-03-12T21:12:00Z">
        <w:r w:rsidR="00CA4775">
          <w:t xml:space="preserve">end-of-dry-season </w:t>
        </w:r>
      </w:ins>
      <w:r>
        <w:t>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lastRenderedPageBreak/>
        <w:t>We used linear models to predict coho spf values for each water year based on potential combinations of one and two hydrologic metric predictors. The intercept and slopes of the three best of these linear models were aggregated to formulate a Hydrologic Benefit 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155CB1F9" w:rsidR="00C26AC4" w:rsidRDefault="0080747B">
      <w:pPr>
        <w:pStyle w:val="BodyText"/>
      </w:pPr>
      <w:r>
        <w:t>Conversely, we did not find that Chinook reproduction observations could be predicted with as much success as coho using the same set of hydrologic data</w:t>
      </w:r>
      <w:ins w:id="2009" w:author="Claire Kouba" w:date="2024-03-12T21:13:00Z">
        <w:r w:rsidR="00CA4775">
          <w:t xml:space="preserve"> (Figure 10)</w:t>
        </w:r>
      </w:ins>
      <w:r>
        <w:t>.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2010" w:name="ref-Acreman2014"/>
      <w:bookmarkStart w:id="2011" w:name="refs"/>
      <w:r>
        <w:lastRenderedPageBreak/>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4">
        <w:r>
          <w:rPr>
            <w:rStyle w:val="Hyperlink"/>
          </w:rPr>
          <w:t>https://doi.org/10.1890/130134</w:t>
        </w:r>
      </w:hyperlink>
      <w:r>
        <w:t>.</w:t>
      </w:r>
    </w:p>
    <w:p w14:paraId="60FDD0F6" w14:textId="77777777" w:rsidR="00C26AC4" w:rsidRDefault="0080747B">
      <w:pPr>
        <w:pStyle w:val="Bibliography"/>
      </w:pPr>
      <w:bookmarkStart w:id="2012" w:name="ref-NMFS2005"/>
      <w:bookmarkEnd w:id="2010"/>
      <w:r>
        <w:t>Agrawal, A, R S Schick, E P Bjorkstedt, R G Szerlong, M N Goslin, B C Spence, T H Williams, K M Burnett, and National Oceanic. 2005. “NOAA Technical Memorandum NMFS PREDICTING THE POTENTIAL FOR HISTORICAL COHO , CHINOOK AND STEELHEAD HABITAT IN NORTHERN CALIFORNIA,” no. June.</w:t>
      </w:r>
    </w:p>
    <w:p w14:paraId="04465C0A" w14:textId="77777777" w:rsidR="00C26AC4" w:rsidRDefault="0080747B">
      <w:pPr>
        <w:pStyle w:val="Bibliography"/>
      </w:pPr>
      <w:bookmarkStart w:id="2013" w:name="ref-Anderson2006"/>
      <w:bookmarkEnd w:id="2012"/>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5">
        <w:r>
          <w:rPr>
            <w:rStyle w:val="Hyperlink"/>
          </w:rPr>
          <w:t>https://doi.org/10.1890/1540-9295(2006)4[309:IFNISA]2.0.CO;2</w:t>
        </w:r>
      </w:hyperlink>
      <w:r>
        <w:t>.</w:t>
      </w:r>
    </w:p>
    <w:p w14:paraId="1A45A9FA" w14:textId="77777777" w:rsidR="00C26AC4" w:rsidRDefault="0080747B">
      <w:pPr>
        <w:pStyle w:val="Bibliography"/>
      </w:pPr>
      <w:bookmarkStart w:id="2014" w:name="ref-Arthington2014"/>
      <w:bookmarkEnd w:id="2013"/>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6">
        <w:r>
          <w:rPr>
            <w:rStyle w:val="Hyperlink"/>
          </w:rPr>
          <w:t>https://doi.org/10.1002/rra</w:t>
        </w:r>
      </w:hyperlink>
      <w:r>
        <w:t>.</w:t>
      </w:r>
    </w:p>
    <w:p w14:paraId="7D969417" w14:textId="77777777" w:rsidR="00C26AC4" w:rsidRDefault="0080747B">
      <w:pPr>
        <w:pStyle w:val="Bibliography"/>
      </w:pPr>
      <w:bookmarkStart w:id="2015" w:name="ref-Bestgen2020"/>
      <w:bookmarkEnd w:id="2014"/>
      <w:r>
        <w:t xml:space="preserve">Bestgen, Kevin R., N. Le Roy Poff, Daniel W. Baker, Brian P. Bledsoe, David M. Merritt, Mark Lorie, Gregor T. Auble, John S. Sanderson, and Boris C. Kondratieff. 2020. “Designing flows to enhance ecosystem functioning in heavily altered rivers.” </w:t>
      </w:r>
      <w:r>
        <w:rPr>
          <w:i/>
          <w:iCs/>
        </w:rPr>
        <w:t>Ecological Applications</w:t>
      </w:r>
      <w:r>
        <w:t xml:space="preserve"> 30 (1): 1–19. </w:t>
      </w:r>
      <w:hyperlink r:id="rId27">
        <w:r>
          <w:rPr>
            <w:rStyle w:val="Hyperlink"/>
          </w:rPr>
          <w:t>https://doi.org/10.1002/eap.2005</w:t>
        </w:r>
      </w:hyperlink>
      <w:r>
        <w:t>.</w:t>
      </w:r>
    </w:p>
    <w:p w14:paraId="14BC2002" w14:textId="77777777" w:rsidR="00C26AC4" w:rsidRDefault="0080747B">
      <w:pPr>
        <w:pStyle w:val="Bibliography"/>
      </w:pPr>
      <w:bookmarkStart w:id="2016" w:name="ref-BjornnReiser1991"/>
      <w:bookmarkEnd w:id="2015"/>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8">
        <w:r>
          <w:rPr>
            <w:rStyle w:val="Hyperlink"/>
          </w:rPr>
          <w:t>https://doi.org/10.2307/1446234</w:t>
        </w:r>
      </w:hyperlink>
      <w:r>
        <w:t>.</w:t>
      </w:r>
    </w:p>
    <w:p w14:paraId="1024A4B4" w14:textId="77777777" w:rsidR="00C26AC4" w:rsidRDefault="0080747B">
      <w:pPr>
        <w:pStyle w:val="Bibliography"/>
      </w:pPr>
      <w:bookmarkStart w:id="2017" w:name="ref-Bourret2016"/>
      <w:bookmarkEnd w:id="2016"/>
      <w:r>
        <w:t xml:space="preserve">Bourret, Samuel L., Christopher C. Caudill, and Matthew L. Keefer. 2016. “Diversity of juvenile Chinook salmon life history pathways.” </w:t>
      </w:r>
      <w:r>
        <w:rPr>
          <w:i/>
          <w:iCs/>
        </w:rPr>
        <w:t>Reviews in Fish Biology and Fisheries</w:t>
      </w:r>
      <w:r>
        <w:t xml:space="preserve"> 26 (3): 375–403. </w:t>
      </w:r>
      <w:hyperlink r:id="rId29">
        <w:r>
          <w:rPr>
            <w:rStyle w:val="Hyperlink"/>
          </w:rPr>
          <w:t>https://doi.org/10.1007/s11160-016-9432-3</w:t>
        </w:r>
      </w:hyperlink>
      <w:r>
        <w:t>.</w:t>
      </w:r>
    </w:p>
    <w:p w14:paraId="68CF34CD" w14:textId="77777777" w:rsidR="00C26AC4" w:rsidRDefault="0080747B">
      <w:pPr>
        <w:pStyle w:val="Bibliography"/>
      </w:pPr>
      <w:bookmarkStart w:id="2018" w:name="ref-Bradford2016"/>
      <w:bookmarkEnd w:id="2017"/>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0">
        <w:r>
          <w:rPr>
            <w:rStyle w:val="Hyperlink"/>
          </w:rPr>
          <w:t>https://doi.org/10.1577/1548-8659(1997)126&lt;0049</w:t>
        </w:r>
      </w:hyperlink>
      <w:r>
        <w:t>.</w:t>
      </w:r>
    </w:p>
    <w:p w14:paraId="70298B24" w14:textId="77777777" w:rsidR="00C26AC4" w:rsidRDefault="0080747B">
      <w:pPr>
        <w:pStyle w:val="Bibliography"/>
      </w:pPr>
      <w:bookmarkStart w:id="2019" w:name="ref-Brown1994"/>
      <w:bookmarkEnd w:id="2018"/>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1">
        <w:r>
          <w:rPr>
            <w:rStyle w:val="Hyperlink"/>
          </w:rPr>
          <w:t>https://doi.org/10.1577/1548-8675(1994)014&lt;0237:hdacso&gt;2.3.co;2</w:t>
        </w:r>
      </w:hyperlink>
      <w:r>
        <w:t>.</w:t>
      </w:r>
    </w:p>
    <w:p w14:paraId="04CBC8C9" w14:textId="77777777" w:rsidR="00C26AC4" w:rsidRDefault="0080747B">
      <w:pPr>
        <w:pStyle w:val="Bibliography"/>
      </w:pPr>
      <w:bookmarkStart w:id="2020" w:name="ref-Bunn2002"/>
      <w:bookmarkEnd w:id="2019"/>
      <w:r>
        <w:t xml:space="preserve">Bunn, Stuart E., and Angela H. Arthington. 2002. “Basic principles and ecological consequences of altered flow regimes for aquatic biodiversity.” </w:t>
      </w:r>
      <w:r>
        <w:rPr>
          <w:i/>
          <w:iCs/>
        </w:rPr>
        <w:t>Environmental Management</w:t>
      </w:r>
      <w:r>
        <w:t xml:space="preserve"> 30 (4): 492–507. </w:t>
      </w:r>
      <w:hyperlink r:id="rId32">
        <w:r>
          <w:rPr>
            <w:rStyle w:val="Hyperlink"/>
          </w:rPr>
          <w:t>https://doi.org/10.1007/s00267-002-2737-0</w:t>
        </w:r>
      </w:hyperlink>
      <w:r>
        <w:t>.</w:t>
      </w:r>
    </w:p>
    <w:p w14:paraId="18E27F4B" w14:textId="77777777" w:rsidR="00C26AC4" w:rsidRDefault="0080747B">
      <w:pPr>
        <w:pStyle w:val="Bibliography"/>
      </w:pPr>
      <w:bookmarkStart w:id="2021" w:name="ref-Bustard1975"/>
      <w:bookmarkEnd w:id="2020"/>
      <w:r>
        <w:lastRenderedPageBreak/>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14:paraId="443A2388" w14:textId="77777777" w:rsidR="00C26AC4" w:rsidRDefault="0080747B">
      <w:pPr>
        <w:pStyle w:val="Bibliography"/>
      </w:pPr>
      <w:bookmarkStart w:id="2022" w:name="ref-CDFW2015a"/>
      <w:bookmarkEnd w:id="2021"/>
      <w:r>
        <w:t xml:space="preserve">California Department of Fish and Wildlife (CDFW). 2015a. “Cooperative Report of the Scott River Coho Salmon Rescue and Relocation Effort: 2014 Drought Emergency.” August. California Department of Fish; Wildlife (CDFW). </w:t>
      </w:r>
      <w:hyperlink r:id="rId33">
        <w:r>
          <w:rPr>
            <w:rStyle w:val="Hyperlink"/>
          </w:rPr>
          <w:t>https://www.fs.usda.gov/Internet/FSE{\_}DOCUMENTS/stelprd3850544.pdf</w:t>
        </w:r>
      </w:hyperlink>
      <w:r>
        <w:t>.</w:t>
      </w:r>
    </w:p>
    <w:p w14:paraId="0571F698" w14:textId="77777777" w:rsidR="00C26AC4" w:rsidRDefault="0080747B">
      <w:pPr>
        <w:pStyle w:val="Bibliography"/>
      </w:pPr>
      <w:bookmarkStart w:id="2023" w:name="ref-CDFW2015b"/>
      <w:bookmarkEnd w:id="2022"/>
      <w:r>
        <w:t xml:space="preserve">———. 2015b. “Recovery Strategy for California Coho Salmon Progress Report 2004-2012.” California Department of Fish; Wildlife (CDFW). </w:t>
      </w:r>
      <w:hyperlink r:id="rId34">
        <w:r>
          <w:rPr>
            <w:rStyle w:val="Hyperlink"/>
          </w:rPr>
          <w:t>http://www.fgc.ca.gov/meetings/2015/Aug/Exhibits/0805{\_}Item{\_}38{\_}CohoStatusReport.pdf</w:t>
        </w:r>
      </w:hyperlink>
      <w:r>
        <w:t>.</w:t>
      </w:r>
    </w:p>
    <w:p w14:paraId="000DE510" w14:textId="77777777" w:rsidR="00C26AC4" w:rsidRDefault="0080747B">
      <w:pPr>
        <w:pStyle w:val="Bibliography"/>
      </w:pPr>
      <w:bookmarkStart w:id="2024" w:name="ref-CDFW2017"/>
      <w:bookmarkEnd w:id="2023"/>
      <w:r>
        <w:t xml:space="preserve">———. 2017. “Interim Instream Flow Criteria for the Protection of Fishery Resources in the Scott River Watershed, Siskiyou County.” California Department of Fish; Wildlife (CDFW). </w:t>
      </w:r>
      <w:hyperlink r:id="rId35">
        <w:r>
          <w:rPr>
            <w:rStyle w:val="Hyperlink"/>
          </w:rPr>
          <w:t>https://wildlife.ca.gov/Conservation/Watersheds/Instream-Flow/Studies/Scott-Shasta-Study</w:t>
        </w:r>
      </w:hyperlink>
      <w:r>
        <w:t>.</w:t>
      </w:r>
    </w:p>
    <w:p w14:paraId="30194100" w14:textId="77777777" w:rsidR="00C26AC4" w:rsidRDefault="0080747B">
      <w:pPr>
        <w:pStyle w:val="Bibliography"/>
      </w:pPr>
      <w:bookmarkStart w:id="2025" w:name="ref-NCRWQCB2006b"/>
      <w:bookmarkEnd w:id="2024"/>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2026" w:name="ref-SWRCB2022"/>
      <w:bookmarkEnd w:id="2025"/>
      <w:r>
        <w:t xml:space="preserve">California State Water Resources Control Board (SWRCB). 2022. “Establishment of Minimum Instream Flow Requirements, Curtailment Authority, and Information Order Authority in the Klamath Watershed.” Sacramento, CA. </w:t>
      </w:r>
      <w:hyperlink r:id="rId36">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2027" w:name="ref-CDFW2021b"/>
      <w:bookmarkEnd w:id="2026"/>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2028" w:name="ref-Crossin2004"/>
      <w:bookmarkEnd w:id="2027"/>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7">
        <w:r>
          <w:rPr>
            <w:rStyle w:val="Hyperlink"/>
          </w:rPr>
          <w:t>https://doi.org/10.1111/j.0022-1112.2004.00486.x</w:t>
        </w:r>
      </w:hyperlink>
      <w:r>
        <w:t>.</w:t>
      </w:r>
    </w:p>
    <w:p w14:paraId="2044B176" w14:textId="77777777" w:rsidR="00C26AC4" w:rsidRDefault="0080747B">
      <w:pPr>
        <w:pStyle w:val="Bibliography"/>
      </w:pPr>
      <w:bookmarkStart w:id="2029" w:name="ref-Drake2000a"/>
      <w:bookmarkEnd w:id="2028"/>
      <w:r>
        <w:t xml:space="preserve">Drake, Daniel J., Kenneth W. Tate, and Harry Carlson. 2000. “Analysis shows climate-caused decreases in Scott River fall flows.” </w:t>
      </w:r>
      <w:r>
        <w:rPr>
          <w:i/>
          <w:iCs/>
        </w:rPr>
        <w:t>California Agriculture</w:t>
      </w:r>
      <w:r>
        <w:t xml:space="preserve"> 54 (6): 46–49. </w:t>
      </w:r>
      <w:hyperlink r:id="rId38">
        <w:r>
          <w:rPr>
            <w:rStyle w:val="Hyperlink"/>
          </w:rPr>
          <w:t>https://doi.org/10.3733/ca.v054n06p46</w:t>
        </w:r>
      </w:hyperlink>
      <w:r>
        <w:t>.</w:t>
      </w:r>
    </w:p>
    <w:p w14:paraId="0658B005" w14:textId="77777777" w:rsidR="00C26AC4" w:rsidRDefault="0080747B">
      <w:pPr>
        <w:pStyle w:val="Bibliography"/>
      </w:pPr>
      <w:bookmarkStart w:id="2030" w:name="ref-DWR2021"/>
      <w:bookmarkEnd w:id="2029"/>
      <w:r>
        <w:t xml:space="preserve">DWR. 2021. “Agricultural Land &amp; Water Use Estimates.” </w:t>
      </w:r>
      <w:hyperlink r:id="rId39">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2031" w:name="ref-Foglia2013a"/>
      <w:bookmarkEnd w:id="2030"/>
      <w:r>
        <w:t xml:space="preserve">Foglia, Laura, Alison McNally, Courtney Hall, Lauren Ledesma, Ryan Hines, and Thomas Harter. 2013. “Scott Valley Integrated Hydrologic Model : Data Collection , Analysis , and </w:t>
      </w:r>
      <w:r>
        <w:lastRenderedPageBreak/>
        <w:t xml:space="preserve">Water Budget.” April. University of California, Davis. </w:t>
      </w:r>
      <w:hyperlink r:id="rId40">
        <w:r>
          <w:rPr>
            <w:rStyle w:val="Hyperlink"/>
          </w:rPr>
          <w:t>http://groundwater.ucdavis.edu/files/165395.pdf</w:t>
        </w:r>
      </w:hyperlink>
      <w:r>
        <w:t>.</w:t>
      </w:r>
    </w:p>
    <w:p w14:paraId="360BE9FC" w14:textId="77777777" w:rsidR="00C26AC4" w:rsidRDefault="0080747B">
      <w:pPr>
        <w:pStyle w:val="Bibliography"/>
      </w:pPr>
      <w:bookmarkStart w:id="2032" w:name="ref-Graham2012"/>
      <w:bookmarkEnd w:id="2031"/>
      <w:r>
        <w:t xml:space="preserve">Graham, Rhea. 2012. “Klamath River Basin Restoration Nonuse Value Survey.” </w:t>
      </w:r>
      <w:hyperlink r:id="rId41">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2033" w:name="ref-Hain2018"/>
      <w:bookmarkEnd w:id="2032"/>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2">
        <w:r>
          <w:rPr>
            <w:rStyle w:val="Hyperlink"/>
          </w:rPr>
          <w:t>https://doi.org/10.1111/fwb.13048</w:t>
        </w:r>
      </w:hyperlink>
      <w:r>
        <w:t>.</w:t>
      </w:r>
    </w:p>
    <w:p w14:paraId="0FEF6FDE" w14:textId="77777777" w:rsidR="00C26AC4" w:rsidRDefault="0080747B">
      <w:pPr>
        <w:pStyle w:val="Bibliography"/>
      </w:pPr>
      <w:bookmarkStart w:id="2034" w:name="ref-Harter2008a"/>
      <w:bookmarkEnd w:id="2033"/>
      <w:r>
        <w:t xml:space="preserve">Harter, Thomas, and Ryan Hines. 2008. “Scott Valley Community Groundwater Study Plan,” 98. </w:t>
      </w:r>
      <w:hyperlink r:id="rId43">
        <w:r>
          <w:rPr>
            <w:rStyle w:val="Hyperlink"/>
          </w:rPr>
          <w:t>http://groundwater.ucdavis.edu/files/136426.pdf</w:t>
        </w:r>
      </w:hyperlink>
      <w:r>
        <w:t>.</w:t>
      </w:r>
    </w:p>
    <w:p w14:paraId="6FA343A2" w14:textId="77777777" w:rsidR="00C26AC4" w:rsidRDefault="0080747B">
      <w:pPr>
        <w:pStyle w:val="Bibliography"/>
      </w:pPr>
      <w:bookmarkStart w:id="2035" w:name="ref-Healey1991"/>
      <w:bookmarkEnd w:id="2034"/>
      <w:r>
        <w:t xml:space="preserve">Healey, M. C. 1991. “Life History of Chinook Salmon (Onchorhynchus tshawytscha).”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2036" w:name="ref-Hunt1999"/>
      <w:bookmarkEnd w:id="2035"/>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2852444E" w14:textId="77777777" w:rsidR="00C26AC4" w:rsidRDefault="0080747B">
      <w:pPr>
        <w:pStyle w:val="Bibliography"/>
      </w:pPr>
      <w:bookmarkStart w:id="2037" w:name="ref-James2013"/>
      <w:bookmarkEnd w:id="2036"/>
      <w:r>
        <w:t xml:space="preserve">James, Gareth, Daniela Witten, Trevor Hastie, and Robert Tibshirani. 2013. </w:t>
      </w:r>
      <w:r>
        <w:rPr>
          <w:i/>
          <w:iCs/>
        </w:rPr>
        <w:t>An Introduction to Statistical Learning</w:t>
      </w:r>
      <w:r>
        <w:t xml:space="preserve">. 7th ed. New York: Springer Science+Business Media. </w:t>
      </w:r>
      <w:hyperlink r:id="rId44">
        <w:r>
          <w:rPr>
            <w:rStyle w:val="Hyperlink"/>
          </w:rPr>
          <w:t>https://doi.org/10.1007/978-1-4614-7138-7</w:t>
        </w:r>
      </w:hyperlink>
      <w:r>
        <w:t>.</w:t>
      </w:r>
    </w:p>
    <w:p w14:paraId="77133B40" w14:textId="77777777" w:rsidR="00C26AC4" w:rsidRDefault="0080747B">
      <w:pPr>
        <w:pStyle w:val="Bibliography"/>
      </w:pPr>
      <w:bookmarkStart w:id="2038" w:name="ref-Knechtle2012"/>
      <w:bookmarkEnd w:id="2037"/>
      <w:r>
        <w:t xml:space="preserve">Knechtle, Morgan, and Diana Chesney. 2012. “2012 Scott River Salmon Studies.” Yreka, CA: California Department of Fish; Wildlife (CDFW). </w:t>
      </w:r>
      <w:hyperlink r:id="rId45">
        <w:r>
          <w:rPr>
            <w:rStyle w:val="Hyperlink"/>
          </w:rPr>
          <w:t>https://nrm.dfg.ca.gov/FileHandler.ashx?DocumentID=77836</w:t>
        </w:r>
      </w:hyperlink>
      <w:r>
        <w:t>.</w:t>
      </w:r>
    </w:p>
    <w:p w14:paraId="37D4FB10" w14:textId="77777777" w:rsidR="00C26AC4" w:rsidRDefault="0080747B">
      <w:pPr>
        <w:pStyle w:val="Bibliography"/>
      </w:pPr>
      <w:bookmarkStart w:id="2039" w:name="ref-CDFW2020"/>
      <w:bookmarkEnd w:id="2038"/>
      <w:r>
        <w:t>Knechtle, Morgan, and Domenic Giudice. 2020. “2019 Scott River Salmon Studies.” 530. Yreka, CA: California Department of Fish; Wildlife (CDFW).</w:t>
      </w:r>
    </w:p>
    <w:p w14:paraId="00B0758D" w14:textId="77777777" w:rsidR="00C26AC4" w:rsidRDefault="0080747B">
      <w:pPr>
        <w:pStyle w:val="Bibliography"/>
      </w:pPr>
      <w:bookmarkStart w:id="2040" w:name="ref-CDFW2021a"/>
      <w:bookmarkEnd w:id="2039"/>
      <w:r>
        <w:t>———. 2021. “2020 Scott River Salmon Studies, Final Report.” Yreka, CA: California Department of Fish; Wildlife (CDFW).</w:t>
      </w:r>
    </w:p>
    <w:p w14:paraId="0C9A4272" w14:textId="77777777" w:rsidR="00C26AC4" w:rsidRDefault="0080747B">
      <w:pPr>
        <w:pStyle w:val="Bibliography"/>
      </w:pPr>
      <w:bookmarkStart w:id="2041" w:name="ref-LancasterDownes2014"/>
      <w:bookmarkEnd w:id="2040"/>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46">
        <w:r>
          <w:rPr>
            <w:rStyle w:val="Hyperlink"/>
          </w:rPr>
          <w:t>https://doi.org/10.1002/rra</w:t>
        </w:r>
      </w:hyperlink>
      <w:r>
        <w:t>.</w:t>
      </w:r>
    </w:p>
    <w:p w14:paraId="14F3C6F1" w14:textId="77777777" w:rsidR="00C26AC4" w:rsidRDefault="0080747B">
      <w:pPr>
        <w:pStyle w:val="Bibliography"/>
      </w:pPr>
      <w:bookmarkStart w:id="2042" w:name="ref-Larsen2021"/>
      <w:bookmarkEnd w:id="2041"/>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7">
        <w:r>
          <w:rPr>
            <w:rStyle w:val="Hyperlink"/>
          </w:rPr>
          <w:t>https://doi.org/10.1029/2020WR028496</w:t>
        </w:r>
      </w:hyperlink>
      <w:r>
        <w:t>.</w:t>
      </w:r>
    </w:p>
    <w:p w14:paraId="6723BB04" w14:textId="77777777" w:rsidR="00C26AC4" w:rsidRDefault="0080747B">
      <w:pPr>
        <w:pStyle w:val="Bibliography"/>
      </w:pPr>
      <w:bookmarkStart w:id="2043" w:name="ref-Mack1958"/>
      <w:bookmarkEnd w:id="2042"/>
      <w:r>
        <w:lastRenderedPageBreak/>
        <w:t xml:space="preserve">Mack, Seymour. 1958. “Geology and Ground-Water Features of Scott Valley Siskiyou County, California.” Geological Survey Water-Supply Paper 1462. </w:t>
      </w:r>
      <w:hyperlink r:id="rId48">
        <w:r>
          <w:rPr>
            <w:rStyle w:val="Hyperlink"/>
          </w:rPr>
          <w:t>https://pubs.usgs.gov/wsp/1462/report.pdf</w:t>
        </w:r>
      </w:hyperlink>
      <w:r>
        <w:t>.</w:t>
      </w:r>
    </w:p>
    <w:p w14:paraId="60CA7822" w14:textId="77777777" w:rsidR="00C26AC4" w:rsidRDefault="0080747B">
      <w:pPr>
        <w:pStyle w:val="Bibliography"/>
      </w:pPr>
      <w:bookmarkStart w:id="2044" w:name="ref-Massie2020"/>
      <w:bookmarkEnd w:id="2043"/>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2045" w:name="ref-Maurer2003"/>
      <w:bookmarkEnd w:id="2044"/>
      <w:r>
        <w:t>Maurer, Sue. 2003. “Scott River Watershed Adult Coho Salmon Spawning Survey December 2002-January 2003.” Etna, CA: Siskiyou RCD.</w:t>
      </w:r>
    </w:p>
    <w:p w14:paraId="1D711BD4" w14:textId="77777777" w:rsidR="00C26AC4" w:rsidRDefault="0080747B">
      <w:pPr>
        <w:pStyle w:val="Bibliography"/>
      </w:pPr>
      <w:bookmarkStart w:id="2046" w:name="ref-Mazor2018"/>
      <w:bookmarkEnd w:id="2045"/>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9">
        <w:r>
          <w:rPr>
            <w:rStyle w:val="Hyperlink"/>
          </w:rPr>
          <w:t>https://doi.org/10.1111/fwb.13062</w:t>
        </w:r>
      </w:hyperlink>
      <w:r>
        <w:t>.</w:t>
      </w:r>
    </w:p>
    <w:p w14:paraId="1745471F" w14:textId="77777777" w:rsidR="00C26AC4" w:rsidRDefault="0080747B">
      <w:pPr>
        <w:pStyle w:val="Bibliography"/>
      </w:pPr>
      <w:bookmarkStart w:id="2047" w:name="ref-McMahon1983"/>
      <w:bookmarkEnd w:id="2046"/>
      <w:r>
        <w:t>McMahon, Thomas E. 1983. “Habitat Suitability Index Models: Coho Salmon. U.S. Dept. Int., Fish Wildl. Serv. FWS/OBS-92/10.49.” Fort Collins, CO: U.S. Dept. Int., U.S. Fish; Wildlife Service. FWS/OBS-92/10.49.</w:t>
      </w:r>
    </w:p>
    <w:p w14:paraId="57C61F17" w14:textId="77777777" w:rsidR="00C26AC4" w:rsidRDefault="0080747B">
      <w:pPr>
        <w:pStyle w:val="Bibliography"/>
      </w:pPr>
      <w:bookmarkStart w:id="2048" w:name="ref-McManamay2013"/>
      <w:bookmarkEnd w:id="2047"/>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0">
        <w:r>
          <w:rPr>
            <w:rStyle w:val="Hyperlink"/>
          </w:rPr>
          <w:t>https://doi.org/10.1007/s00267-013-0055-3</w:t>
        </w:r>
      </w:hyperlink>
      <w:r>
        <w:t>.</w:t>
      </w:r>
    </w:p>
    <w:p w14:paraId="66A3A359" w14:textId="77777777" w:rsidR="00C26AC4" w:rsidRDefault="0080747B">
      <w:pPr>
        <w:pStyle w:val="Bibliography"/>
      </w:pPr>
      <w:bookmarkStart w:id="2049" w:name="ref-Moyle2002"/>
      <w:bookmarkEnd w:id="2048"/>
      <w:r>
        <w:t xml:space="preserve">Moyle, P. B. 2002. </w:t>
      </w:r>
      <w:r>
        <w:rPr>
          <w:i/>
          <w:iCs/>
        </w:rPr>
        <w:t>Inland Fishes of California</w:t>
      </w:r>
      <w:r>
        <w:t>. University of California Press.</w:t>
      </w:r>
    </w:p>
    <w:p w14:paraId="2EBE800C" w14:textId="77777777" w:rsidR="00C26AC4" w:rsidRDefault="0080747B">
      <w:pPr>
        <w:pStyle w:val="Bibliography"/>
      </w:pPr>
      <w:bookmarkStart w:id="2050" w:name="ref-Moyle2014"/>
      <w:bookmarkEnd w:id="2049"/>
      <w:r>
        <w:t xml:space="preserve">———. 2014. “Novel aquatic ecosystems: the new reality for streams in California and other Mediterranean climate regions.” </w:t>
      </w:r>
      <w:r>
        <w:rPr>
          <w:i/>
          <w:iCs/>
        </w:rPr>
        <w:t>River Research and Applications</w:t>
      </w:r>
      <w:r>
        <w:t xml:space="preserve"> 30 (January): 1335–44. </w:t>
      </w:r>
      <w:hyperlink r:id="rId51">
        <w:r>
          <w:rPr>
            <w:rStyle w:val="Hyperlink"/>
          </w:rPr>
          <w:t>https://doi.org/10.1002/rra</w:t>
        </w:r>
      </w:hyperlink>
      <w:r>
        <w:t>.</w:t>
      </w:r>
    </w:p>
    <w:p w14:paraId="5D4329B8" w14:textId="77777777" w:rsidR="00C26AC4" w:rsidRDefault="0080747B">
      <w:pPr>
        <w:pStyle w:val="Bibliography"/>
      </w:pPr>
      <w:bookmarkStart w:id="2051" w:name="ref-NCRWQCB2005"/>
      <w:bookmarkEnd w:id="2050"/>
      <w:r>
        <w:t xml:space="preserve">NCRWQCB. 2005. “Staff Report for the Action Plan for the Scott River Watershed Sediment and Temperature Total Maximum Daily Loads.” North Coast Regional Water Quality Control Board. </w:t>
      </w:r>
      <w:hyperlink r:id="rId52">
        <w:r>
          <w:rPr>
            <w:rStyle w:val="Hyperlink"/>
          </w:rPr>
          <w:t>https://www.waterboards.ca.gov/water{\_}issues/programs/tmdl/records/region{\_}1/2010/ref3872.pdf</w:t>
        </w:r>
      </w:hyperlink>
      <w:r>
        <w:t>.</w:t>
      </w:r>
    </w:p>
    <w:p w14:paraId="74A45E1E" w14:textId="77777777" w:rsidR="00C26AC4" w:rsidRDefault="0080747B">
      <w:pPr>
        <w:pStyle w:val="Bibliography"/>
      </w:pPr>
      <w:bookmarkStart w:id="2052" w:name="ref-Nickelson1992"/>
      <w:bookmarkEnd w:id="2051"/>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2053" w:name="ref-NMFS2014"/>
      <w:bookmarkEnd w:id="2052"/>
      <w:r>
        <w:t xml:space="preserve">NMFS. 2014. “Final SONCC Coho Recovery Plan - Scott River Population.” </w:t>
      </w:r>
      <w:hyperlink r:id="rId53">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2054" w:name="ref-Olden2003"/>
      <w:bookmarkEnd w:id="2053"/>
      <w:r>
        <w:t xml:space="preserve">Olden, Julian D., and N. L. Poff. 2003. “Redundancy and the choice of hydrologic indices for characterizing streamflow regimes.” </w:t>
      </w:r>
      <w:r>
        <w:rPr>
          <w:i/>
          <w:iCs/>
        </w:rPr>
        <w:t>River Research and Applications</w:t>
      </w:r>
      <w:r>
        <w:t xml:space="preserve"> 19 (2): 101–21. </w:t>
      </w:r>
      <w:hyperlink r:id="rId54">
        <w:r>
          <w:rPr>
            <w:rStyle w:val="Hyperlink"/>
          </w:rPr>
          <w:t>https://doi.org/10.1002/rra.700</w:t>
        </w:r>
      </w:hyperlink>
      <w:r>
        <w:t>.</w:t>
      </w:r>
    </w:p>
    <w:p w14:paraId="27EC8DAE" w14:textId="77777777" w:rsidR="00C26AC4" w:rsidRDefault="0080747B">
      <w:pPr>
        <w:pStyle w:val="Bibliography"/>
      </w:pPr>
      <w:bookmarkStart w:id="2055" w:name="ref-Parry2013"/>
      <w:bookmarkEnd w:id="2054"/>
      <w:r>
        <w:lastRenderedPageBreak/>
        <w:t xml:space="preserve">Parry, Ashley. 2013. “Evaluation and modernization of the Scott Valley Irrigation District.” PhD thesis. </w:t>
      </w:r>
      <w:hyperlink r:id="rId55">
        <w:r>
          <w:rPr>
            <w:rStyle w:val="Hyperlink"/>
          </w:rPr>
          <w:t>https://doi.org/10.1017/CBO9781107415324.004</w:t>
        </w:r>
      </w:hyperlink>
      <w:r>
        <w:t>.</w:t>
      </w:r>
    </w:p>
    <w:p w14:paraId="39040ED3" w14:textId="77777777" w:rsidR="00C26AC4" w:rsidRDefault="0080747B">
      <w:pPr>
        <w:pStyle w:val="Bibliography"/>
      </w:pPr>
      <w:bookmarkStart w:id="2056" w:name="ref-Patterson2020"/>
      <w:bookmarkEnd w:id="2055"/>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2057" w:name="ref-Peek2022"/>
      <w:bookmarkEnd w:id="2056"/>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6">
        <w:r>
          <w:rPr>
            <w:rStyle w:val="Hyperlink"/>
          </w:rPr>
          <w:t>https://doi.org/10.3389/fenvs.2021.790667</w:t>
        </w:r>
      </w:hyperlink>
      <w:r>
        <w:t>.</w:t>
      </w:r>
    </w:p>
    <w:p w14:paraId="459CCBFA" w14:textId="77777777" w:rsidR="00C26AC4" w:rsidRDefault="0080747B">
      <w:pPr>
        <w:pStyle w:val="Bibliography"/>
      </w:pPr>
      <w:bookmarkStart w:id="2058" w:name="ref-Poff1997"/>
      <w:bookmarkEnd w:id="2057"/>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57">
        <w:r>
          <w:rPr>
            <w:rStyle w:val="Hyperlink"/>
          </w:rPr>
          <w:t>https://doi.org/10.2307/1313099</w:t>
        </w:r>
      </w:hyperlink>
      <w:r>
        <w:t>.</w:t>
      </w:r>
    </w:p>
    <w:p w14:paraId="2B4A0313" w14:textId="77777777" w:rsidR="00C26AC4" w:rsidRDefault="0080747B">
      <w:pPr>
        <w:pStyle w:val="Bibliography"/>
      </w:pPr>
      <w:bookmarkStart w:id="2059" w:name="ref-Poff2010"/>
      <w:bookmarkEnd w:id="2058"/>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8">
        <w:r>
          <w:rPr>
            <w:rStyle w:val="Hyperlink"/>
          </w:rPr>
          <w:t>https://doi.org/10.1111/j.1365-2427.2009.02204.x</w:t>
        </w:r>
      </w:hyperlink>
      <w:r>
        <w:t>.</w:t>
      </w:r>
    </w:p>
    <w:p w14:paraId="5164ADCB" w14:textId="77777777" w:rsidR="00C26AC4" w:rsidRDefault="0080747B">
      <w:pPr>
        <w:pStyle w:val="Bibliography"/>
      </w:pPr>
      <w:bookmarkStart w:id="2060" w:name="ref-Poff2010b"/>
      <w:bookmarkEnd w:id="2059"/>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1E6C1FF0" w14:textId="77777777" w:rsidR="00C26AC4" w:rsidRDefault="0080747B">
      <w:pPr>
        <w:pStyle w:val="Bibliography"/>
      </w:pPr>
      <w:bookmarkStart w:id="2061" w:name="ref-Poff2010a"/>
      <w:bookmarkEnd w:id="2060"/>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60">
        <w:r>
          <w:rPr>
            <w:rStyle w:val="Hyperlink"/>
          </w:rPr>
          <w:t>https://doi.org/10.1111/j.1365-2427.2009.02272.x</w:t>
        </w:r>
      </w:hyperlink>
      <w:r>
        <w:t>.</w:t>
      </w:r>
    </w:p>
    <w:p w14:paraId="3511EFD6" w14:textId="77777777" w:rsidR="00C26AC4" w:rsidRDefault="0080747B">
      <w:pPr>
        <w:pStyle w:val="Bibliography"/>
      </w:pPr>
      <w:bookmarkStart w:id="2062" w:name="ref-Quigley2007"/>
      <w:bookmarkEnd w:id="2061"/>
      <w:r>
        <w:t xml:space="preserve">Quigley, Danielle. 2007. “Final Report Adult Coho Spawning Ground Surveys 2006-2007.” Etna, CA: Siskiyou RCD. </w:t>
      </w:r>
      <w:hyperlink r:id="rId61">
        <w:r>
          <w:rPr>
            <w:rStyle w:val="Hyperlink"/>
          </w:rPr>
          <w:t>https://www.siskiyourcd.com/resources</w:t>
        </w:r>
      </w:hyperlink>
      <w:r>
        <w:t>.</w:t>
      </w:r>
    </w:p>
    <w:p w14:paraId="0C2AC0AF" w14:textId="77777777" w:rsidR="00C26AC4" w:rsidRDefault="0080747B">
      <w:pPr>
        <w:pStyle w:val="Bibliography"/>
      </w:pPr>
      <w:bookmarkStart w:id="2063" w:name="ref-Quinones2014"/>
      <w:bookmarkEnd w:id="2062"/>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62">
        <w:r>
          <w:rPr>
            <w:rStyle w:val="Hyperlink"/>
          </w:rPr>
          <w:t>https://doi.org/10.1371/journal.pone.0098392</w:t>
        </w:r>
      </w:hyperlink>
      <w:r>
        <w:t>.</w:t>
      </w:r>
    </w:p>
    <w:p w14:paraId="5F2EA82E" w14:textId="77777777" w:rsidR="00C26AC4" w:rsidRDefault="0080747B">
      <w:pPr>
        <w:pStyle w:val="Bibliography"/>
      </w:pPr>
      <w:bookmarkStart w:id="2064" w:name="ref-RobertsonSwinton2005"/>
      <w:bookmarkEnd w:id="2063"/>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3">
        <w:r>
          <w:rPr>
            <w:rStyle w:val="Hyperlink"/>
          </w:rPr>
          <w:t>https://doi.org/10.2307/3868443</w:t>
        </w:r>
      </w:hyperlink>
      <w:r>
        <w:t>.</w:t>
      </w:r>
    </w:p>
    <w:p w14:paraId="1BF6C5CE" w14:textId="77777777" w:rsidR="00C26AC4" w:rsidRDefault="0080747B">
      <w:pPr>
        <w:pStyle w:val="Bibliography"/>
      </w:pPr>
      <w:bookmarkStart w:id="2065" w:name="ref-Rosenfeld2003"/>
      <w:bookmarkEnd w:id="2064"/>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4">
        <w:r>
          <w:rPr>
            <w:rStyle w:val="Hyperlink"/>
          </w:rPr>
          <w:t>https://doi.org/10.1577/t01-126</w:t>
        </w:r>
      </w:hyperlink>
      <w:r>
        <w:t>.</w:t>
      </w:r>
    </w:p>
    <w:p w14:paraId="650F2230" w14:textId="77777777" w:rsidR="00C26AC4" w:rsidRDefault="0080747B">
      <w:pPr>
        <w:pStyle w:val="Bibliography"/>
      </w:pPr>
      <w:bookmarkStart w:id="2066" w:name="ref-Sakaris2010a"/>
      <w:bookmarkEnd w:id="2065"/>
      <w:r>
        <w:t xml:space="preserve">Sakaris, Peter C., and Elise R. Irwin. 2010. “Tuning stochastic matrix models with hydrologic data to predict the population dynamics of a riverine fish.” </w:t>
      </w:r>
      <w:r>
        <w:rPr>
          <w:i/>
          <w:iCs/>
        </w:rPr>
        <w:t>Ecological Applications</w:t>
      </w:r>
      <w:r>
        <w:t xml:space="preserve"> 20 (2): 483–96. </w:t>
      </w:r>
      <w:hyperlink r:id="rId65">
        <w:r>
          <w:rPr>
            <w:rStyle w:val="Hyperlink"/>
          </w:rPr>
          <w:t>https://doi.org/10.1890/08-0305.1</w:t>
        </w:r>
      </w:hyperlink>
      <w:r>
        <w:t>.</w:t>
      </w:r>
    </w:p>
    <w:p w14:paraId="109F67AD" w14:textId="77777777" w:rsidR="00C26AC4" w:rsidRDefault="0080747B">
      <w:pPr>
        <w:pStyle w:val="Bibliography"/>
      </w:pPr>
      <w:bookmarkStart w:id="2067" w:name="ref-SRWT2018"/>
      <w:bookmarkEnd w:id="2066"/>
      <w:r>
        <w:lastRenderedPageBreak/>
        <w:t xml:space="preserve">Scott River Water Trust (SRWT). 2018. “2017 Monitoring Report.” June. </w:t>
      </w:r>
      <w:hyperlink r:id="rId66">
        <w:r>
          <w:rPr>
            <w:rStyle w:val="Hyperlink"/>
          </w:rPr>
          <w:t>https://www.scottwatertrust.org/blank</w:t>
        </w:r>
      </w:hyperlink>
      <w:r>
        <w:t>.</w:t>
      </w:r>
    </w:p>
    <w:p w14:paraId="4E592253" w14:textId="77777777" w:rsidR="00C26AC4" w:rsidRDefault="0080747B">
      <w:pPr>
        <w:pStyle w:val="Bibliography"/>
      </w:pPr>
      <w:bookmarkStart w:id="2068" w:name="ref-SVAP1980"/>
      <w:bookmarkEnd w:id="2067"/>
      <w:r>
        <w:t>Scott Valley Area Plan Committee. 1980. “Scott Valley Area Plan (SVAP).”</w:t>
      </w:r>
    </w:p>
    <w:p w14:paraId="4C86B91F" w14:textId="77777777" w:rsidR="00C26AC4" w:rsidRDefault="0080747B">
      <w:pPr>
        <w:pStyle w:val="Bibliography"/>
      </w:pPr>
      <w:bookmarkStart w:id="2069" w:name="ref-Shenton2012"/>
      <w:bookmarkEnd w:id="2068"/>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7">
        <w:r>
          <w:rPr>
            <w:rStyle w:val="Hyperlink"/>
          </w:rPr>
          <w:t>https://doi.org/10.1007/s00267-012-9864-z</w:t>
        </w:r>
      </w:hyperlink>
      <w:r>
        <w:t>.</w:t>
      </w:r>
    </w:p>
    <w:p w14:paraId="6778B479" w14:textId="77777777" w:rsidR="00C26AC4" w:rsidRDefault="0080747B">
      <w:pPr>
        <w:pStyle w:val="Bibliography"/>
      </w:pPr>
      <w:bookmarkStart w:id="2070" w:name="ref-SiskiyouCounty2021"/>
      <w:bookmarkEnd w:id="2069"/>
      <w:r>
        <w:t xml:space="preserve">Siskiyou County Flood Control and Water Conservation District. 2021. “Scott Valley Groundwater Sustainability Plan.” Siskiyou County Flood Control; Water Conservation District. </w:t>
      </w:r>
      <w:hyperlink r:id="rId68">
        <w:r>
          <w:rPr>
            <w:rStyle w:val="Hyperlink"/>
          </w:rPr>
          <w:t>https://www.co.siskiyou.ca.us/naturalresources/page/scott-valley-gsp-chapters</w:t>
        </w:r>
      </w:hyperlink>
      <w:r>
        <w:t>.</w:t>
      </w:r>
    </w:p>
    <w:p w14:paraId="1CB07A79" w14:textId="77777777" w:rsidR="00C26AC4" w:rsidRDefault="0080747B">
      <w:pPr>
        <w:pStyle w:val="Bibliography"/>
      </w:pPr>
      <w:bookmarkStart w:id="2071" w:name="ref-SVGAC_2020_Nov"/>
      <w:bookmarkEnd w:id="2070"/>
      <w:r>
        <w:t xml:space="preserve">Siskiyou County GSA - Scott Valley Groundwater Advisory Committee. 2020. “Siskiyou County Groundwater Sustainability Agency Scott Valley Groundwater Advisory Committee Meeting.” Fort Jones, CA: Siskiyou County. </w:t>
      </w:r>
      <w:hyperlink r:id="rId69">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2072" w:name="ref-SiskiyouRCD1994"/>
      <w:bookmarkEnd w:id="2071"/>
      <w:r>
        <w:t>Siskiyou RCD. 1994. “Scott Valley Irrigation District Study.”</w:t>
      </w:r>
    </w:p>
    <w:p w14:paraId="6228A11F" w14:textId="77777777" w:rsidR="00C26AC4" w:rsidRDefault="0080747B">
      <w:pPr>
        <w:pStyle w:val="Bibliography"/>
      </w:pPr>
      <w:bookmarkStart w:id="2073" w:name="ref-SiskiyouRCD2004"/>
      <w:bookmarkEnd w:id="2072"/>
      <w:r>
        <w:t xml:space="preserve">———. 2004. “Final Report. Scott River Coho Spawning Assessment: 2003-2004.” </w:t>
      </w:r>
      <w:hyperlink r:id="rId70">
        <w:r>
          <w:rPr>
            <w:rStyle w:val="Hyperlink"/>
          </w:rPr>
          <w:t>https://www.siskiyourcd.com/resources</w:t>
        </w:r>
      </w:hyperlink>
      <w:r>
        <w:t>.</w:t>
      </w:r>
    </w:p>
    <w:p w14:paraId="4BBA02C5" w14:textId="77777777" w:rsidR="00C26AC4" w:rsidRDefault="0080747B">
      <w:pPr>
        <w:pStyle w:val="Bibliography"/>
      </w:pPr>
      <w:bookmarkStart w:id="2074" w:name="ref-SiskiyouRCD2005"/>
      <w:bookmarkEnd w:id="2073"/>
      <w:r>
        <w:t xml:space="preserve">———. 2005. “Scott River Watershed Adult Coho Spawning Ground Surveys. November 2004-January 2005.” Etna, CA. </w:t>
      </w:r>
      <w:hyperlink r:id="rId71">
        <w:r>
          <w:rPr>
            <w:rStyle w:val="Hyperlink"/>
          </w:rPr>
          <w:t>https://www.siskiyourcd.com/resources</w:t>
        </w:r>
      </w:hyperlink>
      <w:r>
        <w:t>.</w:t>
      </w:r>
    </w:p>
    <w:p w14:paraId="3A09179C" w14:textId="77777777" w:rsidR="00C26AC4" w:rsidRDefault="0080747B">
      <w:pPr>
        <w:pStyle w:val="Bibliography"/>
      </w:pPr>
      <w:bookmarkStart w:id="2075" w:name="ref-Quigley2006"/>
      <w:bookmarkEnd w:id="2074"/>
      <w:r>
        <w:t xml:space="preserve">———. 2006. “Final Report Scott River Adult Coho Spawning Ground Surveys November 2005 – January 2006.” Etna, CA. </w:t>
      </w:r>
      <w:hyperlink r:id="rId72">
        <w:r>
          <w:rPr>
            <w:rStyle w:val="Hyperlink"/>
          </w:rPr>
          <w:t>https://www.siskiyourcd.com/resources</w:t>
        </w:r>
      </w:hyperlink>
      <w:r>
        <w:t>.</w:t>
      </w:r>
    </w:p>
    <w:p w14:paraId="09DB7F8F" w14:textId="77777777" w:rsidR="00C26AC4" w:rsidRDefault="0080747B">
      <w:pPr>
        <w:pStyle w:val="Bibliography"/>
      </w:pPr>
      <w:bookmarkStart w:id="2076" w:name="ref-SiskiyouRCD2010"/>
      <w:bookmarkEnd w:id="2075"/>
      <w:r>
        <w:t xml:space="preserve">———. 2010. “Scott River Adult Coho Spawning Ground Surveys December 2009-January 2010.” </w:t>
      </w:r>
      <w:hyperlink r:id="rId73">
        <w:r>
          <w:rPr>
            <w:rStyle w:val="Hyperlink"/>
          </w:rPr>
          <w:t>https://www.siskiyourcd.com/resources</w:t>
        </w:r>
      </w:hyperlink>
      <w:r>
        <w:t>.</w:t>
      </w:r>
    </w:p>
    <w:p w14:paraId="44B95A27" w14:textId="77777777" w:rsidR="00C26AC4" w:rsidRDefault="0080747B">
      <w:pPr>
        <w:pStyle w:val="Bibliography"/>
      </w:pPr>
      <w:bookmarkStart w:id="2077" w:name="ref-Yokel2011"/>
      <w:bookmarkEnd w:id="2076"/>
      <w:r>
        <w:t xml:space="preserve">———. 2011. “Scott River adult coho spawning ground surveys, 2010-2011 Season.” Siskiyou RCD. </w:t>
      </w:r>
      <w:hyperlink r:id="rId74">
        <w:r>
          <w:rPr>
            <w:rStyle w:val="Hyperlink"/>
          </w:rPr>
          <w:t>https://www.siskiyourcd.com/resources</w:t>
        </w:r>
      </w:hyperlink>
      <w:r>
        <w:t>.</w:t>
      </w:r>
    </w:p>
    <w:p w14:paraId="15C475C5" w14:textId="77777777" w:rsidR="00C26AC4" w:rsidRDefault="0080747B">
      <w:pPr>
        <w:pStyle w:val="Bibliography"/>
      </w:pPr>
      <w:bookmarkStart w:id="2078" w:name="ref-SiskiyouRCD2012"/>
      <w:bookmarkEnd w:id="2077"/>
      <w:r>
        <w:t xml:space="preserve">———. 2012. “Scott River Adult Coho Spawning Ground Surveys, 2011 Season.” </w:t>
      </w:r>
      <w:hyperlink r:id="rId75">
        <w:r>
          <w:rPr>
            <w:rStyle w:val="Hyperlink"/>
          </w:rPr>
          <w:t>https://www.siskiyourcd.com/resources</w:t>
        </w:r>
      </w:hyperlink>
      <w:r>
        <w:t>.</w:t>
      </w:r>
    </w:p>
    <w:p w14:paraId="2CE6B3C0" w14:textId="77777777" w:rsidR="00C26AC4" w:rsidRDefault="0080747B">
      <w:pPr>
        <w:pStyle w:val="Bibliography"/>
      </w:pPr>
      <w:bookmarkStart w:id="2079" w:name="ref-SiskiyouRCD2013"/>
      <w:bookmarkEnd w:id="2078"/>
      <w:r>
        <w:t xml:space="preserve">———. 2013. “Scott River Adult Coho Spawning Ground Surveys 2012-2013 Season.” </w:t>
      </w:r>
      <w:hyperlink r:id="rId76">
        <w:r>
          <w:rPr>
            <w:rStyle w:val="Hyperlink"/>
          </w:rPr>
          <w:t>https://www.siskiyourcd.com/resources</w:t>
        </w:r>
      </w:hyperlink>
      <w:r>
        <w:t>.</w:t>
      </w:r>
    </w:p>
    <w:p w14:paraId="298A9488" w14:textId="77777777" w:rsidR="00C26AC4" w:rsidRDefault="0080747B">
      <w:pPr>
        <w:pStyle w:val="Bibliography"/>
      </w:pPr>
      <w:bookmarkStart w:id="2080" w:name="ref-SiskiyouRCD2014"/>
      <w:bookmarkEnd w:id="2079"/>
      <w:r>
        <w:t xml:space="preserve">———. 2014. “Scott River Adult Coho Spawning Ground Surveys 2013-2014 Season.” </w:t>
      </w:r>
      <w:hyperlink r:id="rId77">
        <w:r>
          <w:rPr>
            <w:rStyle w:val="Hyperlink"/>
          </w:rPr>
          <w:t>https://www.siskiyourcd.com/resources</w:t>
        </w:r>
      </w:hyperlink>
      <w:r>
        <w:t>.</w:t>
      </w:r>
    </w:p>
    <w:p w14:paraId="4470FFB2" w14:textId="77777777" w:rsidR="00C26AC4" w:rsidRDefault="0080747B">
      <w:pPr>
        <w:pStyle w:val="Bibliography"/>
      </w:pPr>
      <w:bookmarkStart w:id="2081" w:name="ref-SiskiyouRCD2015a"/>
      <w:bookmarkEnd w:id="2080"/>
      <w:r>
        <w:t xml:space="preserve">———. 2015a. “Ranch Water Quality Plan Template.” February. Etna, CA. </w:t>
      </w:r>
      <w:hyperlink r:id="rId78">
        <w:r>
          <w:rPr>
            <w:rStyle w:val="Hyperlink"/>
          </w:rPr>
          <w:t>https://www.siskiyourcd.com/resources</w:t>
        </w:r>
      </w:hyperlink>
      <w:r>
        <w:t>.</w:t>
      </w:r>
    </w:p>
    <w:p w14:paraId="3E0E24C8" w14:textId="77777777" w:rsidR="00C26AC4" w:rsidRDefault="0080747B">
      <w:pPr>
        <w:pStyle w:val="Bibliography"/>
      </w:pPr>
      <w:bookmarkStart w:id="2082" w:name="ref-SiskiyouRCD2015b"/>
      <w:bookmarkEnd w:id="2081"/>
      <w:r>
        <w:t xml:space="preserve">———. 2015b. “Scott River Fall Chinook Spawning Ground Surveys.” March. Etna, CA. </w:t>
      </w:r>
      <w:hyperlink r:id="rId79">
        <w:r>
          <w:rPr>
            <w:rStyle w:val="Hyperlink"/>
          </w:rPr>
          <w:t>https://www.siskiyourcd.com/resources</w:t>
        </w:r>
      </w:hyperlink>
      <w:r>
        <w:t>.</w:t>
      </w:r>
    </w:p>
    <w:p w14:paraId="3FA5F3AF" w14:textId="77777777" w:rsidR="00C26AC4" w:rsidRDefault="0080747B">
      <w:pPr>
        <w:pStyle w:val="Bibliography"/>
      </w:pPr>
      <w:bookmarkStart w:id="2083" w:name="ref-SiskiyouRCD2017b"/>
      <w:bookmarkEnd w:id="2082"/>
      <w:r>
        <w:lastRenderedPageBreak/>
        <w:t xml:space="preserve">———. 2017a. “Scott River Adult Coho Spawning Ground Surveys 2016-2017 Season Report.” June. Etna, CA. </w:t>
      </w:r>
      <w:hyperlink r:id="rId80">
        <w:r>
          <w:rPr>
            <w:rStyle w:val="Hyperlink"/>
          </w:rPr>
          <w:t>https://www.siskiyourcd.com/resources</w:t>
        </w:r>
      </w:hyperlink>
      <w:r>
        <w:t>.</w:t>
      </w:r>
    </w:p>
    <w:p w14:paraId="5C82510C" w14:textId="77777777" w:rsidR="00C26AC4" w:rsidRDefault="0080747B">
      <w:pPr>
        <w:pStyle w:val="Bibliography"/>
      </w:pPr>
      <w:bookmarkStart w:id="2084" w:name="ref-SiskiyouRCD2017a"/>
      <w:bookmarkEnd w:id="2083"/>
      <w:r>
        <w:t xml:space="preserve">———. 2017b. “Scott River Fall Chinook Spawning Ground Surveys.” January. Etna, CA. </w:t>
      </w:r>
      <w:hyperlink r:id="rId81">
        <w:r>
          <w:rPr>
            <w:rStyle w:val="Hyperlink"/>
          </w:rPr>
          <w:t>https://www.siskiyourcd.com/resources</w:t>
        </w:r>
      </w:hyperlink>
      <w:r>
        <w:t>.</w:t>
      </w:r>
    </w:p>
    <w:p w14:paraId="0E6C1659" w14:textId="77777777" w:rsidR="00C26AC4" w:rsidRDefault="0080747B">
      <w:pPr>
        <w:pStyle w:val="Bibliography"/>
      </w:pPr>
      <w:bookmarkStart w:id="2085" w:name="ref-SiskiyouRCD2018"/>
      <w:bookmarkEnd w:id="2084"/>
      <w:r>
        <w:t xml:space="preserve">———. 2018. “Scott River Fall Chinook Spawning Ground Surveys 2017 Season.” January. Etna, CA. </w:t>
      </w:r>
      <w:hyperlink r:id="rId82">
        <w:r>
          <w:rPr>
            <w:rStyle w:val="Hyperlink"/>
          </w:rPr>
          <w:t>https://www.siskiyourcd.com/resources</w:t>
        </w:r>
      </w:hyperlink>
      <w:r>
        <w:t>.</w:t>
      </w:r>
    </w:p>
    <w:p w14:paraId="63A217C4" w14:textId="77777777" w:rsidR="00C26AC4" w:rsidRDefault="0080747B">
      <w:pPr>
        <w:pStyle w:val="Bibliography"/>
      </w:pPr>
      <w:bookmarkStart w:id="2086" w:name="ref-Solans2016a"/>
      <w:bookmarkEnd w:id="2085"/>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3">
        <w:r>
          <w:rPr>
            <w:rStyle w:val="Hyperlink"/>
          </w:rPr>
          <w:t>https://doi.org/10.1002/eco.1745</w:t>
        </w:r>
      </w:hyperlink>
      <w:r>
        <w:t>.</w:t>
      </w:r>
    </w:p>
    <w:p w14:paraId="5C76A653" w14:textId="77777777" w:rsidR="00C26AC4" w:rsidRDefault="0080747B">
      <w:pPr>
        <w:pStyle w:val="Bibliography"/>
      </w:pPr>
      <w:bookmarkStart w:id="2087" w:name="ref-Sommarstrom2020"/>
      <w:bookmarkEnd w:id="2086"/>
      <w:r>
        <w:t>Sommarstrom, Sari. 2020. “Email communication regarding connectivity of Scott River tailings reach, Nov. 18, 2020.”</w:t>
      </w:r>
    </w:p>
    <w:p w14:paraId="4ED79C1D" w14:textId="77777777" w:rsidR="00C26AC4" w:rsidRDefault="0080747B">
      <w:pPr>
        <w:pStyle w:val="Bibliography"/>
      </w:pPr>
      <w:bookmarkStart w:id="2088" w:name="ref-SRWC2005"/>
      <w:bookmarkEnd w:id="2087"/>
      <w:r>
        <w:t>SRWC. 2005. “Limiting Factors Analysis for Coho Salmon and other Anadromous Fish.”</w:t>
      </w:r>
    </w:p>
    <w:p w14:paraId="408CD5D5" w14:textId="77777777" w:rsidR="00C26AC4" w:rsidRDefault="0080747B">
      <w:pPr>
        <w:pStyle w:val="Bibliography"/>
      </w:pPr>
      <w:bookmarkStart w:id="2089" w:name="ref-SRWC2018"/>
      <w:bookmarkEnd w:id="2088"/>
      <w:r>
        <w:t xml:space="preserve">———. 2018. “Restoring Priority Coho Habitat in the Scott River Watershed Modeling and Planning Report.” Etna, CA. </w:t>
      </w:r>
      <w:hyperlink r:id="rId84">
        <w:r>
          <w:rPr>
            <w:rStyle w:val="Hyperlink"/>
          </w:rPr>
          <w:t>https://www.scottriverwatershedcouncil.com/scott-river-westside-planning-proje</w:t>
        </w:r>
      </w:hyperlink>
      <w:r>
        <w:t>.</w:t>
      </w:r>
    </w:p>
    <w:p w14:paraId="75F42949" w14:textId="77777777" w:rsidR="00C26AC4" w:rsidRDefault="0080747B">
      <w:pPr>
        <w:pStyle w:val="Bibliography"/>
      </w:pPr>
      <w:bookmarkStart w:id="2090" w:name="ref-CRMP2000"/>
      <w:bookmarkEnd w:id="2089"/>
      <w:r>
        <w:t>SRWC-CRMP. 2000. “Final Report.”</w:t>
      </w:r>
    </w:p>
    <w:p w14:paraId="32E0DEB7" w14:textId="77777777" w:rsidR="00C26AC4" w:rsidRDefault="0080747B">
      <w:pPr>
        <w:pStyle w:val="Bibliography"/>
      </w:pPr>
      <w:bookmarkStart w:id="2091" w:name="ref-SRWC_RCD2003"/>
      <w:bookmarkEnd w:id="2090"/>
      <w:r>
        <w:t>SRWC, and Siskiyou RCD. 2003. “Scott River Fall Flows Action Plan Accomplishments, 1995 to 2003.” January. Etna, CA.</w:t>
      </w:r>
    </w:p>
    <w:p w14:paraId="77CCDC6E" w14:textId="77777777" w:rsidR="00C26AC4" w:rsidRDefault="0080747B">
      <w:pPr>
        <w:pStyle w:val="Bibliography"/>
      </w:pPr>
      <w:bookmarkStart w:id="2092" w:name="ref-SuperiorCourtofSiskiyouCounty1980"/>
      <w:bookmarkEnd w:id="2091"/>
      <w:r>
        <w:t xml:space="preserve">Superior Court of Siskiyou County. 1980. “Scott River Adjudication, Decree No. 30662. Scott River stream system, Siskiyou County. California State Water Resources Control Board.” Sacramento, CA. </w:t>
      </w:r>
      <w:hyperlink r:id="rId85">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2093" w:name="ref-Tarlock1993"/>
      <w:bookmarkEnd w:id="2092"/>
      <w:r>
        <w:t xml:space="preserve">Tarlock,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2094" w:name="ref-Tolley2019"/>
      <w:bookmarkEnd w:id="2093"/>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6">
        <w:r>
          <w:rPr>
            <w:rStyle w:val="Hyperlink"/>
          </w:rPr>
          <w:t>https://doi.org/10.1029/2018WR024209</w:t>
        </w:r>
      </w:hyperlink>
      <w:r>
        <w:t>.</w:t>
      </w:r>
    </w:p>
    <w:p w14:paraId="2A373DF5" w14:textId="77777777" w:rsidR="00C26AC4" w:rsidRDefault="0080747B">
      <w:pPr>
        <w:pStyle w:val="Bibliography"/>
      </w:pPr>
      <w:bookmarkStart w:id="2095" w:name="ref-USCensus2021"/>
      <w:bookmarkEnd w:id="2094"/>
      <w:r>
        <w:t xml:space="preserve">U.S. Census Bureau. 2021. “2020 Decennial Census.” </w:t>
      </w:r>
      <w:hyperlink r:id="rId87">
        <w:r>
          <w:rPr>
            <w:rStyle w:val="Hyperlink"/>
          </w:rPr>
          <w:t>https://data.census.gov/cedsci</w:t>
        </w:r>
      </w:hyperlink>
      <w:r>
        <w:t>.</w:t>
      </w:r>
    </w:p>
    <w:p w14:paraId="2450B533" w14:textId="77777777" w:rsidR="00C26AC4" w:rsidRDefault="0080747B">
      <w:pPr>
        <w:pStyle w:val="Bibliography"/>
      </w:pPr>
      <w:bookmarkStart w:id="2096" w:name="ref-VanKirk2008a"/>
      <w:bookmarkEnd w:id="2095"/>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8">
        <w:r>
          <w:rPr>
            <w:rStyle w:val="Hyperlink"/>
          </w:rPr>
          <w:t>https://doi.org/10.1111/j.1752-1688.2008.00212.x</w:t>
        </w:r>
      </w:hyperlink>
      <w:r>
        <w:t>.</w:t>
      </w:r>
    </w:p>
    <w:p w14:paraId="47442D29" w14:textId="77777777" w:rsidR="00C26AC4" w:rsidRPr="00FA7789" w:rsidRDefault="0080747B">
      <w:pPr>
        <w:pStyle w:val="Bibliography"/>
        <w:rPr>
          <w:lang w:val="de-DE"/>
          <w:rPrChange w:id="2097" w:author="Thomas Harter" w:date="2024-03-08T05:53:00Z">
            <w:rPr/>
          </w:rPrChange>
        </w:rPr>
      </w:pPr>
      <w:bookmarkStart w:id="2098" w:name="ref-Wainwright2013"/>
      <w:bookmarkEnd w:id="2096"/>
      <w:r>
        <w:t xml:space="preserve">Wainwright, Thomas C, Thomas H Williams, Kurt L Fresh, and Brian K Wells. 2013. “CCIEA Phase II Report: Ecosystem Components, Fisheries and Protected Species - Salmon: </w:t>
      </w:r>
      <w:r>
        <w:lastRenderedPageBreak/>
        <w:t xml:space="preserve">CHINOOK AND COHO SALMON.” </w:t>
      </w:r>
      <w:r w:rsidRPr="00FA7789">
        <w:rPr>
          <w:lang w:val="de-DE"/>
          <w:rPrChange w:id="2099" w:author="Thomas Harter" w:date="2024-03-08T05:53:00Z">
            <w:rPr/>
          </w:rPrChange>
        </w:rPr>
        <w:t xml:space="preserve">NOAA NMFS. </w:t>
      </w:r>
      <w:r>
        <w:fldChar w:fldCharType="begin"/>
      </w:r>
      <w:r w:rsidRPr="00FA7789">
        <w:rPr>
          <w:lang w:val="de-DE"/>
          <w:rPrChange w:id="2100" w:author="Thomas Harter" w:date="2024-03-08T05:53:00Z">
            <w:rPr/>
          </w:rPrChange>
        </w:rPr>
        <w:instrText>HYPERLINK "https://swfsc-publications.fisheries.noaa.gov/publications/CR/2013/2013Wainwright.pdf" \h</w:instrText>
      </w:r>
      <w:r>
        <w:fldChar w:fldCharType="separate"/>
      </w:r>
      <w:r w:rsidRPr="00FA7789">
        <w:rPr>
          <w:rStyle w:val="Hyperlink"/>
          <w:lang w:val="de-DE"/>
          <w:rPrChange w:id="2101" w:author="Thomas Harter" w:date="2024-03-08T05:53:00Z">
            <w:rPr>
              <w:rStyle w:val="Hyperlink"/>
            </w:rPr>
          </w:rPrChange>
        </w:rPr>
        <w:t>https://swfsc-publications.fisheries.noaa.gov/publications/CR/2013/2013Wainwright.pdf</w:t>
      </w:r>
      <w:r>
        <w:rPr>
          <w:rStyle w:val="Hyperlink"/>
        </w:rPr>
        <w:fldChar w:fldCharType="end"/>
      </w:r>
      <w:r w:rsidRPr="00FA7789">
        <w:rPr>
          <w:lang w:val="de-DE"/>
          <w:rPrChange w:id="2102" w:author="Thomas Harter" w:date="2024-03-08T05:53:00Z">
            <w:rPr/>
          </w:rPrChange>
        </w:rPr>
        <w:t>.</w:t>
      </w:r>
    </w:p>
    <w:p w14:paraId="1D854A40" w14:textId="77777777" w:rsidR="00C26AC4" w:rsidRDefault="0080747B">
      <w:pPr>
        <w:pStyle w:val="Bibliography"/>
      </w:pPr>
      <w:bookmarkStart w:id="2103" w:name="ref-Welch2021"/>
      <w:bookmarkEnd w:id="2098"/>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89">
        <w:r>
          <w:rPr>
            <w:rStyle w:val="Hyperlink"/>
          </w:rPr>
          <w:t>https://doi.org/10.1111/faf.12514</w:t>
        </w:r>
      </w:hyperlink>
      <w:r>
        <w:t>.</w:t>
      </w:r>
    </w:p>
    <w:p w14:paraId="1D7E3040" w14:textId="77777777" w:rsidR="00C26AC4" w:rsidRDefault="0080747B">
      <w:pPr>
        <w:pStyle w:val="Bibliography"/>
      </w:pPr>
      <w:bookmarkStart w:id="2104" w:name="ref-Wheeler2018"/>
      <w:bookmarkEnd w:id="2103"/>
      <w:r>
        <w:t xml:space="preserve">Wheeler, Kit, Seth J. Wenger, and Mary C. Freeman. 2018. “States and rates: Complementary approaches to developing flow-ecology relationships.” </w:t>
      </w:r>
      <w:r>
        <w:rPr>
          <w:i/>
          <w:iCs/>
        </w:rPr>
        <w:t>Freshwater Biology</w:t>
      </w:r>
      <w:r>
        <w:t xml:space="preserve"> 63 (8): 906–16. </w:t>
      </w:r>
      <w:hyperlink r:id="rId90">
        <w:r>
          <w:rPr>
            <w:rStyle w:val="Hyperlink"/>
          </w:rPr>
          <w:t>https://doi.org/10.1111/fwb.13001</w:t>
        </w:r>
      </w:hyperlink>
      <w:r>
        <w:t>.</w:t>
      </w:r>
    </w:p>
    <w:p w14:paraId="0D0DC72B" w14:textId="77777777" w:rsidR="00C26AC4" w:rsidRDefault="0080747B">
      <w:pPr>
        <w:pStyle w:val="Bibliography"/>
      </w:pPr>
      <w:bookmarkStart w:id="2105" w:name="ref-White2018"/>
      <w:bookmarkEnd w:id="2104"/>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1">
        <w:r>
          <w:rPr>
            <w:rStyle w:val="Hyperlink"/>
          </w:rPr>
          <w:t>https://doi.org/10.1016/j.scitotenv.2017.06.081</w:t>
        </w:r>
      </w:hyperlink>
      <w:r>
        <w:t>.</w:t>
      </w:r>
    </w:p>
    <w:p w14:paraId="649E6DC6" w14:textId="77777777" w:rsidR="00C26AC4" w:rsidRDefault="0080747B">
      <w:pPr>
        <w:pStyle w:val="Bibliography"/>
      </w:pPr>
      <w:bookmarkStart w:id="2106" w:name="ref-Williams2006"/>
      <w:bookmarkEnd w:id="2105"/>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92">
        <w:r>
          <w:rPr>
            <w:rStyle w:val="Hyperlink"/>
          </w:rPr>
          <w:t>https://repository.library.noaa.gov/view/noaa/3483</w:t>
        </w:r>
      </w:hyperlink>
      <w:r>
        <w:t>.</w:t>
      </w:r>
    </w:p>
    <w:p w14:paraId="2CE624C4" w14:textId="77777777" w:rsidR="00C26AC4" w:rsidRDefault="0080747B">
      <w:pPr>
        <w:pStyle w:val="Bibliography"/>
      </w:pPr>
      <w:bookmarkStart w:id="2107" w:name="ref-Williams2008"/>
      <w:bookmarkEnd w:id="2106"/>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93">
        <w:r>
          <w:rPr>
            <w:rStyle w:val="Hyperlink"/>
          </w:rPr>
          <w:t>https://repository.library.noaa.gov/view/noaa/3609</w:t>
        </w:r>
      </w:hyperlink>
      <w:r>
        <w:t>.</w:t>
      </w:r>
    </w:p>
    <w:p w14:paraId="141D32E5" w14:textId="77777777" w:rsidR="00C26AC4" w:rsidRDefault="0080747B">
      <w:pPr>
        <w:pStyle w:val="Bibliography"/>
      </w:pPr>
      <w:bookmarkStart w:id="2108" w:name="ref-Yarnell2020"/>
      <w:bookmarkEnd w:id="2107"/>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4">
        <w:r>
          <w:rPr>
            <w:rStyle w:val="Hyperlink"/>
          </w:rPr>
          <w:t>https://doi.org/10.1002/rra.3575</w:t>
        </w:r>
      </w:hyperlink>
      <w:r>
        <w:t>.</w:t>
      </w:r>
    </w:p>
    <w:p w14:paraId="3F363DCE" w14:textId="77777777" w:rsidR="00C26AC4" w:rsidRDefault="0080747B">
      <w:pPr>
        <w:pStyle w:val="Bibliography"/>
      </w:pPr>
      <w:bookmarkStart w:id="2109" w:name="ref-Yokel2018"/>
      <w:bookmarkEnd w:id="2108"/>
      <w:r>
        <w:t xml:space="preserve">Yokel, E, Shari K Witmore, B Stapleton, C Gilmore, and M M Pollock. 2018. “Scott River Beaver Dam Analogue Coho Salmon Habitat Restoration Program 2017 Monitoring Report.” </w:t>
      </w:r>
      <w:hyperlink r:id="rId95">
        <w:r>
          <w:rPr>
            <w:rStyle w:val="Hyperlink"/>
          </w:rPr>
          <w:t>https://www.scottriverwatershedcouncil.com/scott-river-beaver-dam-analogue-coh</w:t>
        </w:r>
      </w:hyperlink>
      <w:r>
        <w:t>.</w:t>
      </w:r>
      <w:bookmarkEnd w:id="1991"/>
      <w:bookmarkEnd w:id="2011"/>
      <w:bookmarkEnd w:id="2109"/>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Claire Kouba" w:date="2024-02-29T16:56:00Z" w:initials="CK">
    <w:p w14:paraId="6BFE430F" w14:textId="77777777" w:rsidR="00CA4C9C" w:rsidRDefault="00CA4C9C">
      <w:pPr>
        <w:pStyle w:val="CommentText"/>
      </w:pPr>
      <w:r>
        <w:rPr>
          <w:rStyle w:val="CommentReference"/>
        </w:rPr>
        <w:annotationRef/>
      </w:r>
      <w:r>
        <w:t>Somehow I think I should acknowledge the limitations, like below, but I don’t know if it’s worth putting here or just keeping in the discussion. Opinion?</w:t>
      </w:r>
    </w:p>
    <w:p w14:paraId="145F9468" w14:textId="77777777" w:rsidR="00CA4C9C" w:rsidRDefault="00CA4C9C">
      <w:pPr>
        <w:pStyle w:val="CommentText"/>
      </w:pPr>
    </w:p>
    <w:p w14:paraId="31CD1A4C" w14:textId="77777777" w:rsidR="00CA4C9C" w:rsidRDefault="00CA4C9C">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 w:id="24" w:author="Thomas Harter" w:date="2024-03-08T06:05:00Z" w:initials="TH">
    <w:p w14:paraId="12CA24BC" w14:textId="77777777" w:rsidR="00CA4C9C" w:rsidRDefault="00CA4C9C" w:rsidP="00E436FE">
      <w:pPr>
        <w:pStyle w:val="CommentText"/>
      </w:pPr>
      <w:r>
        <w:rPr>
          <w:rStyle w:val="CommentReference"/>
        </w:rPr>
        <w:annotationRef/>
      </w:r>
      <w:r>
        <w:rPr>
          <w:b/>
          <w:bCs/>
        </w:rPr>
        <w:t>Could you check that my edits in this paragraph make sense?</w:t>
      </w:r>
    </w:p>
  </w:comment>
  <w:comment w:id="135" w:author="Claire Kouba" w:date="2024-03-19T16:26:00Z" w:initials="CK">
    <w:p w14:paraId="3A84816B" w14:textId="77777777" w:rsidR="00BC2D2E" w:rsidRDefault="00BC2D2E">
      <w:pPr>
        <w:pStyle w:val="CommentText"/>
      </w:pPr>
      <w:r>
        <w:rPr>
          <w:rStyle w:val="CommentReference"/>
        </w:rPr>
        <w:annotationRef/>
      </w:r>
      <w:r>
        <w:t>Extra text (probably going to delete but saving for now)</w:t>
      </w:r>
    </w:p>
    <w:p w14:paraId="406D5254" w14:textId="77777777" w:rsidR="00BC2D2E" w:rsidRDefault="00BC2D2E">
      <w:pPr>
        <w:pStyle w:val="CommentText"/>
      </w:pPr>
    </w:p>
    <w:p w14:paraId="3CFC28AC" w14:textId="77777777" w:rsidR="00BC2D2E" w:rsidRDefault="00BC2D2E" w:rsidP="00BC2D2E">
      <w:pPr>
        <w:pStyle w:val="FirstParagraph"/>
      </w:pPr>
      <w:r>
        <w:t xml:space="preserve">Fall reconnection dates in a cohort’s Brood Year appear strongly correlated with coho spf (Figure 8), and previous work in the region has documented that fall flows are critical for salmon spawning (SRWC and RCD 2003). However, different flow thresholds at the Fort Jones flow gauge correspond to different degrees of river connectivity and thus habitat access (SRWC 2018), and some flow thresholds may be less relevant to coho life stages than others. </w:t>
      </w:r>
    </w:p>
    <w:p w14:paraId="626344FB" w14:textId="0865B214" w:rsidR="00BC2D2E" w:rsidRDefault="00BC2D2E">
      <w:pPr>
        <w:pStyle w:val="CommentText"/>
      </w:pPr>
    </w:p>
  </w:comment>
  <w:comment w:id="137" w:author="Claire Kouba" w:date="2024-03-18T13:55:00Z" w:initials="CK">
    <w:p w14:paraId="02C647E5" w14:textId="7CC61837" w:rsidR="00F51442" w:rsidRDefault="00F51442" w:rsidP="00CB5A51">
      <w:pPr>
        <w:pStyle w:val="CommentText"/>
      </w:pPr>
      <w:r>
        <w:rPr>
          <w:rStyle w:val="CommentReference"/>
        </w:rPr>
        <w:annotationRef/>
      </w:r>
      <w:r w:rsidR="00CB5A51">
        <w:t>Do you think its necessary to add example abbreviations to each category of metric?</w:t>
      </w:r>
    </w:p>
  </w:comment>
  <w:comment w:id="446" w:author="Claire Kouba" w:date="2024-03-18T13:24:00Z" w:initials="CK">
    <w:p w14:paraId="10685826" w14:textId="56181AB8" w:rsidR="00C075FC" w:rsidRDefault="00C075FC">
      <w:pPr>
        <w:pStyle w:val="CommentText"/>
      </w:pPr>
      <w:r>
        <w:rPr>
          <w:rStyle w:val="CommentReference"/>
        </w:rPr>
        <w:annotationRef/>
      </w:r>
      <w:r>
        <w:t>Better word choice? Duplicated?</w:t>
      </w:r>
    </w:p>
  </w:comment>
  <w:comment w:id="551" w:author="Thomas Harter" w:date="2024-03-18T01:33:00Z" w:initials="TH">
    <w:p w14:paraId="35121FBB" w14:textId="77777777" w:rsidR="00CA4C9C" w:rsidRDefault="00CA4C9C" w:rsidP="006A1AEE">
      <w:pPr>
        <w:pStyle w:val="CommentText"/>
      </w:pPr>
      <w:r>
        <w:rPr>
          <w:rStyle w:val="CommentReference"/>
        </w:rPr>
        <w:annotationRef/>
      </w:r>
      <w:r>
        <w:t xml:space="preserve">Insert a sentence before here that describes how you selected these additional low-|R| predictors? </w:t>
      </w:r>
    </w:p>
  </w:comment>
  <w:comment w:id="580" w:author="Claire Kouba" w:date="2024-03-12T14:54:00Z" w:initials="CK">
    <w:p w14:paraId="7A72D675" w14:textId="079A6178" w:rsidR="00CA4C9C" w:rsidRDefault="00CA4C9C">
      <w:pPr>
        <w:pStyle w:val="CommentText"/>
      </w:pPr>
      <w:r>
        <w:rPr>
          <w:rStyle w:val="CommentReference"/>
        </w:rPr>
        <w:annotationRef/>
      </w:r>
      <w:r>
        <w:t>Add fall pulse metrics?</w:t>
      </w:r>
    </w:p>
    <w:p w14:paraId="18C301FC" w14:textId="3C574159" w:rsidR="00CA4C9C" w:rsidRDefault="00CA4C9C">
      <w:pPr>
        <w:pStyle w:val="CommentText"/>
      </w:pPr>
    </w:p>
  </w:comment>
  <w:comment w:id="581" w:author="Thomas Harter" w:date="2024-03-18T01:32:00Z" w:initials="TH">
    <w:p w14:paraId="0AA9153B" w14:textId="77777777" w:rsidR="00CA4C9C" w:rsidRDefault="00CA4C9C" w:rsidP="00020B56">
      <w:pPr>
        <w:pStyle w:val="CommentText"/>
      </w:pPr>
      <w:r>
        <w:rPr>
          <w:rStyle w:val="CommentReference"/>
        </w:rPr>
        <w:annotationRef/>
      </w:r>
      <w:r>
        <w:t>Your call. Why not?  It would come out of the methodology:  among the predictors that are between -0.5 and 0.5 and represent these other conditions, how did you then select? See my note in the last paragraph.</w:t>
      </w:r>
    </w:p>
  </w:comment>
  <w:comment w:id="582" w:author="Claire Kouba" w:date="2024-03-18T10:23:00Z" w:initials="CK">
    <w:p w14:paraId="4CBDFF4D" w14:textId="35189C1B" w:rsidR="00CA4C9C" w:rsidRDefault="00CA4C9C">
      <w:pPr>
        <w:pStyle w:val="CommentText"/>
      </w:pPr>
      <w:r>
        <w:rPr>
          <w:rStyle w:val="CommentReference"/>
        </w:rPr>
        <w:annotationRef/>
      </w:r>
      <w:r>
        <w:t>Not going to add them – I forgot that I excluded them because they don’t occur every year, so they make the sample size too small.</w:t>
      </w:r>
    </w:p>
  </w:comment>
  <w:comment w:id="590" w:author="Thomas Harter" w:date="2024-03-11T01:48:00Z" w:initials="TH">
    <w:p w14:paraId="7E014FD8" w14:textId="4E43AA28" w:rsidR="00CA4C9C" w:rsidRDefault="00CA4C9C" w:rsidP="0042015C">
      <w:pPr>
        <w:pStyle w:val="CommentText"/>
      </w:pPr>
      <w:r>
        <w:rPr>
          <w:rStyle w:val="CommentReference"/>
        </w:rPr>
        <w:annotationRef/>
      </w:r>
      <w:r>
        <w:t>Claire, I have been going back and forth between Section 3 and 4.  There is much in terms of results already in 3, hence my confusion.  I am wondering whether it may be better to write 3.4 through 3.8 generically, in a single section, in terms of the statistical/mathematical tools used. And move much of the information now in 3.4 through 3.8 into the Results (merge it there with what you have).  This would more clearly expose the quantitative methods and leave the results for the results section. I can give it a try, but want to leave you a first pass on this.</w:t>
      </w:r>
    </w:p>
  </w:comment>
  <w:comment w:id="659" w:author="Claire Kouba" w:date="2024-03-19T16:37:00Z" w:initials="CK">
    <w:p w14:paraId="636A2E1C" w14:textId="77777777" w:rsidR="001051C9" w:rsidRDefault="001051C9" w:rsidP="001051C9">
      <w:pPr>
        <w:pStyle w:val="CommentText"/>
      </w:pPr>
      <w:r>
        <w:rPr>
          <w:rStyle w:val="CommentReference"/>
        </w:rPr>
        <w:annotationRef/>
      </w:r>
      <w:r>
        <w:t>I used the R function lm(). The citation for R is:</w:t>
      </w:r>
    </w:p>
    <w:p w14:paraId="7B77C681" w14:textId="77777777" w:rsidR="001051C9" w:rsidRDefault="001051C9" w:rsidP="001051C9">
      <w:pPr>
        <w:pStyle w:val="CommentText"/>
      </w:pPr>
    </w:p>
    <w:p w14:paraId="3D073701" w14:textId="77777777" w:rsidR="001051C9" w:rsidRDefault="001051C9" w:rsidP="001051C9">
      <w:pPr>
        <w:pStyle w:val="CommentText"/>
      </w:pPr>
      <w:r>
        <w:t xml:space="preserve">R Core Team (2021). </w:t>
      </w:r>
      <w:r>
        <w:rPr>
          <w:rStyle w:val="Emphasis"/>
        </w:rPr>
        <w:t>R: A language and environment for statistical computing.</w:t>
      </w:r>
      <w:r>
        <w:t xml:space="preserve"> R Foundation for Statistical Computing, Vienna, Austria. URL </w:t>
      </w:r>
      <w:hyperlink r:id="rId1" w:history="1">
        <w:r>
          <w:rPr>
            <w:rStyle w:val="Hyperlink"/>
          </w:rPr>
          <w:t>https://www.R-project.org/</w:t>
        </w:r>
      </w:hyperlink>
    </w:p>
    <w:p w14:paraId="58D5E9D1" w14:textId="77777777" w:rsidR="001051C9" w:rsidRDefault="001051C9" w:rsidP="001051C9">
      <w:pPr>
        <w:pStyle w:val="CommentText"/>
      </w:pPr>
    </w:p>
    <w:p w14:paraId="2177E991" w14:textId="77777777" w:rsidR="001051C9" w:rsidRDefault="001051C9" w:rsidP="001051C9">
      <w:pPr>
        <w:pStyle w:val="CommentText"/>
      </w:pPr>
      <w:r>
        <w:t xml:space="preserve">Is it necessary to include the citations within the R lm() documentation? Those are: </w:t>
      </w:r>
    </w:p>
    <w:p w14:paraId="10483612" w14:textId="77777777" w:rsidR="001051C9" w:rsidRDefault="001051C9" w:rsidP="001051C9">
      <w:pPr>
        <w:pStyle w:val="NormalWeb"/>
      </w:pPr>
      <w:r>
        <w:t xml:space="preserve">Chambers, J. M. (1992) </w:t>
      </w:r>
      <w:r>
        <w:rPr>
          <w:rStyle w:val="Emphasis"/>
        </w:rPr>
        <w:t>Linear models.</w:t>
      </w:r>
      <w:r>
        <w:t xml:space="preserve"> Chapter 4 of </w:t>
      </w:r>
      <w:r>
        <w:rPr>
          <w:rStyle w:val="Emphasis"/>
        </w:rPr>
        <w:t>Statistical Models in S</w:t>
      </w:r>
      <w:r>
        <w:t xml:space="preserve"> eds J. M. Chambers and T. J. Hastie, Wadsworth &amp; Brooks/Cole.</w:t>
      </w:r>
    </w:p>
    <w:p w14:paraId="3D4F1493" w14:textId="77777777" w:rsidR="001051C9" w:rsidRDefault="001051C9" w:rsidP="001051C9">
      <w:pPr>
        <w:pStyle w:val="NormalWeb"/>
      </w:pPr>
      <w:r>
        <w:t xml:space="preserve">Wilkinson, G. N. and Rogers, C. E. (1973). Symbolic descriptions of factorial models for analysis of variance. </w:t>
      </w:r>
      <w:r>
        <w:rPr>
          <w:rStyle w:val="Emphasis"/>
        </w:rPr>
        <w:t>Applied Statistics</w:t>
      </w:r>
      <w:r>
        <w:t xml:space="preserve">, </w:t>
      </w:r>
      <w:r>
        <w:rPr>
          <w:b/>
          <w:bCs/>
        </w:rPr>
        <w:t>22</w:t>
      </w:r>
      <w:r>
        <w:t>, 392--399. 10.2307/2346786.</w:t>
      </w:r>
    </w:p>
    <w:p w14:paraId="1DD5228C" w14:textId="77777777" w:rsidR="001051C9" w:rsidRDefault="001051C9" w:rsidP="001051C9">
      <w:pPr>
        <w:pStyle w:val="CommentText"/>
      </w:pPr>
    </w:p>
  </w:comment>
  <w:comment w:id="690" w:author="Claire Kouba" w:date="2024-03-19T20:09:00Z" w:initials="CK">
    <w:p w14:paraId="0924D771" w14:textId="237F0264" w:rsidR="0080325E" w:rsidRDefault="0080325E">
      <w:pPr>
        <w:pStyle w:val="CommentText"/>
      </w:pPr>
      <w:r>
        <w:rPr>
          <w:rStyle w:val="CommentReference"/>
        </w:rPr>
        <w:annotationRef/>
      </w:r>
      <w:r>
        <w:t>but nonetheless our professional judgement that ecological outcomes depend on multiple factors,</w:t>
      </w:r>
    </w:p>
  </w:comment>
  <w:comment w:id="1386" w:author="Thomas Harter" w:date="2024-03-11T02:01:00Z" w:initials="TH">
    <w:p w14:paraId="592D9EEF" w14:textId="3DADFF85" w:rsidR="00CA4C9C" w:rsidRDefault="00CA4C9C" w:rsidP="00790643">
      <w:pPr>
        <w:pStyle w:val="CommentText"/>
      </w:pPr>
      <w:r>
        <w:rPr>
          <w:rStyle w:val="CommentReference"/>
        </w:rPr>
        <w:annotationRef/>
      </w:r>
      <w:r>
        <w:t>Rather than focusing on the mechanics and referring the reader to make their own interpretations of Supplements and Figures here, I suggest to describe the key findings that you see in Supplemental Figure 1 here and use (Supplemental Figure 1) as a reference at the end of this paragraph. Similarly, describe the key findings of Figure 8 here (including the unexpected results) and only reference Figure 8. This doesn’t have to be particularly long, but it helps narrate a story.</w:t>
      </w:r>
    </w:p>
  </w:comment>
  <w:comment w:id="1935" w:author="Thomas Harter" w:date="2024-03-10T01:20:00Z" w:initials="TH">
    <w:p w14:paraId="16D93DD1" w14:textId="51B98346" w:rsidR="00CA4C9C" w:rsidRDefault="00CA4C9C" w:rsidP="00AA5A6A">
      <w:pPr>
        <w:pStyle w:val="CommentText"/>
      </w:pPr>
      <w:r>
        <w:rPr>
          <w:rStyle w:val="CommentReference"/>
        </w:rPr>
        <w:annotationRef/>
      </w:r>
      <w:r>
        <w:t>Nuh-uh. You know I don’t like it when a manuscript something is shown in Table X or seen in Figure Y.  Instead: “something is such and such (Figure Y).” ☺️</w:t>
      </w:r>
    </w:p>
  </w:comment>
  <w:comment w:id="1936" w:author="Claire Kouba" w:date="2024-03-18T12:13:00Z" w:initials="CK">
    <w:p w14:paraId="4B40593B" w14:textId="4E986E10" w:rsidR="00586644" w:rsidRDefault="00586644">
      <w:pPr>
        <w:pStyle w:val="CommentText"/>
      </w:pPr>
      <w:r>
        <w:rPr>
          <w:rStyle w:val="CommentReference"/>
        </w:rPr>
        <w:annotationRef/>
      </w:r>
      <w:r>
        <w:t>Agreed, revised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1A4C" w15:done="0"/>
  <w15:commentEx w15:paraId="12CA24BC" w15:paraIdParent="31CD1A4C" w15:done="0"/>
  <w15:commentEx w15:paraId="626344FB" w15:done="0"/>
  <w15:commentEx w15:paraId="02C647E5" w15:done="0"/>
  <w15:commentEx w15:paraId="10685826" w15:done="0"/>
  <w15:commentEx w15:paraId="35121FBB" w15:done="0"/>
  <w15:commentEx w15:paraId="18C301FC" w15:done="0"/>
  <w15:commentEx w15:paraId="0AA9153B" w15:paraIdParent="18C301FC" w15:done="0"/>
  <w15:commentEx w15:paraId="4CBDFF4D" w15:paraIdParent="18C301FC" w15:done="0"/>
  <w15:commentEx w15:paraId="7E014FD8" w15:done="0"/>
  <w15:commentEx w15:paraId="1DD5228C" w15:done="0"/>
  <w15:commentEx w15:paraId="0924D771" w15:done="0"/>
  <w15:commentEx w15:paraId="592D9EEF" w15:done="0"/>
  <w15:commentEx w15:paraId="16D93DD1" w15:done="0"/>
  <w15:commentEx w15:paraId="4B40593B" w15:paraIdParent="16D93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A7EC23" w16cex:dateUtc="2024-03-08T14:05:00Z"/>
  <w16cex:commentExtensible w16cex:durableId="25F3A036" w16cex:dateUtc="2024-03-18T08:33:00Z"/>
  <w16cex:commentExtensible w16cex:durableId="5F6F50FE" w16cex:dateUtc="2024-03-18T08:32:00Z"/>
  <w16cex:commentExtensible w16cex:durableId="6A782A01" w16cex:dateUtc="2024-03-11T08:48:00Z"/>
  <w16cex:commentExtensible w16cex:durableId="4BC254B3" w16cex:dateUtc="2024-03-18T09:16:00Z"/>
  <w16cex:commentExtensible w16cex:durableId="5A92CB6F" w16cex:dateUtc="2024-03-11T09:01:00Z"/>
  <w16cex:commentExtensible w16cex:durableId="7B271A8A" w16cex:dateUtc="2024-03-10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1A4C" w16cid:durableId="298B35C7"/>
  <w16cid:commentId w16cid:paraId="12CA24BC" w16cid:durableId="16A7EC23"/>
  <w16cid:commentId w16cid:paraId="626344FB" w16cid:durableId="29A43B3F"/>
  <w16cid:commentId w16cid:paraId="02C647E5" w16cid:durableId="29A2C66D"/>
  <w16cid:commentId w16cid:paraId="10685826" w16cid:durableId="29A2BF00"/>
  <w16cid:commentId w16cid:paraId="18C301FC" w16cid:durableId="299AEB21"/>
  <w16cid:commentId w16cid:paraId="0AA9153B" w16cid:durableId="5F6F50FE"/>
  <w16cid:commentId w16cid:paraId="4CBDFF4D" w16cid:durableId="29A29496"/>
  <w16cid:commentId w16cid:paraId="7E014FD8" w16cid:durableId="6A782A01"/>
  <w16cid:commentId w16cid:paraId="1DD5228C" w16cid:durableId="29A43DE0"/>
  <w16cid:commentId w16cid:paraId="0924D771" w16cid:durableId="29A46F70"/>
  <w16cid:commentId w16cid:paraId="592D9EEF" w16cid:durableId="5A92CB6F"/>
  <w16cid:commentId w16cid:paraId="16D93DD1" w16cid:durableId="7B271A8A"/>
  <w16cid:commentId w16cid:paraId="4B40593B" w16cid:durableId="29A2AE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633ED" w14:textId="77777777" w:rsidR="00672807" w:rsidRDefault="00672807">
      <w:pPr>
        <w:spacing w:after="0"/>
      </w:pPr>
      <w:r>
        <w:separator/>
      </w:r>
    </w:p>
  </w:endnote>
  <w:endnote w:type="continuationSeparator" w:id="0">
    <w:p w14:paraId="6C731A28" w14:textId="77777777" w:rsidR="00672807" w:rsidRDefault="006728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FDAC5" w14:textId="77777777" w:rsidR="00672807" w:rsidRDefault="00672807">
      <w:r>
        <w:separator/>
      </w:r>
    </w:p>
  </w:footnote>
  <w:footnote w:type="continuationSeparator" w:id="0">
    <w:p w14:paraId="396CAAD0" w14:textId="77777777" w:rsidR="00672807" w:rsidRDefault="006728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33675C"/>
    <w:multiLevelType w:val="hybridMultilevel"/>
    <w:tmpl w:val="FEC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82639"/>
    <w:multiLevelType w:val="hybridMultilevel"/>
    <w:tmpl w:val="0F32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A33B51"/>
    <w:multiLevelType w:val="hybridMultilevel"/>
    <w:tmpl w:val="295C2A32"/>
    <w:lvl w:ilvl="0" w:tplc="436C05F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4"/>
  </w:num>
  <w:num w:numId="12">
    <w:abstractNumId w:val="6"/>
  </w:num>
  <w:num w:numId="13">
    <w:abstractNumId w:val="8"/>
  </w:num>
  <w:num w:numId="14">
    <w:abstractNumId w:val="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03287"/>
    <w:rsid w:val="0000329B"/>
    <w:rsid w:val="00003CFE"/>
    <w:rsid w:val="0001433A"/>
    <w:rsid w:val="00017A22"/>
    <w:rsid w:val="00020B56"/>
    <w:rsid w:val="00021DAB"/>
    <w:rsid w:val="00026EC9"/>
    <w:rsid w:val="00031860"/>
    <w:rsid w:val="00046EB1"/>
    <w:rsid w:val="00047C11"/>
    <w:rsid w:val="00076641"/>
    <w:rsid w:val="00082067"/>
    <w:rsid w:val="00083473"/>
    <w:rsid w:val="000878B6"/>
    <w:rsid w:val="00087B12"/>
    <w:rsid w:val="00097EA7"/>
    <w:rsid w:val="000A41BC"/>
    <w:rsid w:val="000B63F5"/>
    <w:rsid w:val="000C3A97"/>
    <w:rsid w:val="000D0BC3"/>
    <w:rsid w:val="000D4CE2"/>
    <w:rsid w:val="000D6A5D"/>
    <w:rsid w:val="000D7E34"/>
    <w:rsid w:val="000F02D1"/>
    <w:rsid w:val="000F762F"/>
    <w:rsid w:val="00104995"/>
    <w:rsid w:val="001051C9"/>
    <w:rsid w:val="00117F2C"/>
    <w:rsid w:val="0013541E"/>
    <w:rsid w:val="0013721C"/>
    <w:rsid w:val="0014282A"/>
    <w:rsid w:val="00143B96"/>
    <w:rsid w:val="001479FD"/>
    <w:rsid w:val="001551C3"/>
    <w:rsid w:val="00161C4E"/>
    <w:rsid w:val="001C6FFA"/>
    <w:rsid w:val="001E3A2E"/>
    <w:rsid w:val="001E6539"/>
    <w:rsid w:val="001F6FC8"/>
    <w:rsid w:val="001F7CCB"/>
    <w:rsid w:val="002132B1"/>
    <w:rsid w:val="00216E1B"/>
    <w:rsid w:val="0024449B"/>
    <w:rsid w:val="00250411"/>
    <w:rsid w:val="00264591"/>
    <w:rsid w:val="00276E3D"/>
    <w:rsid w:val="00282F24"/>
    <w:rsid w:val="00287C5F"/>
    <w:rsid w:val="00293830"/>
    <w:rsid w:val="002A4401"/>
    <w:rsid w:val="002A5C3C"/>
    <w:rsid w:val="002C2B41"/>
    <w:rsid w:val="002C44FD"/>
    <w:rsid w:val="002C60B3"/>
    <w:rsid w:val="002D2588"/>
    <w:rsid w:val="002D6868"/>
    <w:rsid w:val="002D75AE"/>
    <w:rsid w:val="002E5BC3"/>
    <w:rsid w:val="0030026F"/>
    <w:rsid w:val="003218C8"/>
    <w:rsid w:val="0034046C"/>
    <w:rsid w:val="003566F4"/>
    <w:rsid w:val="00364ADD"/>
    <w:rsid w:val="00372FE5"/>
    <w:rsid w:val="003870B7"/>
    <w:rsid w:val="003872F6"/>
    <w:rsid w:val="0039665B"/>
    <w:rsid w:val="003A4F34"/>
    <w:rsid w:val="003A6679"/>
    <w:rsid w:val="003B3518"/>
    <w:rsid w:val="003C0392"/>
    <w:rsid w:val="003D19AD"/>
    <w:rsid w:val="003E0303"/>
    <w:rsid w:val="003F135A"/>
    <w:rsid w:val="003F208F"/>
    <w:rsid w:val="003F2AEF"/>
    <w:rsid w:val="003F3B8A"/>
    <w:rsid w:val="003F4EE3"/>
    <w:rsid w:val="004005D0"/>
    <w:rsid w:val="00410EAA"/>
    <w:rsid w:val="0042015C"/>
    <w:rsid w:val="00431C42"/>
    <w:rsid w:val="004605FB"/>
    <w:rsid w:val="00471A56"/>
    <w:rsid w:val="00472DDC"/>
    <w:rsid w:val="0047380B"/>
    <w:rsid w:val="004745B8"/>
    <w:rsid w:val="004802DF"/>
    <w:rsid w:val="00491961"/>
    <w:rsid w:val="004A632A"/>
    <w:rsid w:val="004B2068"/>
    <w:rsid w:val="004B4B88"/>
    <w:rsid w:val="004C581D"/>
    <w:rsid w:val="004C65DF"/>
    <w:rsid w:val="004D0E63"/>
    <w:rsid w:val="004D22A6"/>
    <w:rsid w:val="004D72A2"/>
    <w:rsid w:val="004E042D"/>
    <w:rsid w:val="004E44F0"/>
    <w:rsid w:val="004F01EE"/>
    <w:rsid w:val="004F0BEF"/>
    <w:rsid w:val="00500A7D"/>
    <w:rsid w:val="00500E2F"/>
    <w:rsid w:val="00501785"/>
    <w:rsid w:val="005063C8"/>
    <w:rsid w:val="00507FE9"/>
    <w:rsid w:val="00515DC6"/>
    <w:rsid w:val="0052600C"/>
    <w:rsid w:val="00530EB0"/>
    <w:rsid w:val="005429BC"/>
    <w:rsid w:val="005516A0"/>
    <w:rsid w:val="005552AD"/>
    <w:rsid w:val="00561787"/>
    <w:rsid w:val="00586644"/>
    <w:rsid w:val="005A3C0F"/>
    <w:rsid w:val="005A4FF6"/>
    <w:rsid w:val="005D0F00"/>
    <w:rsid w:val="005F7C9E"/>
    <w:rsid w:val="006016D0"/>
    <w:rsid w:val="00602848"/>
    <w:rsid w:val="006044F0"/>
    <w:rsid w:val="00612E0E"/>
    <w:rsid w:val="0061623E"/>
    <w:rsid w:val="00626A8B"/>
    <w:rsid w:val="006346BD"/>
    <w:rsid w:val="00645C56"/>
    <w:rsid w:val="00646818"/>
    <w:rsid w:val="00653906"/>
    <w:rsid w:val="00655114"/>
    <w:rsid w:val="00671CDF"/>
    <w:rsid w:val="00672807"/>
    <w:rsid w:val="006862A2"/>
    <w:rsid w:val="00692D4C"/>
    <w:rsid w:val="00694469"/>
    <w:rsid w:val="006A1AEE"/>
    <w:rsid w:val="006B4E52"/>
    <w:rsid w:val="006B6F9A"/>
    <w:rsid w:val="006C57BF"/>
    <w:rsid w:val="006C5C9B"/>
    <w:rsid w:val="006C64A0"/>
    <w:rsid w:val="006C76D5"/>
    <w:rsid w:val="006D3EBB"/>
    <w:rsid w:val="006D5FAB"/>
    <w:rsid w:val="006E1FEF"/>
    <w:rsid w:val="006F1F4C"/>
    <w:rsid w:val="0070390E"/>
    <w:rsid w:val="00703985"/>
    <w:rsid w:val="00707407"/>
    <w:rsid w:val="00712654"/>
    <w:rsid w:val="00716D1C"/>
    <w:rsid w:val="00716F5E"/>
    <w:rsid w:val="00730544"/>
    <w:rsid w:val="00731054"/>
    <w:rsid w:val="00741421"/>
    <w:rsid w:val="00745B9E"/>
    <w:rsid w:val="00753B77"/>
    <w:rsid w:val="00756D04"/>
    <w:rsid w:val="00765CD5"/>
    <w:rsid w:val="00767BAD"/>
    <w:rsid w:val="007738DD"/>
    <w:rsid w:val="007776B0"/>
    <w:rsid w:val="00790643"/>
    <w:rsid w:val="007A24A6"/>
    <w:rsid w:val="007A2652"/>
    <w:rsid w:val="007C1EE6"/>
    <w:rsid w:val="007D1045"/>
    <w:rsid w:val="007D57EB"/>
    <w:rsid w:val="007F351C"/>
    <w:rsid w:val="007F4CE1"/>
    <w:rsid w:val="007F618C"/>
    <w:rsid w:val="0080253B"/>
    <w:rsid w:val="0080325E"/>
    <w:rsid w:val="0080689C"/>
    <w:rsid w:val="0080747B"/>
    <w:rsid w:val="00811503"/>
    <w:rsid w:val="00811664"/>
    <w:rsid w:val="00817239"/>
    <w:rsid w:val="00823C98"/>
    <w:rsid w:val="00827650"/>
    <w:rsid w:val="008314FD"/>
    <w:rsid w:val="00834FBF"/>
    <w:rsid w:val="00835A6B"/>
    <w:rsid w:val="00835F4B"/>
    <w:rsid w:val="00860A99"/>
    <w:rsid w:val="00872F4A"/>
    <w:rsid w:val="00883BB0"/>
    <w:rsid w:val="008A3D67"/>
    <w:rsid w:val="008A4C70"/>
    <w:rsid w:val="008B644B"/>
    <w:rsid w:val="008C5122"/>
    <w:rsid w:val="008D2BDD"/>
    <w:rsid w:val="008D7923"/>
    <w:rsid w:val="008F6E1E"/>
    <w:rsid w:val="00910BF0"/>
    <w:rsid w:val="00954953"/>
    <w:rsid w:val="0096631E"/>
    <w:rsid w:val="0096783A"/>
    <w:rsid w:val="00980F93"/>
    <w:rsid w:val="00987A64"/>
    <w:rsid w:val="0099744D"/>
    <w:rsid w:val="009A564A"/>
    <w:rsid w:val="009B33B9"/>
    <w:rsid w:val="009B7A5C"/>
    <w:rsid w:val="009C179D"/>
    <w:rsid w:val="009C4198"/>
    <w:rsid w:val="009C4543"/>
    <w:rsid w:val="009D3A10"/>
    <w:rsid w:val="009E13DE"/>
    <w:rsid w:val="009E1E77"/>
    <w:rsid w:val="009E28C2"/>
    <w:rsid w:val="009F14DC"/>
    <w:rsid w:val="00A061B9"/>
    <w:rsid w:val="00A16679"/>
    <w:rsid w:val="00A206D8"/>
    <w:rsid w:val="00A25403"/>
    <w:rsid w:val="00A36AEC"/>
    <w:rsid w:val="00A44A59"/>
    <w:rsid w:val="00A4668A"/>
    <w:rsid w:val="00A52202"/>
    <w:rsid w:val="00A96A8E"/>
    <w:rsid w:val="00AA5A6A"/>
    <w:rsid w:val="00AB3192"/>
    <w:rsid w:val="00AB7C49"/>
    <w:rsid w:val="00AC2704"/>
    <w:rsid w:val="00AC75BA"/>
    <w:rsid w:val="00AD0C34"/>
    <w:rsid w:val="00AE0953"/>
    <w:rsid w:val="00AE720F"/>
    <w:rsid w:val="00AF2A67"/>
    <w:rsid w:val="00AF4416"/>
    <w:rsid w:val="00AF4710"/>
    <w:rsid w:val="00B030A1"/>
    <w:rsid w:val="00B205BD"/>
    <w:rsid w:val="00B257D1"/>
    <w:rsid w:val="00B34FD8"/>
    <w:rsid w:val="00B415CD"/>
    <w:rsid w:val="00B545BE"/>
    <w:rsid w:val="00B54979"/>
    <w:rsid w:val="00B66E2C"/>
    <w:rsid w:val="00B727E0"/>
    <w:rsid w:val="00B85253"/>
    <w:rsid w:val="00B9561F"/>
    <w:rsid w:val="00B964DA"/>
    <w:rsid w:val="00BB0AE1"/>
    <w:rsid w:val="00BB242C"/>
    <w:rsid w:val="00BC2D2E"/>
    <w:rsid w:val="00BC3363"/>
    <w:rsid w:val="00BD20DE"/>
    <w:rsid w:val="00BF59E2"/>
    <w:rsid w:val="00BF639E"/>
    <w:rsid w:val="00C0135F"/>
    <w:rsid w:val="00C06CF7"/>
    <w:rsid w:val="00C075FC"/>
    <w:rsid w:val="00C14C60"/>
    <w:rsid w:val="00C1534F"/>
    <w:rsid w:val="00C26AC4"/>
    <w:rsid w:val="00C32693"/>
    <w:rsid w:val="00C3717D"/>
    <w:rsid w:val="00C4329F"/>
    <w:rsid w:val="00C545ED"/>
    <w:rsid w:val="00C60D46"/>
    <w:rsid w:val="00C65611"/>
    <w:rsid w:val="00C73357"/>
    <w:rsid w:val="00C81627"/>
    <w:rsid w:val="00C83247"/>
    <w:rsid w:val="00C95C38"/>
    <w:rsid w:val="00CA4775"/>
    <w:rsid w:val="00CA4C9C"/>
    <w:rsid w:val="00CB5A51"/>
    <w:rsid w:val="00CC2287"/>
    <w:rsid w:val="00CE6046"/>
    <w:rsid w:val="00CF1760"/>
    <w:rsid w:val="00CF651C"/>
    <w:rsid w:val="00D14113"/>
    <w:rsid w:val="00D23706"/>
    <w:rsid w:val="00D31E30"/>
    <w:rsid w:val="00D33519"/>
    <w:rsid w:val="00D5246F"/>
    <w:rsid w:val="00D56546"/>
    <w:rsid w:val="00D64905"/>
    <w:rsid w:val="00D7551F"/>
    <w:rsid w:val="00D80A64"/>
    <w:rsid w:val="00D90D30"/>
    <w:rsid w:val="00D9599B"/>
    <w:rsid w:val="00DD2C7B"/>
    <w:rsid w:val="00DD6247"/>
    <w:rsid w:val="00DD6967"/>
    <w:rsid w:val="00DE147E"/>
    <w:rsid w:val="00DE3F79"/>
    <w:rsid w:val="00DF016C"/>
    <w:rsid w:val="00DF022F"/>
    <w:rsid w:val="00DF6FD9"/>
    <w:rsid w:val="00E00720"/>
    <w:rsid w:val="00E07B7C"/>
    <w:rsid w:val="00E21657"/>
    <w:rsid w:val="00E25927"/>
    <w:rsid w:val="00E309A6"/>
    <w:rsid w:val="00E31D6B"/>
    <w:rsid w:val="00E32749"/>
    <w:rsid w:val="00E436FE"/>
    <w:rsid w:val="00E53B01"/>
    <w:rsid w:val="00E56445"/>
    <w:rsid w:val="00E56C47"/>
    <w:rsid w:val="00E61820"/>
    <w:rsid w:val="00E81A3C"/>
    <w:rsid w:val="00E83BBC"/>
    <w:rsid w:val="00E90EC3"/>
    <w:rsid w:val="00E94A54"/>
    <w:rsid w:val="00EA5A64"/>
    <w:rsid w:val="00EB1FD5"/>
    <w:rsid w:val="00EB6789"/>
    <w:rsid w:val="00EC53BA"/>
    <w:rsid w:val="00ED57ED"/>
    <w:rsid w:val="00EE5F72"/>
    <w:rsid w:val="00EF4C1A"/>
    <w:rsid w:val="00F11A9D"/>
    <w:rsid w:val="00F13D79"/>
    <w:rsid w:val="00F51442"/>
    <w:rsid w:val="00F55813"/>
    <w:rsid w:val="00F5691B"/>
    <w:rsid w:val="00F60AE6"/>
    <w:rsid w:val="00F719B4"/>
    <w:rsid w:val="00F7291C"/>
    <w:rsid w:val="00F9152A"/>
    <w:rsid w:val="00F91560"/>
    <w:rsid w:val="00FA7789"/>
    <w:rsid w:val="00FD0268"/>
    <w:rsid w:val="00FF4C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C9BB6D07-16FE-45B3-9D56-A43B6C22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unhideWhenUsed/>
    <w:rsid w:val="00BD20DE"/>
    <w:rPr>
      <w:sz w:val="20"/>
      <w:szCs w:val="20"/>
    </w:rPr>
  </w:style>
  <w:style w:type="character" w:customStyle="1" w:styleId="CommentTextChar">
    <w:name w:val="Comment Text Char"/>
    <w:basedOn w:val="DefaultParagraphFont"/>
    <w:link w:val="CommentText"/>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 w:type="paragraph" w:styleId="Revision">
    <w:name w:val="Revision"/>
    <w:hidden/>
    <w:semiHidden/>
    <w:rsid w:val="00FA7789"/>
    <w:pPr>
      <w:spacing w:after="0"/>
    </w:pPr>
  </w:style>
  <w:style w:type="character" w:styleId="PlaceholderText">
    <w:name w:val="Placeholder Text"/>
    <w:basedOn w:val="DefaultParagraphFont"/>
    <w:semiHidden/>
    <w:rsid w:val="00CF1760"/>
    <w:rPr>
      <w:color w:val="666666"/>
    </w:rPr>
  </w:style>
  <w:style w:type="character" w:styleId="Emphasis">
    <w:name w:val="Emphasis"/>
    <w:basedOn w:val="DefaultParagraphFont"/>
    <w:uiPriority w:val="20"/>
    <w:qFormat/>
    <w:rsid w:val="001051C9"/>
    <w:rPr>
      <w:i/>
      <w:iCs/>
    </w:rPr>
  </w:style>
  <w:style w:type="paragraph" w:styleId="NormalWeb">
    <w:name w:val="Normal (Web)"/>
    <w:basedOn w:val="Normal"/>
    <w:uiPriority w:val="99"/>
    <w:semiHidden/>
    <w:unhideWhenUsed/>
    <w:rsid w:val="001051C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501">
      <w:bodyDiv w:val="1"/>
      <w:marLeft w:val="0"/>
      <w:marRight w:val="0"/>
      <w:marTop w:val="0"/>
      <w:marBottom w:val="0"/>
      <w:divBdr>
        <w:top w:val="none" w:sz="0" w:space="0" w:color="auto"/>
        <w:left w:val="none" w:sz="0" w:space="0" w:color="auto"/>
        <w:bottom w:val="none" w:sz="0" w:space="0" w:color="auto"/>
        <w:right w:val="none" w:sz="0" w:space="0" w:color="auto"/>
      </w:divBdr>
    </w:div>
    <w:div w:id="45105746">
      <w:bodyDiv w:val="1"/>
      <w:marLeft w:val="0"/>
      <w:marRight w:val="0"/>
      <w:marTop w:val="0"/>
      <w:marBottom w:val="0"/>
      <w:divBdr>
        <w:top w:val="none" w:sz="0" w:space="0" w:color="auto"/>
        <w:left w:val="none" w:sz="0" w:space="0" w:color="auto"/>
        <w:bottom w:val="none" w:sz="0" w:space="0" w:color="auto"/>
        <w:right w:val="none" w:sz="0" w:space="0" w:color="auto"/>
      </w:divBdr>
    </w:div>
    <w:div w:id="371078702">
      <w:bodyDiv w:val="1"/>
      <w:marLeft w:val="0"/>
      <w:marRight w:val="0"/>
      <w:marTop w:val="0"/>
      <w:marBottom w:val="0"/>
      <w:divBdr>
        <w:top w:val="none" w:sz="0" w:space="0" w:color="auto"/>
        <w:left w:val="none" w:sz="0" w:space="0" w:color="auto"/>
        <w:bottom w:val="none" w:sz="0" w:space="0" w:color="auto"/>
        <w:right w:val="none" w:sz="0" w:space="0" w:color="auto"/>
      </w:divBdr>
    </w:div>
    <w:div w:id="1208028045">
      <w:bodyDiv w:val="1"/>
      <w:marLeft w:val="0"/>
      <w:marRight w:val="0"/>
      <w:marTop w:val="0"/>
      <w:marBottom w:val="0"/>
      <w:divBdr>
        <w:top w:val="none" w:sz="0" w:space="0" w:color="auto"/>
        <w:left w:val="none" w:sz="0" w:space="0" w:color="auto"/>
        <w:bottom w:val="none" w:sz="0" w:space="0" w:color="auto"/>
        <w:right w:val="none" w:sz="0" w:space="0" w:color="auto"/>
      </w:divBdr>
    </w:div>
    <w:div w:id="1365054347">
      <w:bodyDiv w:val="1"/>
      <w:marLeft w:val="0"/>
      <w:marRight w:val="0"/>
      <w:marTop w:val="0"/>
      <w:marBottom w:val="0"/>
      <w:divBdr>
        <w:top w:val="none" w:sz="0" w:space="0" w:color="auto"/>
        <w:left w:val="none" w:sz="0" w:space="0" w:color="auto"/>
        <w:bottom w:val="none" w:sz="0" w:space="0" w:color="auto"/>
        <w:right w:val="none" w:sz="0" w:space="0" w:color="auto"/>
      </w:divBdr>
    </w:div>
    <w:div w:id="1681200004">
      <w:bodyDiv w:val="1"/>
      <w:marLeft w:val="0"/>
      <w:marRight w:val="0"/>
      <w:marTop w:val="0"/>
      <w:marBottom w:val="0"/>
      <w:divBdr>
        <w:top w:val="none" w:sz="0" w:space="0" w:color="auto"/>
        <w:left w:val="none" w:sz="0" w:space="0" w:color="auto"/>
        <w:bottom w:val="none" w:sz="0" w:space="0" w:color="auto"/>
        <w:right w:val="none" w:sz="0" w:space="0" w:color="auto"/>
      </w:divBdr>
    </w:div>
    <w:div w:id="1926105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project.or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2/rra" TargetMode="External"/><Relationship Id="rId21" Type="http://schemas.openxmlformats.org/officeDocument/2006/relationships/image" Target="media/image11.png"/><Relationship Id="rId42" Type="http://schemas.openxmlformats.org/officeDocument/2006/relationships/hyperlink" Target="https://doi.org/10.1111/fwb.13048" TargetMode="External"/><Relationship Id="rId47" Type="http://schemas.openxmlformats.org/officeDocument/2006/relationships/hyperlink" Target="https://doi.org/10.1029/2020WR028496" TargetMode="External"/><Relationship Id="rId63" Type="http://schemas.openxmlformats.org/officeDocument/2006/relationships/hyperlink" Target="https://doi.org/10.2307/3868443" TargetMode="External"/><Relationship Id="rId68" Type="http://schemas.openxmlformats.org/officeDocument/2006/relationships/hyperlink" Target="https://www.co.siskiyou.ca.us/naturalresources/page/scott-valley-gsp-chapters" TargetMode="External"/><Relationship Id="rId84" Type="http://schemas.openxmlformats.org/officeDocument/2006/relationships/hyperlink" Target="https://www.scottriverwatershedcouncil.com/scott-river-westside-planning-proje" TargetMode="External"/><Relationship Id="rId89" Type="http://schemas.openxmlformats.org/officeDocument/2006/relationships/hyperlink" Target="https://doi.org/10.1111/faf.12514"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i.org/10.1007/s00267-002-2737-0" TargetMode="External"/><Relationship Id="rId37" Type="http://schemas.openxmlformats.org/officeDocument/2006/relationships/hyperlink" Target="https://doi.org/10.1111/j.0022-1112.2004.00486.x" TargetMode="External"/><Relationship Id="rId53" Type="http://schemas.openxmlformats.org/officeDocument/2006/relationships/hyperlink" Target="https://www.fisheries.noaa.gov/resource/document/final-recovery-plan-southern-oregon-northern-california-coast-evolutionarily" TargetMode="External"/><Relationship Id="rId58" Type="http://schemas.openxmlformats.org/officeDocument/2006/relationships/hyperlink" Target="https://doi.org/10.1111/j.1365-2427.2009.02204.x"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wb.13001" TargetMode="External"/><Relationship Id="rId95" Type="http://schemas.openxmlformats.org/officeDocument/2006/relationships/hyperlink" Target="https://www.scottriverwatershedcouncil.com/scott-river-beaver-dam-analogue-coh" TargetMode="External"/><Relationship Id="rId22" Type="http://schemas.openxmlformats.org/officeDocument/2006/relationships/image" Target="media/image12.png"/><Relationship Id="rId27" Type="http://schemas.openxmlformats.org/officeDocument/2006/relationships/hyperlink" Target="https://doi.org/10.1002/eap.2005" TargetMode="External"/><Relationship Id="rId43" Type="http://schemas.openxmlformats.org/officeDocument/2006/relationships/hyperlink" Target="http://groundwater.ucdavis.edu/files/136426.pdf" TargetMode="External"/><Relationship Id="rId48" Type="http://schemas.openxmlformats.org/officeDocument/2006/relationships/hyperlink" Target="https://pubs.usgs.gov/wsp/1462/report.pdf" TargetMode="External"/><Relationship Id="rId64" Type="http://schemas.openxmlformats.org/officeDocument/2006/relationships/hyperlink" Target="https://doi.org/10.1577/t01-126" TargetMode="External"/><Relationship Id="rId69" Type="http://schemas.openxmlformats.org/officeDocument/2006/relationships/hyperlink" Target="https://www.co.siskiyou.ca.us/scottvga/page/scott-valley-groundwater-advisory-committee-meeting-10" TargetMode="External"/><Relationship Id="rId80" Type="http://schemas.openxmlformats.org/officeDocument/2006/relationships/hyperlink" Target="https://www.siskiyourcd.com/resources" TargetMode="External"/><Relationship Id="rId85" Type="http://schemas.openxmlformats.org/officeDocument/2006/relationships/hyperlink" Target="https://www.waterboards.ca.gov/waterrights/board%7b\_%7ddecisions/adopted%7b\_%7dorders/judgments/docs/scottriver%7b\_%7djd.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890/1540-9295(2006)4%5b309:IFNISA%5d2.0.CO;2" TargetMode="External"/><Relationship Id="rId33" Type="http://schemas.openxmlformats.org/officeDocument/2006/relationships/hyperlink" Target="https://www.fs.usda.gov/Internet/FSE%7b\_%7dDOCUMENTS/stelprd3850544.pdf" TargetMode="External"/><Relationship Id="rId38" Type="http://schemas.openxmlformats.org/officeDocument/2006/relationships/hyperlink" Target="https://doi.org/10.3733/ca.v054n06p46" TargetMode="External"/><Relationship Id="rId46" Type="http://schemas.openxmlformats.org/officeDocument/2006/relationships/hyperlink" Target="https://doi.org/10.1002/rra" TargetMode="External"/><Relationship Id="rId59" Type="http://schemas.openxmlformats.org/officeDocument/2006/relationships/hyperlink" Target="https://doi.org/10.1111/j.1365-2427.2009.02204.x" TargetMode="External"/><Relationship Id="rId67" Type="http://schemas.openxmlformats.org/officeDocument/2006/relationships/hyperlink" Target="https://doi.org/10.1007/s00267-012-9864-z" TargetMode="External"/><Relationship Id="rId20" Type="http://schemas.openxmlformats.org/officeDocument/2006/relationships/image" Target="media/image10.png"/><Relationship Id="rId41" Type="http://schemas.openxmlformats.org/officeDocument/2006/relationships/hyperlink" Target="https://kbifrm.psmfc.org/wp-content/uploads/2016/12/Graham%7b\_%7d2012%7b\_%7d0010%7b\_%7dKlamath-River-Basin-Restoration-Nonuse-Value-Survey-Final-Report.pdf" TargetMode="External"/><Relationship Id="rId54" Type="http://schemas.openxmlformats.org/officeDocument/2006/relationships/hyperlink" Target="https://doi.org/10.1002/rra.700" TargetMode="External"/><Relationship Id="rId62" Type="http://schemas.openxmlformats.org/officeDocument/2006/relationships/hyperlink" Target="https://doi.org/10.1371/journal.pone.0098392"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02/eco.1745" TargetMode="External"/><Relationship Id="rId88" Type="http://schemas.openxmlformats.org/officeDocument/2006/relationships/hyperlink" Target="https://doi.org/10.1111/j.1752-1688.2008.00212.x" TargetMode="External"/><Relationship Id="rId91" Type="http://schemas.openxmlformats.org/officeDocument/2006/relationships/hyperlink" Target="https://doi.org/10.1016/j.scitotenv.2017.06.081"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307/1446234" TargetMode="External"/><Relationship Id="rId36" Type="http://schemas.openxmlformats.org/officeDocument/2006/relationships/hyperlink" Target="https://www.waterboards.ca.gov/drought/scott%7b\_%7dshasta%7b\_%7drivers/docs/2022/klamath-reg-oal-approval-2022.pdf" TargetMode="External"/><Relationship Id="rId49" Type="http://schemas.openxmlformats.org/officeDocument/2006/relationships/hyperlink" Target="https://doi.org/10.1111/fwb.13062" TargetMode="External"/><Relationship Id="rId57" Type="http://schemas.openxmlformats.org/officeDocument/2006/relationships/hyperlink" Target="https://doi.org/10.2307/1313099" TargetMode="External"/><Relationship Id="rId10" Type="http://schemas.microsoft.com/office/2016/09/relationships/commentsIds" Target="commentsIds.xml"/><Relationship Id="rId31" Type="http://schemas.openxmlformats.org/officeDocument/2006/relationships/hyperlink" Target="https://doi.org/10.1577/1548-8675(1994)014%3c0237:hdacso%3e2.3.co;2" TargetMode="External"/><Relationship Id="rId44" Type="http://schemas.openxmlformats.org/officeDocument/2006/relationships/hyperlink" Target="https://doi.org/10.1007/978-1-4614-7138-7" TargetMode="External"/><Relationship Id="rId52" Type="http://schemas.openxmlformats.org/officeDocument/2006/relationships/hyperlink" Target="https://www.waterboards.ca.gov/water%7b\_%7dissues/programs/tmdl/records/region%7b\_%7d1/2010/ref3872.pdf" TargetMode="External"/><Relationship Id="rId60" Type="http://schemas.openxmlformats.org/officeDocument/2006/relationships/hyperlink" Target="https://doi.org/10.1111/j.1365-2427.2009.02272.x" TargetMode="External"/><Relationship Id="rId65" Type="http://schemas.openxmlformats.org/officeDocument/2006/relationships/hyperlink" Target="https://doi.org/10.1890/08-0305.1"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02/rra.3575" TargetMode="External"/><Relationship Id="rId9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ater.ca.gov/Programs/Water-Use-And-Efficiency/Land-And-Water-Use/Agricultural-Land-And-Water-Use-Estimates" TargetMode="External"/><Relationship Id="rId34" Type="http://schemas.openxmlformats.org/officeDocument/2006/relationships/hyperlink" Target="http://www.fgc.ca.gov/meetings/2015/Aug/Exhibits/0805%7b\_%7dItem%7b\_%7d38%7b\_%7dCohoStatusReport.pdf" TargetMode="External"/><Relationship Id="rId50" Type="http://schemas.openxmlformats.org/officeDocument/2006/relationships/hyperlink" Target="https://doi.org/10.1007/s00267-013-0055-3" TargetMode="External"/><Relationship Id="rId55" Type="http://schemas.openxmlformats.org/officeDocument/2006/relationships/hyperlink" Target="https://doi.org/10.1017/CBO9781107415324.004" TargetMode="External"/><Relationship Id="rId76" Type="http://schemas.openxmlformats.org/officeDocument/2006/relationships/hyperlink" Target="https://www.siskiyourcd.com/resource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repository.library.noaa.gov/view/noaa/3483" TargetMode="External"/><Relationship Id="rId2" Type="http://schemas.openxmlformats.org/officeDocument/2006/relationships/numbering" Target="numbering.xml"/><Relationship Id="rId29" Type="http://schemas.openxmlformats.org/officeDocument/2006/relationships/hyperlink" Target="https://doi.org/10.1007/s11160-016-9432-3" TargetMode="External"/><Relationship Id="rId24" Type="http://schemas.openxmlformats.org/officeDocument/2006/relationships/hyperlink" Target="https://doi.org/10.1890/130134" TargetMode="External"/><Relationship Id="rId40" Type="http://schemas.openxmlformats.org/officeDocument/2006/relationships/hyperlink" Target="http://groundwater.ucdavis.edu/files/165395.pdf" TargetMode="External"/><Relationship Id="rId45" Type="http://schemas.openxmlformats.org/officeDocument/2006/relationships/hyperlink" Target="https://nrm.dfg.ca.gov/FileHandler.ashx?DocumentID=77836" TargetMode="External"/><Relationship Id="rId66" Type="http://schemas.openxmlformats.org/officeDocument/2006/relationships/hyperlink" Target="https://www.scottwatertrust.org/blank" TargetMode="External"/><Relationship Id="rId87" Type="http://schemas.openxmlformats.org/officeDocument/2006/relationships/hyperlink" Target="https://data.census.gov/cedsci" TargetMode="External"/><Relationship Id="rId61" Type="http://schemas.openxmlformats.org/officeDocument/2006/relationships/hyperlink" Target="https://www.siskiyourcd.com/resources" TargetMode="External"/><Relationship Id="rId82" Type="http://schemas.openxmlformats.org/officeDocument/2006/relationships/hyperlink" Target="https://www.siskiyourcd.com/resourc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577/1548-8659(1997)126%3c0049" TargetMode="External"/><Relationship Id="rId35" Type="http://schemas.openxmlformats.org/officeDocument/2006/relationships/hyperlink" Target="https://wildlife.ca.gov/Conservation/Watersheds/Instream-Flow/Studies/Scott-Shasta-Study" TargetMode="External"/><Relationship Id="rId56" Type="http://schemas.openxmlformats.org/officeDocument/2006/relationships/hyperlink" Target="https://doi.org/10.3389/fenvs.2021.790667"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2/rra"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609"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CB360-8987-4FF3-AE9C-9277819E3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50</Pages>
  <Words>18553</Words>
  <Characters>105757</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23</cp:revision>
  <dcterms:created xsi:type="dcterms:W3CDTF">2024-03-18T17:20:00Z</dcterms:created>
  <dcterms:modified xsi:type="dcterms:W3CDTF">2024-03-20T03:13:00Z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