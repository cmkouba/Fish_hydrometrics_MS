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3C907" w14:textId="77777777" w:rsidR="00C26AC4" w:rsidRDefault="0080747B">
      <w:pPr>
        <w:pStyle w:val="Title"/>
      </w:pPr>
      <w:r>
        <w:t xml:space="preserve">A watershed-specific formula to predict coho salmon reproduction using river flow </w:t>
      </w:r>
      <w:proofErr w:type="gramStart"/>
      <w:r>
        <w:t>metrics</w:t>
      </w:r>
      <w:proofErr w:type="gramEnd"/>
    </w:p>
    <w:p w14:paraId="0283DDAD" w14:textId="77777777" w:rsidR="00C26AC4" w:rsidRDefault="0080747B">
      <w:pPr>
        <w:pStyle w:val="Author"/>
      </w:pPr>
      <w:r>
        <w:t xml:space="preserve">Claire Kouba, Jason </w:t>
      </w:r>
      <w:proofErr w:type="gramStart"/>
      <w:r>
        <w:t>Weiner</w:t>
      </w:r>
      <w:proofErr w:type="gramEnd"/>
      <w:r>
        <w:t xml:space="preserve"> and Thomas Harter</w:t>
      </w:r>
    </w:p>
    <w:p w14:paraId="17DBD7F1" w14:textId="77777777" w:rsidR="00C26AC4" w:rsidRDefault="0080747B">
      <w:pPr>
        <w:pStyle w:val="Date"/>
      </w:pPr>
      <w:r>
        <w:t>Nov. 2023</w:t>
      </w:r>
    </w:p>
    <w:p w14:paraId="67F804D4" w14:textId="77777777" w:rsidR="00C26AC4" w:rsidRDefault="0080747B">
      <w:pPr>
        <w:pStyle w:val="Heading1"/>
      </w:pPr>
      <w:bookmarkStart w:id="0" w:name="abstract"/>
      <w:r>
        <w:t>Abstract</w:t>
      </w:r>
    </w:p>
    <w:p w14:paraId="30DE266A" w14:textId="6D538D37" w:rsidR="00C26AC4" w:rsidRDefault="0080747B">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w:t>
      </w:r>
      <w:del w:id="1" w:author="Thomas Harter" w:date="2024-03-08T05:53:00Z">
        <w:r w:rsidDel="00FA7789">
          <w:delText>s</w:delText>
        </w:r>
      </w:del>
      <w:r>
        <w:t xml:space="preserve"> poorly quantified in many regions. This work aims to quantify hydrologic conditions that support persistence of </w:t>
      </w:r>
      <w:ins w:id="2" w:author="Thomas Harter" w:date="2024-03-08T05:55:00Z">
        <w:r w:rsidR="009D3A10">
          <w:t>ke</w:t>
        </w:r>
      </w:ins>
      <w:ins w:id="3" w:author="Thomas Harter" w:date="2024-03-08T05:54:00Z">
        <w:r w:rsidR="00EF4C1A">
          <w:t xml:space="preserve">y ecosystem species.  We use </w:t>
        </w:r>
      </w:ins>
      <w:r>
        <w:t>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w:t>
      </w:r>
      <w:ins w:id="4" w:author="Thomas Harter" w:date="2024-03-08T05:54:00Z">
        <w:r w:rsidR="00EF4C1A">
          <w:t>, as a case study</w:t>
        </w:r>
      </w:ins>
      <w:r>
        <w:t xml:space="preserve">.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t>
      </w:r>
      <w:del w:id="5" w:author="Thomas Harter" w:date="2024-03-21T05:58:00Z">
        <w:r w:rsidDel="0065282D">
          <w:delText xml:space="preserve">water </w:delText>
        </w:r>
      </w:del>
      <w:ins w:id="6" w:author="Thomas Harter" w:date="2024-03-21T05:58:00Z">
        <w:r w:rsidR="0065282D">
          <w:t>brood</w:t>
        </w:r>
        <w:r w:rsidR="0065282D">
          <w:t xml:space="preserve"> </w:t>
        </w:r>
      </w:ins>
      <w:r>
        <w:t>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55746B7A" w14:textId="77777777" w:rsidR="00C26AC4" w:rsidRDefault="0080747B">
      <w:r>
        <w:br w:type="page"/>
      </w:r>
    </w:p>
    <w:p w14:paraId="6E4BFF49" w14:textId="77777777" w:rsidR="00C26AC4" w:rsidRDefault="0080747B">
      <w:pPr>
        <w:pStyle w:val="Heading1"/>
        <w:rPr>
          <w:ins w:id="7" w:author="Claire Kouba" w:date="2024-02-28T12:32:00Z"/>
        </w:rPr>
      </w:pPr>
      <w:bookmarkStart w:id="8" w:name="introduction"/>
      <w:bookmarkEnd w:id="0"/>
      <w:r>
        <w:rPr>
          <w:rStyle w:val="SectionNumber"/>
        </w:rPr>
        <w:lastRenderedPageBreak/>
        <w:t>1</w:t>
      </w:r>
      <w:r>
        <w:tab/>
        <w:t>Introduction</w:t>
      </w:r>
    </w:p>
    <w:p w14:paraId="748D76CC" w14:textId="77777777" w:rsidR="00817239" w:rsidRPr="00817239" w:rsidRDefault="00817239">
      <w:pPr>
        <w:pStyle w:val="Heading2"/>
        <w:pPrChange w:id="9" w:author="Claire Kouba" w:date="2024-02-29T16:43:00Z">
          <w:pPr>
            <w:pStyle w:val="Heading1"/>
          </w:pPr>
        </w:pPrChange>
      </w:pPr>
      <w:ins w:id="10" w:author="Claire Kouba" w:date="2024-02-28T12:32:00Z">
        <w:r>
          <w:t xml:space="preserve">1.1 Motivation and </w:t>
        </w:r>
      </w:ins>
      <w:ins w:id="11" w:author="Claire Kouba" w:date="2024-02-28T15:41:00Z">
        <w:r w:rsidR="0014282A">
          <w:t>objectives</w:t>
        </w:r>
      </w:ins>
    </w:p>
    <w:p w14:paraId="721363DF" w14:textId="77777777" w:rsidR="00C26AC4" w:rsidRDefault="0080747B">
      <w:pPr>
        <w:pStyle w:val="FirstParagraph"/>
      </w:pPr>
      <w:r>
        <w:t xml:space="preserve">Reconciliation ecology posits that some human-impacted ecosystems should be considered </w:t>
      </w:r>
      <w:proofErr w:type="gramStart"/>
      <w:r>
        <w:t>irrevocably-altered</w:t>
      </w:r>
      <w:proofErr w:type="gramEnd"/>
      <w:r>
        <w:t xml:space="preserve">, “novel” systems (Moyle 2014), with their own specific management concerns. To implement this philosophy, rather than working to restore novel ecosystems to pre-human conditions, a natural resource manager would embrace a role as earth system </w:t>
      </w:r>
      <w:proofErr w:type="gramStart"/>
      <w:r>
        <w:t>engineer, and</w:t>
      </w:r>
      <w:proofErr w:type="gramEnd"/>
      <w:r>
        <w:t xml:space="preserve">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But critical knowledge gaps are abundant and make this dual objective seem intractable. In many river ecosystems, though general methods to characterize environmental flows have been in wide use for at least a decade (e.g., N. L. Poff and Zimmerman 2010; Shenton et al. 2012; Solans and García de </w:t>
      </w:r>
      <w:proofErr w:type="spellStart"/>
      <w:r>
        <w:t>Jalón</w:t>
      </w:r>
      <w:proofErr w:type="spellEnd"/>
      <w:r>
        <w:t xml:space="preserve"> 2016), the regional-scale conditions that would maintain biodiversity are </w:t>
      </w:r>
      <w:proofErr w:type="gramStart"/>
      <w:r>
        <w:t>as yet</w:t>
      </w:r>
      <w:proofErr w:type="gramEnd"/>
      <w:r>
        <w:t xml:space="preserve"> unquantified or highly uncertain (N. L.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CEB5446" w14:textId="77777777" w:rsidR="00C60D46" w:rsidRDefault="0080747B">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proofErr w:type="spellStart"/>
      <w:r>
        <w:rPr>
          <w:i/>
          <w:iCs/>
        </w:rPr>
        <w:t>Onchorhynchus</w:t>
      </w:r>
      <w:proofErr w:type="spellEnd"/>
      <w:r>
        <w:rPr>
          <w:i/>
          <w:iCs/>
        </w:rPr>
        <w:t xml:space="preserve">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w:t>
      </w:r>
      <w:proofErr w:type="gramStart"/>
      <w:r>
        <w:t>in spite of</w:t>
      </w:r>
      <w:proofErr w:type="gramEnd"/>
      <w:r>
        <w:t xml:space="preserve"> decades of investigation by local, state and federal actors (e.g., SRWC and Siskiyou RCD 2003; NMFS 2014; CDFW 2015b; CDFW 2021), the ecological water needs in this balancing act are not as well constrained.</w:t>
      </w:r>
    </w:p>
    <w:p w14:paraId="1B0D01C9" w14:textId="6A8C1C8B" w:rsidR="00C26AC4" w:rsidRDefault="0080747B">
      <w:pPr>
        <w:pStyle w:val="BodyText"/>
      </w:pPr>
      <w:r>
        <w:t>One method for estimating ecological water needs is the functional flows framework (N. L. Poff et al. 1997; N. L. Poff and Zimmerman 2010). Functional flow metrics are used to quantify potential ecological services provided by river flow in terms of flowrate amplitude, timing, frequency, and duration in distinct seasons of a water year</w:t>
      </w:r>
      <w:ins w:id="12" w:author="Thomas Harter" w:date="2024-03-21T06:20:00Z">
        <w:r w:rsidR="00615989">
          <w:t xml:space="preserve">, where water year is here defined to begin on October 1 of the year preceding the </w:t>
        </w:r>
      </w:ins>
      <w:ins w:id="13" w:author="Thomas Harter" w:date="2024-03-21T06:21:00Z">
        <w:r w:rsidR="002B0DFD">
          <w:t>calendar year of the same number (i.e., water year 2020 begins on October 1, 2019)</w:t>
        </w:r>
      </w:ins>
      <w:r>
        <w:t>. Recent work has refined these metrics for California hydrology and made the metric-calculating algorithms publicly available (Yarnell et al. 2020; Patterson et al. 2020).</w:t>
      </w:r>
    </w:p>
    <w:p w14:paraId="5D0A3557" w14:textId="5FF75DD0" w:rsidR="00C26AC4" w:rsidRDefault="0080747B">
      <w:pPr>
        <w:pStyle w:val="BodyText"/>
      </w:pPr>
      <w:r>
        <w:t xml:space="preserve">To learn if it is possible to empirically quantify a hydrologic regime that meets the ecological needs of specific species (coho and Chinook salmon) in a specific ecological </w:t>
      </w:r>
      <w:r>
        <w:lastRenderedPageBreak/>
        <w:t xml:space="preserve">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w:t>
      </w:r>
      <w:ins w:id="14" w:author="Thomas Harter" w:date="2024-03-08T05:59:00Z">
        <w:r w:rsidR="006C64A0">
          <w:t xml:space="preserve">varying </w:t>
        </w:r>
      </w:ins>
      <w:r>
        <w:t xml:space="preserve">ecological services provided by hydrology </w:t>
      </w:r>
      <w:del w:id="15" w:author="Thomas Harter" w:date="2024-03-08T05:59:00Z">
        <w:r w:rsidDel="00C95C38">
          <w:delText xml:space="preserve">in </w:delText>
        </w:r>
      </w:del>
      <w:ins w:id="16" w:author="Thomas Harter" w:date="2024-03-08T05:59:00Z">
        <w:r w:rsidR="00C95C38">
          <w:t xml:space="preserve">across </w:t>
        </w:r>
      </w:ins>
      <w:r>
        <w:t>different seasons into a single index value per water year. This work sets the stage for a quantitative comparison of competing natural resource management alternatives.</w:t>
      </w:r>
    </w:p>
    <w:p w14:paraId="6BAD22B8" w14:textId="77777777" w:rsidR="00817239" w:rsidRDefault="00817239">
      <w:pPr>
        <w:pStyle w:val="BodyText"/>
      </w:pPr>
    </w:p>
    <w:p w14:paraId="6C19DE0F" w14:textId="11801914" w:rsidR="00817239" w:rsidRDefault="009B33B9" w:rsidP="00017A22">
      <w:pPr>
        <w:pStyle w:val="Heading2"/>
      </w:pPr>
      <w:r>
        <w:t xml:space="preserve">1.2 </w:t>
      </w:r>
      <w:r w:rsidR="00817239">
        <w:t>History of flow-ecology relationships</w:t>
      </w:r>
    </w:p>
    <w:p w14:paraId="3768D0F9" w14:textId="08EBE08D" w:rsidR="005A4FF6" w:rsidRDefault="007F618C" w:rsidP="00017A22">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w:t>
      </w:r>
      <w:r w:rsidR="005A4FF6">
        <w:t xml:space="preserve">in recent decades a diverse body of research has sought to identify and quantify ecological responses to changes in flow. Work on this topic spans multiple categories of ecological response, hydrologic predictor, and ultimate cause of hydrologic alteration. </w:t>
      </w:r>
      <w:r w:rsidR="0013721C">
        <w:t>Two</w:t>
      </w:r>
      <w:r w:rsidR="005A4FF6">
        <w:t xml:space="preserve"> widely studied ecological response metric</w:t>
      </w:r>
      <w:r w:rsidR="003E0303">
        <w:t xml:space="preserve"> categor</w:t>
      </w:r>
      <w:r w:rsidR="0013721C">
        <w:t>ies</w:t>
      </w:r>
      <w:r w:rsidR="005A4FF6">
        <w:t xml:space="preserve"> </w:t>
      </w:r>
      <w:r w:rsidR="0013721C">
        <w:t>are, firstly,</w:t>
      </w:r>
      <w:r w:rsidR="003E0303">
        <w:t xml:space="preserve"> the stream health index, based on density and</w:t>
      </w:r>
      <w:r w:rsidR="005A4FF6">
        <w:t xml:space="preserve"> </w:t>
      </w:r>
      <w:r w:rsidR="002C60B3">
        <w:t>species richness</w:t>
      </w:r>
      <w:r w:rsidR="003E0303">
        <w:t xml:space="preserve"> of macroinvertebrates observed</w:t>
      </w:r>
      <w:r w:rsidR="002C60B3">
        <w:t xml:space="preserve"> </w:t>
      </w:r>
      <w:r w:rsidR="005A4FF6">
        <w:t>at designated sampling sites (</w:t>
      </w:r>
      <w:r w:rsidR="0013721C">
        <w:t xml:space="preserve">e.g., </w:t>
      </w:r>
      <w:r w:rsidR="005A4FF6">
        <w:t>Monk2006, Guareschi2014, Kevic2018,</w:t>
      </w:r>
      <w:r w:rsidR="006346BD">
        <w:t xml:space="preserve"> </w:t>
      </w:r>
      <w:r w:rsidR="00250411">
        <w:t xml:space="preserve">Mazor et al. 2018, </w:t>
      </w:r>
      <w:r w:rsidR="00AC75BA">
        <w:t xml:space="preserve">Larsen et al. 2021, Peek et al. 2022, </w:t>
      </w:r>
      <w:r w:rsidR="005A4FF6">
        <w:t>Chessman2022</w:t>
      </w:r>
      <w:r w:rsidR="003E0303">
        <w:t>)</w:t>
      </w:r>
      <w:r w:rsidR="0013721C">
        <w:t>, and secondly,</w:t>
      </w:r>
      <w:r w:rsidR="005A4FF6">
        <w:t xml:space="preserve"> </w:t>
      </w:r>
      <w:del w:id="17" w:author="Claire Kouba" w:date="2024-03-11T14:03:00Z">
        <w:r w:rsidR="006862A2" w:rsidDel="00872F4A">
          <w:delText xml:space="preserve">and </w:delText>
        </w:r>
      </w:del>
      <w:r w:rsidR="006862A2">
        <w:t xml:space="preserve">fish </w:t>
      </w:r>
      <w:r w:rsidR="0013721C">
        <w:t xml:space="preserve">diversity and community assemblage (e.g., </w:t>
      </w:r>
      <w:proofErr w:type="spellStart"/>
      <w:r w:rsidR="00250411">
        <w:t>McManamay</w:t>
      </w:r>
      <w:proofErr w:type="spellEnd"/>
      <w:r w:rsidR="00250411">
        <w:t xml:space="preserve"> et al. 2013, </w:t>
      </w:r>
      <w:r w:rsidR="006346BD">
        <w:t xml:space="preserve">PetersonFreeman2016, </w:t>
      </w:r>
      <w:r w:rsidR="00561787">
        <w:t xml:space="preserve">Cartwright2017, </w:t>
      </w:r>
      <w:r w:rsidR="006346BD">
        <w:t xml:space="preserve">Sinnathamby2018, </w:t>
      </w:r>
      <w:r w:rsidR="002132B1">
        <w:t xml:space="preserve">Hain et al. 2018, </w:t>
      </w:r>
      <w:r w:rsidR="006346BD">
        <w:t>Guedes2020, Yao2021</w:t>
      </w:r>
      <w:r w:rsidR="006862A2">
        <w:t>)</w:t>
      </w:r>
      <w:r w:rsidR="0013721C">
        <w:t>.</w:t>
      </w:r>
      <w:r w:rsidR="00860A99">
        <w:t xml:space="preserve"> </w:t>
      </w:r>
      <w:r w:rsidR="0013721C">
        <w:t>Ecological responses can also be base</w:t>
      </w:r>
      <w:r w:rsidR="00860A99">
        <w:t>d</w:t>
      </w:r>
      <w:r w:rsidR="005A4FF6">
        <w:t xml:space="preserve"> on the abundance of a single or a few species</w:t>
      </w:r>
      <w:r w:rsidR="0013721C">
        <w:t>, often of fish</w:t>
      </w:r>
      <w:r w:rsidR="005A4FF6">
        <w:t xml:space="preserve"> (</w:t>
      </w:r>
      <w:r w:rsidR="006346BD">
        <w:t xml:space="preserve">Stewart-Koster2011, </w:t>
      </w:r>
      <w:r w:rsidR="00731054">
        <w:t xml:space="preserve">Booth2014, </w:t>
      </w:r>
      <w:r w:rsidR="00694469">
        <w:t>DeWeberPeterson2020, Hale2023</w:t>
      </w:r>
      <w:r w:rsidR="005A4FF6">
        <w:t>), as well as the extent of habitat types (</w:t>
      </w:r>
      <w:r w:rsidR="002C60B3">
        <w:t>Chowdhury2007, Chen2011, Brand2011</w:t>
      </w:r>
      <w:r w:rsidR="005A4FF6">
        <w:t xml:space="preserve">) </w:t>
      </w:r>
      <w:del w:id="18" w:author="Claire Kouba" w:date="2024-03-11T14:04:00Z">
        <w:r w:rsidR="005A4FF6" w:rsidDel="00E81A3C">
          <w:delText xml:space="preserve">and </w:delText>
        </w:r>
      </w:del>
      <w:ins w:id="19" w:author="Claire Kouba" w:date="2024-03-11T14:04:00Z">
        <w:r w:rsidR="00E81A3C">
          <w:t xml:space="preserve">or </w:t>
        </w:r>
      </w:ins>
      <w:r w:rsidR="005A4FF6">
        <w:t xml:space="preserve">the presence of organisms </w:t>
      </w:r>
      <w:del w:id="20" w:author="Claire Kouba" w:date="2024-03-11T14:04:00Z">
        <w:r w:rsidR="005A4FF6" w:rsidDel="00E81A3C">
          <w:delText xml:space="preserve">including </w:delText>
        </w:r>
      </w:del>
      <w:ins w:id="21" w:author="Claire Kouba" w:date="2024-03-11T14:04:00Z">
        <w:r w:rsidR="00E81A3C">
          <w:t xml:space="preserve">like </w:t>
        </w:r>
      </w:ins>
      <w:r w:rsidR="005A4FF6">
        <w:t>vegetation and plankton (</w:t>
      </w:r>
      <w:r w:rsidR="00500E2F">
        <w:t xml:space="preserve">Riis2008, </w:t>
      </w:r>
      <w:r w:rsidR="00D7551F">
        <w:t>Catford2014, Qian2016, Tesfaye2017, Vesi2019, Saby2022</w:t>
      </w:r>
      <w:r w:rsidR="005A4FF6">
        <w:t>). Hydrologic predictors range widely, with a heavy emphasis on extreme (low or high) flow events and the duration of components of the flow regime (</w:t>
      </w:r>
      <w:r w:rsidR="0013721C">
        <w:t xml:space="preserve">e.g., </w:t>
      </w:r>
      <w:r w:rsidR="00287C5F">
        <w:t xml:space="preserve">Ayllon2014, Lamouroux2015, </w:t>
      </w:r>
      <w:r w:rsidR="00AC75BA">
        <w:t>McManamay2015</w:t>
      </w:r>
      <w:r w:rsidR="00DD2C7B">
        <w:t>, Bower2022</w:t>
      </w:r>
      <w:r w:rsidR="005A4FF6">
        <w:t xml:space="preserve">). Causes of the change in hydrology include </w:t>
      </w:r>
      <w:r w:rsidR="00287C5F">
        <w:t>the operation of dams</w:t>
      </w:r>
      <w:r w:rsidR="005A4FF6">
        <w:t>, changes in human water use, climate change, and natural flow variability (</w:t>
      </w:r>
      <w:r w:rsidR="00860A99">
        <w:t xml:space="preserve">Herrera2017, Gao2020, White2018, </w:t>
      </w:r>
      <w:r w:rsidR="00287C5F">
        <w:t xml:space="preserve">Daneshvar2017, </w:t>
      </w:r>
      <w:r w:rsidR="00860A99">
        <w:t>Herbst2019</w:t>
      </w:r>
      <w:r w:rsidR="005A4FF6">
        <w:t>).</w:t>
      </w:r>
    </w:p>
    <w:p w14:paraId="4B25AD1C" w14:textId="42A49B61" w:rsidR="00DD2C7B" w:rsidRDefault="00E21657" w:rsidP="00017A22">
      <w:pPr>
        <w:pStyle w:val="BodyText"/>
      </w:pPr>
      <w:r>
        <w:t xml:space="preserve">Investigations of flow-ecology relationships can also be grouped by approach (as in Brummer2016). In experimental flow studies the flow is directly manipulated with dam releases and biological responses are monitored (e.g., Konrad2011). In longitudinal studies, </w:t>
      </w:r>
      <w:r w:rsidR="00AD0C34">
        <w:t xml:space="preserve">long-term ecological and hydrological records </w:t>
      </w:r>
      <w:r>
        <w:t>can be used</w:t>
      </w:r>
      <w:ins w:id="22" w:author="Thomas Harter" w:date="2024-03-08T06:01:00Z">
        <w:r w:rsidR="00D14113">
          <w:t xml:space="preserve"> to</w:t>
        </w:r>
      </w:ins>
      <w:r>
        <w:t xml:space="preserve"> infer local or regional </w:t>
      </w:r>
      <w:r w:rsidR="00AD0C34">
        <w:t>correlations</w:t>
      </w:r>
      <w:r>
        <w:t xml:space="preserve"> (e.g., Medallo-Diaz2019)</w:t>
      </w:r>
      <w:r w:rsidR="00AD0C34">
        <w:t>. Finally, in</w:t>
      </w:r>
      <w:r>
        <w:t xml:space="preserve"> space-for-time </w:t>
      </w:r>
      <w:r w:rsidR="00AD0C34">
        <w:t xml:space="preserve">approaches, the hydrology of multiple river systems in a region is used to populate the distribution of different hydrologic behavior, and ecological monitoring in this region is assumed to be related to flow differences between streams </w:t>
      </w:r>
      <w:r>
        <w:t xml:space="preserve">(e.g., Monk2008, Riis2008, Catford2014, Bower2022). </w:t>
      </w:r>
      <w:r w:rsidR="00AD0C34">
        <w:t xml:space="preserve">Space-for-time analyses require considerably fewer resources than experimental flows and longitudinal studies, and thus are more numerous </w:t>
      </w:r>
      <w:r>
        <w:t>(Brummer2016)</w:t>
      </w:r>
      <w:r w:rsidR="00AD0C34">
        <w:t xml:space="preserve">. </w:t>
      </w:r>
      <w:r w:rsidR="00F7291C">
        <w:t>Frequently</w:t>
      </w:r>
      <w:r w:rsidR="00AD0C34">
        <w:t xml:space="preserve"> in space-for-time analyses</w:t>
      </w:r>
      <w:r w:rsidR="00F7291C">
        <w:t xml:space="preserve"> </w:t>
      </w:r>
      <w:r w:rsidR="002A5C3C">
        <w:t>the flow change is</w:t>
      </w:r>
      <w:r w:rsidR="00F7291C">
        <w:t xml:space="preserve"> quantified in terms of hydrologic alteration from a natural</w:t>
      </w:r>
      <w:r w:rsidR="00E53B01">
        <w:t xml:space="preserve"> or </w:t>
      </w:r>
      <w:r w:rsidR="00F7291C">
        <w:t xml:space="preserve">historical </w:t>
      </w:r>
      <w:r w:rsidR="00811503">
        <w:t>regime</w:t>
      </w:r>
      <w:r w:rsidR="00F7291C">
        <w:t>,</w:t>
      </w:r>
      <w:r w:rsidR="002A5C3C">
        <w:t xml:space="preserve"> as in the </w:t>
      </w:r>
      <w:r w:rsidR="003E0303">
        <w:t>Ecological Limits of Hydrologic Alteration (ELOHA)</w:t>
      </w:r>
      <w:r w:rsidR="002A5C3C">
        <w:t xml:space="preserve"> </w:t>
      </w:r>
      <w:r w:rsidR="002A5C3C">
        <w:lastRenderedPageBreak/>
        <w:t>framework (</w:t>
      </w:r>
      <w:r w:rsidR="00DD2C7B">
        <w:t>Richter2006, PoffZimmerman2010</w:t>
      </w:r>
      <w:r w:rsidR="002A5C3C">
        <w:t>).</w:t>
      </w:r>
      <w:r w:rsidR="00811503">
        <w:t xml:space="preserve"> ELOHA and other methods to identify natural flow</w:t>
      </w:r>
      <w:r>
        <w:t xml:space="preserve"> regime</w:t>
      </w:r>
      <w:r w:rsidR="00811503">
        <w:t>s are adaptable and have been applied widely to many distinct regional systems (</w:t>
      </w:r>
      <w:r w:rsidR="00DD2C7B">
        <w:t>e.g.,</w:t>
      </w:r>
      <w:r>
        <w:t xml:space="preserve"> </w:t>
      </w:r>
      <w:r w:rsidR="00DD2C7B">
        <w:t>Knight2014, Brummer2016, Bower2022</w:t>
      </w:r>
      <w:r w:rsidR="00811503">
        <w:t xml:space="preserve">). </w:t>
      </w:r>
    </w:p>
    <w:p w14:paraId="7F6EDE0A" w14:textId="77777777" w:rsidR="003E0303" w:rsidRDefault="00AD0C34" w:rsidP="00017A22">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(Richter2006, Han2015, Sinnathamby2018, Bradley2017, Brummer2016). But historical approaches based on relationship-finding are several steps removed from the policy-making process (Webb2018). For example, </w:t>
      </w:r>
      <w:r w:rsidR="00DD2C7B">
        <w:t>ELOHA or similar approaches</w:t>
      </w:r>
      <w:r w:rsidR="003E0303" w:rsidRPr="0001433A">
        <w:t xml:space="preserve"> can generate flow-eco</w:t>
      </w:r>
      <w:r w:rsidR="00811503">
        <w:t>logy</w:t>
      </w:r>
      <w:r w:rsidR="003E0303" w:rsidRPr="0001433A">
        <w:t xml:space="preserve"> relat</w:t>
      </w:r>
      <w:r w:rsidR="00811503">
        <w:t>ionship</w:t>
      </w:r>
      <w:r w:rsidR="003E0303" w:rsidRPr="0001433A">
        <w:t xml:space="preserve">s or flow standards for particular </w:t>
      </w:r>
      <w:proofErr w:type="gramStart"/>
      <w:r w:rsidR="003E0303" w:rsidRPr="0001433A">
        <w:t xml:space="preserve">rivers, </w:t>
      </w:r>
      <w:r>
        <w:t>but</w:t>
      </w:r>
      <w:proofErr w:type="gramEnd"/>
      <w:r w:rsidR="00811503">
        <w:t xml:space="preserve"> cannot</w:t>
      </w:r>
      <w:r w:rsidR="003E0303" w:rsidRPr="0001433A">
        <w:t xml:space="preserve"> translate specific m</w:t>
      </w:r>
      <w:r w:rsidR="00811503">
        <w:t>anage</w:t>
      </w:r>
      <w:r w:rsidR="003E0303" w:rsidRPr="0001433A">
        <w:t>m</w:t>
      </w:r>
      <w:r w:rsidR="00811503">
        <w:t>ent</w:t>
      </w:r>
      <w:r w:rsidR="003E0303" w:rsidRPr="0001433A">
        <w:t xml:space="preserve"> decisions into hydrologic or eco</w:t>
      </w:r>
      <w:r w:rsidR="00811503">
        <w:t>logical</w:t>
      </w:r>
      <w:r w:rsidR="003E0303" w:rsidRPr="0001433A">
        <w:t xml:space="preserve"> outcomes</w:t>
      </w:r>
      <w:r w:rsidR="00811503">
        <w:t xml:space="preserve"> </w:t>
      </w:r>
      <w:r w:rsidR="003E0303">
        <w:t>(Cartwright2017)</w:t>
      </w:r>
      <w:r w:rsidR="00811503">
        <w:t xml:space="preserve">. </w:t>
      </w:r>
      <w:r>
        <w:t xml:space="preserve">Additionally, studies of multiple stressors on river systems </w:t>
      </w:r>
      <w:r w:rsidR="0070390E">
        <w:t>suggest</w:t>
      </w:r>
      <w:r>
        <w:t xml:space="preserve"> that f</w:t>
      </w:r>
      <w:r w:rsidR="003E0303">
        <w:t xml:space="preserve">low </w:t>
      </w:r>
      <w:r>
        <w:t xml:space="preserve">changes </w:t>
      </w:r>
      <w:r w:rsidR="003E0303">
        <w:t xml:space="preserve">alone </w:t>
      </w:r>
      <w:r>
        <w:t xml:space="preserve">are </w:t>
      </w:r>
      <w:r w:rsidR="003E0303">
        <w:t>not enough to predict ecological response at regional, multi-basin scales (</w:t>
      </w:r>
      <w:r>
        <w:t xml:space="preserve">e.g., </w:t>
      </w:r>
      <w:r w:rsidR="003E0303">
        <w:t xml:space="preserve">Worral2014, </w:t>
      </w:r>
      <w:r w:rsidR="00DD2C7B">
        <w:t xml:space="preserve">Knight2014, </w:t>
      </w:r>
      <w:proofErr w:type="spellStart"/>
      <w:r w:rsidR="003E0303">
        <w:t>McManamay</w:t>
      </w:r>
      <w:proofErr w:type="spellEnd"/>
      <w:r w:rsidR="003E0303">
        <w:t xml:space="preserve"> 2013, 2015) or in some single basins (</w:t>
      </w:r>
      <w:r>
        <w:t xml:space="preserve">e.g., </w:t>
      </w:r>
      <w:r w:rsidR="003E0303">
        <w:t>Triana2021)</w:t>
      </w:r>
      <w:r>
        <w:t>.</w:t>
      </w:r>
      <w:r w:rsidR="0070390E">
        <w:t xml:space="preserve"> Finally, many flow-ecology relationships are based on insufficient data. Methods have been proposed to mitigate this (e.g., Miller2018), but the exercise is generally inhibited by small sample size of relevant ecological metrics (Gwinn2015).</w:t>
      </w:r>
    </w:p>
    <w:p w14:paraId="5B4921CA" w14:textId="40EF916B" w:rsidR="00AD0C34" w:rsidRDefault="00F7291C" w:rsidP="00017A22">
      <w:pPr>
        <w:pStyle w:val="BodyText"/>
      </w:pPr>
      <w:r>
        <w:t xml:space="preserve">An ideal framework for </w:t>
      </w:r>
      <w:r w:rsidR="00AD0C34">
        <w:t>supporting decision-making</w:t>
      </w:r>
      <w:r>
        <w:t xml:space="preserve"> would</w:t>
      </w:r>
      <w:r w:rsidR="00AD0C34">
        <w:t xml:space="preserve"> involve two key steps, firstly connecting management actions to flow changes, and secondly connecting flow changes to ecological responses (</w:t>
      </w:r>
      <w:r w:rsidR="00AD0C34" w:rsidRPr="00DE147E">
        <w:t>PetersonFreeman2016</w:t>
      </w:r>
      <w:r w:rsidR="00F5691B">
        <w:t xml:space="preserve">; </w:t>
      </w:r>
      <w:r w:rsidR="00F5691B" w:rsidRPr="00DE147E">
        <w:t>DeWeberPeterson2020</w:t>
      </w:r>
      <w:r w:rsidR="00F5691B">
        <w:t xml:space="preserve">; </w:t>
      </w:r>
      <w:r w:rsidR="00F5691B" w:rsidRPr="00DE147E">
        <w:t>Triana2021</w:t>
      </w:r>
      <w:r w:rsidR="00AD0C34">
        <w:t>). Both steps can involve complex models and substantial uncertainty, often representing an interdisciplinary challenge.</w:t>
      </w:r>
      <w:r w:rsidR="0070390E">
        <w:t xml:space="preserve"> Threshold values for </w:t>
      </w:r>
      <w:r w:rsidR="008A3D67">
        <w:t>“</w:t>
      </w:r>
      <w:r w:rsidR="0070390E">
        <w:t>sufficient</w:t>
      </w:r>
      <w:r w:rsidR="008A3D67">
        <w:t>”</w:t>
      </w:r>
      <w:r w:rsidR="0070390E">
        <w:t xml:space="preserve"> flows would be ideal for a management context (Rosenfeld2017</w:t>
      </w:r>
      <w:proofErr w:type="gramStart"/>
      <w:r w:rsidR="0070390E">
        <w:t>), but</w:t>
      </w:r>
      <w:proofErr w:type="gramEnd"/>
      <w:r w:rsidR="0070390E">
        <w:t xml:space="preserve"> can be difficult to identify and in some cases may not exist (LuedersMcManamay2023).  </w:t>
      </w:r>
      <w:r w:rsidR="008A3D67">
        <w:t xml:space="preserve">Additionally, </w:t>
      </w:r>
      <w:ins w:id="23" w:author="Claire Kouba" w:date="2024-03-11T14:07:00Z">
        <w:r w:rsidR="00E81A3C">
          <w:t xml:space="preserve">water resource management is arguably better supported by </w:t>
        </w:r>
      </w:ins>
      <w:r w:rsidR="008A3D67">
        <w:t>q</w:t>
      </w:r>
      <w:r w:rsidR="00AD0C34" w:rsidRPr="0001433A">
        <w:t xml:space="preserve">uantifying ecological responses to </w:t>
      </w:r>
      <w:r w:rsidR="008A3D67">
        <w:t>“</w:t>
      </w:r>
      <w:r w:rsidR="00AD0C34" w:rsidRPr="0001433A">
        <w:t>designer</w:t>
      </w:r>
      <w:r w:rsidR="008A3D67">
        <w:t>”</w:t>
      </w:r>
      <w:r w:rsidR="00AD0C34" w:rsidRPr="0001433A">
        <w:t xml:space="preserve"> or functional flows </w:t>
      </w:r>
      <w:del w:id="24" w:author="Claire Kouba" w:date="2024-03-11T14:07:00Z">
        <w:r w:rsidR="008A3D67" w:rsidDel="00E81A3C">
          <w:delText xml:space="preserve">is arguably </w:delText>
        </w:r>
        <w:r w:rsidR="00AD0C34" w:rsidRPr="0001433A" w:rsidDel="00E81A3C">
          <w:delText xml:space="preserve">more suited for supporting water resource management </w:delText>
        </w:r>
      </w:del>
      <w:r w:rsidR="00AD0C34" w:rsidRPr="0001433A">
        <w:t xml:space="preserve">than </w:t>
      </w:r>
      <w:ins w:id="25" w:author="Claire Kouba" w:date="2024-03-11T14:07:00Z">
        <w:r w:rsidR="00E81A3C">
          <w:t xml:space="preserve">by </w:t>
        </w:r>
      </w:ins>
      <w:r w:rsidR="00AD0C34" w:rsidRPr="0001433A">
        <w:t>identifying natural flow</w:t>
      </w:r>
      <w:r w:rsidR="008A3D67">
        <w:t xml:space="preserve"> regime</w:t>
      </w:r>
      <w:r w:rsidR="00AD0C34" w:rsidRPr="0001433A">
        <w:t>s</w:t>
      </w:r>
      <w:r w:rsidR="00AD0C34">
        <w:t xml:space="preserve"> (</w:t>
      </w:r>
      <w:r w:rsidR="008A3D67">
        <w:t xml:space="preserve">Arthington2014, </w:t>
      </w:r>
      <w:r w:rsidR="00AD0C34">
        <w:t>Webb2018)</w:t>
      </w:r>
      <w:r w:rsidR="0070390E">
        <w:t>, though some may suggest that all possible historical flow components should be preserved (e.g., Bower2022), as the designer flows approach may risk overlooking ecological flow needs that are not currently monitored.</w:t>
      </w:r>
      <w:r w:rsidR="00BD20DE">
        <w:t xml:space="preserve"> Finally, stakeholders in at least one study </w:t>
      </w:r>
      <w:r w:rsidR="00BD20DE" w:rsidRPr="0014282A">
        <w:t xml:space="preserve">requested flow-ecology relationships based on empirical monitoring, rather than </w:t>
      </w:r>
      <w:r w:rsidR="00BD20DE">
        <w:t xml:space="preserve">more </w:t>
      </w:r>
      <w:proofErr w:type="gramStart"/>
      <w:r w:rsidR="00BD20DE">
        <w:t>easily-simulated</w:t>
      </w:r>
      <w:proofErr w:type="gramEnd"/>
      <w:r w:rsidR="00BD20DE">
        <w:t xml:space="preserve"> </w:t>
      </w:r>
      <w:r w:rsidR="00BD20DE" w:rsidRPr="0014282A">
        <w:t xml:space="preserve">proxies like </w:t>
      </w:r>
      <w:r w:rsidR="00BD20DE">
        <w:t xml:space="preserve">flow changes or </w:t>
      </w:r>
      <w:r w:rsidR="00BD20DE" w:rsidRPr="0014282A">
        <w:t>thermal exposure</w:t>
      </w:r>
      <w:r w:rsidR="00BD20DE">
        <w:t xml:space="preserve"> (DeWeberPeterson2020).</w:t>
      </w:r>
    </w:p>
    <w:p w14:paraId="37B9A7B9" w14:textId="78624199" w:rsidR="00765CD5" w:rsidRDefault="008A3D67">
      <w:pPr>
        <w:pStyle w:val="BodyText"/>
        <w:pPrChange w:id="26" w:author="Claire Kouba" w:date="2024-02-29T16:50:00Z">
          <w:pPr>
            <w:pStyle w:val="BodyText"/>
            <w:numPr>
              <w:ilvl w:val="1"/>
              <w:numId w:val="12"/>
            </w:numPr>
            <w:ind w:left="1440" w:hanging="360"/>
          </w:pPr>
        </w:pPrChange>
      </w:pPr>
      <w:r>
        <w:t xml:space="preserve">The </w:t>
      </w:r>
      <w:commentRangeStart w:id="27"/>
      <w:commentRangeStart w:id="28"/>
      <w:r>
        <w:t xml:space="preserve">present </w:t>
      </w:r>
      <w:commentRangeEnd w:id="27"/>
      <w:r w:rsidR="00BD20DE">
        <w:rPr>
          <w:rStyle w:val="CommentReference"/>
        </w:rPr>
        <w:commentReference w:id="27"/>
      </w:r>
      <w:commentRangeEnd w:id="28"/>
      <w:r w:rsidR="000D4CE2">
        <w:rPr>
          <w:rStyle w:val="CommentReference"/>
        </w:rPr>
        <w:commentReference w:id="28"/>
      </w:r>
      <w:r>
        <w:t>study is a longitudinal analysis</w:t>
      </w:r>
      <w:r w:rsidR="003B3518">
        <w:t>,</w:t>
      </w:r>
      <w:r>
        <w:t xml:space="preserve"> </w:t>
      </w:r>
      <w:r w:rsidR="00BD20DE">
        <w:t>using empirical data and a case study</w:t>
      </w:r>
      <w:r w:rsidR="003B3518">
        <w:t>,</w:t>
      </w:r>
      <w:r w:rsidR="00BD20DE">
        <w:t xml:space="preserve"> to </w:t>
      </w:r>
      <w:r>
        <w:t xml:space="preserve">address </w:t>
      </w:r>
      <w:del w:id="29" w:author="Thomas Harter" w:date="2024-03-08T06:06:00Z">
        <w:r w:rsidDel="00F11A9D">
          <w:delText xml:space="preserve">one </w:delText>
        </w:r>
      </w:del>
      <w:ins w:id="30" w:author="Thomas Harter" w:date="2024-03-08T06:06:00Z">
        <w:r w:rsidR="00F11A9D">
          <w:t xml:space="preserve">the second </w:t>
        </w:r>
      </w:ins>
      <w:r>
        <w:t xml:space="preserve">of the two key links identified above: using empirical data to predict a biological response to measurable (and </w:t>
      </w:r>
      <w:proofErr w:type="spellStart"/>
      <w:r w:rsidR="00BD20DE">
        <w:t>simula</w:t>
      </w:r>
      <w:ins w:id="31" w:author="Thomas Harter" w:date="2024-03-08T06:05:00Z">
        <w:r w:rsidR="0030026F">
          <w:t>ta</w:t>
        </w:r>
      </w:ins>
      <w:r w:rsidR="00BD20DE">
        <w:t>ble</w:t>
      </w:r>
      <w:proofErr w:type="spellEnd"/>
      <w:r>
        <w:t>) changes in flow metrics</w:t>
      </w:r>
      <w:ins w:id="32" w:author="Thomas Harter" w:date="2024-03-18T01:02:00Z">
        <w:r w:rsidR="00756D04">
          <w:t>, i.e., a “hydrologic benefit function”</w:t>
        </w:r>
      </w:ins>
      <w:r w:rsidR="00B545BE">
        <w:t>.</w:t>
      </w:r>
      <w:ins w:id="33" w:author="Thomas Harter" w:date="2024-03-17T02:10:00Z">
        <w:r w:rsidR="00431C42">
          <w:t xml:space="preserve"> This provides </w:t>
        </w:r>
        <w:proofErr w:type="gramStart"/>
        <w:r w:rsidR="00431C42">
          <w:t>the</w:t>
        </w:r>
        <w:proofErr w:type="gramEnd"/>
        <w:r w:rsidR="00431C42">
          <w:t xml:space="preserve"> </w:t>
        </w:r>
      </w:ins>
      <w:ins w:id="34" w:author="Thomas Harter" w:date="2024-03-17T02:11:00Z">
        <w:r w:rsidR="0096631E">
          <w:t xml:space="preserve">critical link to assess fish benefits </w:t>
        </w:r>
      </w:ins>
      <w:ins w:id="35" w:author="Thomas Harter" w:date="2024-03-17T02:14:00Z">
        <w:r w:rsidR="00E25927">
          <w:t>due to future</w:t>
        </w:r>
      </w:ins>
      <w:ins w:id="36" w:author="Thomas Harter" w:date="2024-03-17T02:12:00Z">
        <w:r w:rsidR="0013541E">
          <w:t xml:space="preserve"> alternative</w:t>
        </w:r>
        <w:r w:rsidR="009C4198">
          <w:t xml:space="preserve"> </w:t>
        </w:r>
        <w:r w:rsidR="0013541E">
          <w:t>watershed management practices</w:t>
        </w:r>
      </w:ins>
      <w:ins w:id="37" w:author="Thomas Harter" w:date="2024-03-17T02:13:00Z">
        <w:r w:rsidR="004005D0">
          <w:t xml:space="preserve"> affecting the hydrology of a stream ecosystem</w:t>
        </w:r>
      </w:ins>
      <w:ins w:id="38" w:author="Thomas Harter" w:date="2024-03-17T02:12:00Z">
        <w:r w:rsidR="0013541E">
          <w:t>.</w:t>
        </w:r>
      </w:ins>
      <w:ins w:id="39" w:author="Thomas Harter" w:date="2024-03-17T02:10:00Z">
        <w:r w:rsidR="00E61820">
          <w:t xml:space="preserve"> </w:t>
        </w:r>
      </w:ins>
      <w:r w:rsidR="00B545BE">
        <w:t xml:space="preserve"> A forthcoming companion study will </w:t>
      </w:r>
      <w:del w:id="40" w:author="Thomas Harter" w:date="2024-03-18T01:03:00Z">
        <w:r w:rsidR="00B545BE" w:rsidDel="00AE0953">
          <w:delText xml:space="preserve">complete </w:delText>
        </w:r>
      </w:del>
      <w:ins w:id="41" w:author="Thomas Harter" w:date="2024-03-18T01:03:00Z">
        <w:r w:rsidR="00AE0953">
          <w:t>inv</w:t>
        </w:r>
      </w:ins>
      <w:ins w:id="42" w:author="Thomas Harter" w:date="2024-03-18T01:04:00Z">
        <w:r w:rsidR="00AE0953">
          <w:t>estigate</w:t>
        </w:r>
      </w:ins>
      <w:ins w:id="43" w:author="Thomas Harter" w:date="2024-03-18T01:03:00Z">
        <w:r w:rsidR="00AE0953">
          <w:t xml:space="preserve"> </w:t>
        </w:r>
      </w:ins>
      <w:r w:rsidR="00B545BE">
        <w:t xml:space="preserve">the </w:t>
      </w:r>
      <w:del w:id="44" w:author="Thomas Harter" w:date="2024-03-08T06:06:00Z">
        <w:r w:rsidR="00B545BE" w:rsidDel="00C06CF7">
          <w:delText xml:space="preserve">second </w:delText>
        </w:r>
      </w:del>
      <w:ins w:id="45" w:author="Thomas Harter" w:date="2024-03-08T06:06:00Z">
        <w:r w:rsidR="00C06CF7">
          <w:t xml:space="preserve">other </w:t>
        </w:r>
      </w:ins>
      <w:r w:rsidR="00B545BE">
        <w:t xml:space="preserve">link, predicting flow changes from </w:t>
      </w:r>
      <w:ins w:id="46" w:author="Thomas Harter" w:date="2024-03-18T01:06:00Z">
        <w:r w:rsidR="00DF6FD9">
          <w:t xml:space="preserve">watershed </w:t>
        </w:r>
      </w:ins>
      <w:r w:rsidR="00B545BE">
        <w:t>management actions</w:t>
      </w:r>
      <w:ins w:id="47" w:author="Thomas Harter" w:date="2024-03-18T01:05:00Z">
        <w:r w:rsidR="00B66E2C">
          <w:t xml:space="preserve"> by developing an appropriate hydrologic model</w:t>
        </w:r>
        <w:r w:rsidR="006D3EBB">
          <w:t xml:space="preserve">; </w:t>
        </w:r>
      </w:ins>
      <w:del w:id="48" w:author="Thomas Harter" w:date="2024-03-18T01:05:00Z">
        <w:r w:rsidR="00B545BE" w:rsidDel="006D3EBB">
          <w:delText xml:space="preserve">, and </w:delText>
        </w:r>
      </w:del>
      <w:ins w:id="49" w:author="Thomas Harter" w:date="2024-03-18T01:04:00Z">
        <w:r w:rsidR="000B63F5">
          <w:t xml:space="preserve">then use hydrologic benefit functions to </w:t>
        </w:r>
      </w:ins>
      <w:r w:rsidR="00B545BE">
        <w:t xml:space="preserve">summarize </w:t>
      </w:r>
      <w:r w:rsidR="00F5691B">
        <w:t xml:space="preserve">the outcomes of a portfolio of </w:t>
      </w:r>
      <w:r w:rsidR="003B3518">
        <w:t>water and land use</w:t>
      </w:r>
      <w:r w:rsidR="00F5691B">
        <w:t xml:space="preserve"> </w:t>
      </w:r>
      <w:r w:rsidR="003B3518">
        <w:t>scenarios</w:t>
      </w:r>
      <w:r w:rsidR="00F5691B">
        <w:t>.</w:t>
      </w:r>
      <w:r>
        <w:t xml:space="preserve">   </w:t>
      </w:r>
    </w:p>
    <w:p w14:paraId="665FDE8A" w14:textId="77777777" w:rsidR="00C26AC4" w:rsidRDefault="0080747B">
      <w:pPr>
        <w:pStyle w:val="Heading1"/>
      </w:pPr>
      <w:bookmarkStart w:id="50" w:name="X64f7ebf8be7aee8f015a7ab48fe88f61a5f7a78"/>
      <w:bookmarkEnd w:id="8"/>
      <w:r>
        <w:rPr>
          <w:rStyle w:val="SectionNumber"/>
        </w:rPr>
        <w:lastRenderedPageBreak/>
        <w:t>2</w:t>
      </w:r>
      <w:r>
        <w:tab/>
        <w:t xml:space="preserve">Case study: setting and species of </w:t>
      </w:r>
      <w:proofErr w:type="gramStart"/>
      <w:r>
        <w:t>concern</w:t>
      </w:r>
      <w:proofErr w:type="gramEnd"/>
    </w:p>
    <w:p w14:paraId="06E954B7" w14:textId="77777777" w:rsidR="00C26AC4" w:rsidRDefault="0080747B">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w:t>
      </w:r>
      <w:proofErr w:type="gramStart"/>
      <w:r>
        <w:t>more sparse</w:t>
      </w:r>
      <w:proofErr w:type="gramEnd"/>
      <w:r>
        <w:t xml:space="preserve"> in space and time than hydrologic flow monitoring and is usually the limiting factor. Geographically, the ecological monitoring must be within an area that is plausibly affected by </w:t>
      </w:r>
      <w:proofErr w:type="gramStart"/>
      <w:r>
        <w:t>the hydrology</w:t>
      </w:r>
      <w:proofErr w:type="gramEnd"/>
      <w:r>
        <w:t xml:space="preserve"> at the point of river observation. Temporally, </w:t>
      </w:r>
      <w:proofErr w:type="gramStart"/>
      <w:r>
        <w:t>in order to</w:t>
      </w:r>
      <w:proofErr w:type="gramEnd"/>
      <w:r>
        <w:t xml:space="preserve">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40639845" w14:textId="77777777" w:rsidR="00C26AC4" w:rsidRDefault="0080747B">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w:t>
      </w:r>
      <w:proofErr w:type="gramStart"/>
      <w:r>
        <w:t>represent flow status in the full stream system at all times</w:t>
      </w:r>
      <w:proofErr w:type="gramEnd"/>
      <w:r>
        <w:t>,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47D553DA" w14:textId="77777777" w:rsidR="00C26AC4" w:rsidRDefault="0080747B">
      <w:pPr>
        <w:pStyle w:val="BodyText"/>
      </w:pPr>
      <w:r>
        <w:t>Ecologic data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In this study we will take advantage of this nearly two-decade record of adult spawner and juvenile salmon abundance observations to draw preliminary conclusions regarding this hydrology-ecology relationship.</w:t>
      </w:r>
    </w:p>
    <w:p w14:paraId="5DFEA24B" w14:textId="77777777" w:rsidR="00C26AC4" w:rsidRDefault="0080747B">
      <w:pPr>
        <w:pStyle w:val="CaptionedFigure"/>
      </w:pPr>
      <w:r>
        <w:rPr>
          <w:noProof/>
        </w:rPr>
        <w:lastRenderedPageBreak/>
        <w:drawing>
          <wp:inline distT="0" distB="0" distL="0" distR="0" wp14:anchorId="0BF7A29D" wp14:editId="36260813">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12"/>
                    <a:stretch>
                      <a:fillRect/>
                    </a:stretch>
                  </pic:blipFill>
                  <pic:spPr bwMode="auto">
                    <a:xfrm>
                      <a:off x="0" y="0"/>
                      <a:ext cx="5334000" cy="6324600"/>
                    </a:xfrm>
                    <a:prstGeom prst="rect">
                      <a:avLst/>
                    </a:prstGeom>
                    <a:noFill/>
                    <a:ln w="9525">
                      <a:noFill/>
                      <a:headEnd/>
                      <a:tailEnd/>
                    </a:ln>
                  </pic:spPr>
                </pic:pic>
              </a:graphicData>
            </a:graphic>
          </wp:inline>
        </w:drawing>
      </w:r>
    </w:p>
    <w:p w14:paraId="0CA4F7C2" w14:textId="77777777" w:rsidR="00C26AC4" w:rsidRDefault="0080747B">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2FC17F28" w14:textId="77777777" w:rsidR="00C26AC4" w:rsidRDefault="0080747B">
      <w:pPr>
        <w:pStyle w:val="Heading2"/>
      </w:pPr>
      <w:bookmarkStart w:id="51" w:name="X36fa6955ee881a3061f3114fd02206899c105b3"/>
      <w:r>
        <w:rPr>
          <w:rStyle w:val="SectionNumber"/>
        </w:rPr>
        <w:t>2.1</w:t>
      </w:r>
      <w:r>
        <w:tab/>
        <w:t xml:space="preserve">Scott River watershed setting and water </w:t>
      </w:r>
      <w:proofErr w:type="gramStart"/>
      <w:r>
        <w:t>use</w:t>
      </w:r>
      <w:proofErr w:type="gramEnd"/>
    </w:p>
    <w:p w14:paraId="2D37E56B" w14:textId="77777777" w:rsidR="00C26AC4" w:rsidRDefault="0080747B">
      <w:pPr>
        <w:pStyle w:val="Heading3"/>
      </w:pPr>
      <w:bookmarkStart w:id="52" w:name="geography-climate-and-hydrology"/>
      <w:r>
        <w:rPr>
          <w:rStyle w:val="SectionNumber"/>
        </w:rPr>
        <w:t>2.1.1</w:t>
      </w:r>
      <w:r>
        <w:tab/>
        <w:t xml:space="preserve">Geography, </w:t>
      </w:r>
      <w:proofErr w:type="gramStart"/>
      <w:r>
        <w:t>climate</w:t>
      </w:r>
      <w:proofErr w:type="gramEnd"/>
      <w:r>
        <w:t xml:space="preserve"> and hydrology</w:t>
      </w:r>
    </w:p>
    <w:p w14:paraId="54690313" w14:textId="7FE7A79C" w:rsidR="00C26AC4" w:rsidRDefault="0080747B">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 xml:space="preserve">Northern California and Southern Oregon (Figure 1). Scott Valley has a Mediterranean climate with distinctive seasons of cool, wet winters and warm, dry summers. This seasonality in water input creates highly seasonal flow in the Scott River and tributary streams (Figure 2). </w:t>
      </w:r>
      <w:del w:id="53" w:author="Thomas Harter" w:date="2024-03-21T06:23:00Z">
        <w:r w:rsidDel="004C6B1F">
          <w:delText>To accommodate</w:delText>
        </w:r>
      </w:del>
      <w:ins w:id="54" w:author="Thomas Harter" w:date="2024-03-21T06:23:00Z">
        <w:r w:rsidR="004C6B1F">
          <w:t xml:space="preserve"> </w:t>
        </w:r>
      </w:ins>
      <w:ins w:id="55" w:author="Thomas Harter" w:date="2024-03-21T06:24:00Z">
        <w:r w:rsidR="006B2151">
          <w:t xml:space="preserve">The </w:t>
        </w:r>
      </w:ins>
      <w:ins w:id="56" w:author="Thomas Harter" w:date="2024-03-21T06:25:00Z">
        <w:r w:rsidR="0052651E">
          <w:t>beginning</w:t>
        </w:r>
      </w:ins>
      <w:ins w:id="57" w:author="Thomas Harter" w:date="2024-03-21T06:24:00Z">
        <w:r w:rsidR="006B2151">
          <w:t xml:space="preserve"> of a water year </w:t>
        </w:r>
      </w:ins>
      <w:ins w:id="58" w:author="Thomas Harter" w:date="2024-03-21T06:26:00Z">
        <w:r w:rsidR="00BF4C5A">
          <w:t>t</w:t>
        </w:r>
      </w:ins>
      <w:ins w:id="59" w:author="Thomas Harter" w:date="2024-03-21T06:24:00Z">
        <w:r w:rsidR="006B2151">
          <w:t>herefore coincides with the late low flow season</w:t>
        </w:r>
      </w:ins>
      <w:ins w:id="60" w:author="Thomas Harter" w:date="2024-03-21T06:25:00Z">
        <w:r w:rsidR="0052651E">
          <w:t xml:space="preserve"> and immediately </w:t>
        </w:r>
        <w:proofErr w:type="spellStart"/>
        <w:r w:rsidR="0052651E">
          <w:t>preceeds</w:t>
        </w:r>
        <w:proofErr w:type="spellEnd"/>
        <w:r w:rsidR="0052651E">
          <w:t xml:space="preserve"> the onset of </w:t>
        </w:r>
        <w:r w:rsidR="00BF4C5A">
          <w:t>first winter precipitation</w:t>
        </w:r>
      </w:ins>
      <w:del w:id="61" w:author="Thomas Harter" w:date="2024-03-21T06:24:00Z">
        <w:r w:rsidDel="006B2151">
          <w:delText xml:space="preserve"> this precipitation and runoff schedule, </w:delText>
        </w:r>
        <w:commentRangeStart w:id="62"/>
        <w:r w:rsidDel="006B2151">
          <w:delText>water years in California conventionally begin on Oct. 1; they are named for the year in which they end (e.g., water year 2021 begins Oct. 1, 2020 and runs through Sep. 30, 2021)</w:delText>
        </w:r>
      </w:del>
      <w:r>
        <w:t>.</w:t>
      </w:r>
      <w:commentRangeEnd w:id="62"/>
      <w:r w:rsidR="004C6B1F">
        <w:rPr>
          <w:rStyle w:val="CommentReference"/>
        </w:rPr>
        <w:commentReference w:id="62"/>
      </w:r>
    </w:p>
    <w:p w14:paraId="5BA7DB7F" w14:textId="77777777" w:rsidR="00C26AC4" w:rsidRDefault="0080747B">
      <w:pPr>
        <w:pStyle w:val="BodyText"/>
      </w:pPr>
      <w:r>
        <w:t xml:space="preserve">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and the Scott River are sources of recharge to the aquifer (Mack 1958; Harter and Hines 2008). Groundwater discharge sustains streamflow in some areas, especially during the dry season of August through October or November (Tolley, Foglia, and Harter 2019).</w:t>
      </w:r>
    </w:p>
    <w:p w14:paraId="519C910B" w14:textId="77777777" w:rsidR="00C26AC4" w:rsidRDefault="0080747B">
      <w:pPr>
        <w:pStyle w:val="CaptionedFigure"/>
      </w:pPr>
      <w:r>
        <w:rPr>
          <w:noProof/>
        </w:rPr>
        <w:drawing>
          <wp:inline distT="0" distB="0" distL="0" distR="0" wp14:anchorId="6C108CBA" wp14:editId="51F3B4E1">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7E754123" w14:textId="77777777" w:rsidR="00C26AC4" w:rsidRDefault="0080747B">
      <w:pPr>
        <w:pStyle w:val="ImageCaption"/>
      </w:pPr>
      <w:r>
        <w:t>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p w14:paraId="7350DC5D" w14:textId="77777777" w:rsidR="00C26AC4" w:rsidRDefault="0080747B">
      <w:pPr>
        <w:pStyle w:val="Heading3"/>
      </w:pPr>
      <w:bookmarkStart w:id="63" w:name="water-uses-and-management-objectives"/>
      <w:bookmarkEnd w:id="52"/>
      <w:r>
        <w:rPr>
          <w:rStyle w:val="SectionNumber"/>
        </w:rPr>
        <w:lastRenderedPageBreak/>
        <w:t>2.1.2</w:t>
      </w:r>
      <w:r>
        <w:tab/>
        <w:t xml:space="preserve">Water uses and management </w:t>
      </w:r>
      <w:proofErr w:type="gramStart"/>
      <w:r>
        <w:t>objectives</w:t>
      </w:r>
      <w:proofErr w:type="gramEnd"/>
    </w:p>
    <w:p w14:paraId="0022D759" w14:textId="77777777" w:rsidR="00C26AC4" w:rsidRDefault="0080747B">
      <w:pPr>
        <w:pStyle w:val="FirstParagraph"/>
      </w:pPr>
      <w:r>
        <w:t xml:space="preserve">Water in Scott Valley is used for agricultural, domestic, and municipal </w:t>
      </w:r>
      <w:proofErr w:type="gramStart"/>
      <w:r>
        <w:t>supply</w:t>
      </w:r>
      <w:proofErr w:type="gramEnd"/>
      <w:r>
        <w:t xml:space="preserve">.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w:t>
      </w:r>
      <w:proofErr w:type="gramStart"/>
      <w:r>
        <w:t>Consequently</w:t>
      </w:r>
      <w:proofErr w:type="gramEnd"/>
      <w:r>
        <w:t xml:space="preserve"> the most powerful tool available to manage Scott River water flow is regulation of land use and thus water demand (Siskiyou County 2021).</w:t>
      </w:r>
    </w:p>
    <w:p w14:paraId="53AC12AD" w14:textId="77777777" w:rsidR="00C26AC4" w:rsidRDefault="0080747B">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0B554A2C" w14:textId="77777777" w:rsidR="00C26AC4" w:rsidRDefault="0080747B">
      <w:pPr>
        <w:pStyle w:val="BodyText"/>
      </w:pPr>
      <w:r>
        <w:t xml:space="preserve">Historically, local regulation of land use has focused on maintaining the rural and agricultural character of Scott Valley (Scott Valley Area Plan Committee 1980). Regulating land use to improve ecological outcomes would entail significant economic, </w:t>
      </w:r>
      <w:proofErr w:type="gramStart"/>
      <w:r>
        <w:t>political</w:t>
      </w:r>
      <w:proofErr w:type="gramEnd"/>
      <w:r>
        <w:t xml:space="preserve">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0B3B3F" w14:textId="77777777" w:rsidR="00C26AC4" w:rsidRDefault="0080747B">
      <w:pPr>
        <w:pStyle w:val="BodyText"/>
      </w:pPr>
      <w:proofErr w:type="gramStart"/>
      <w:r>
        <w:t>All of</w:t>
      </w:r>
      <w:proofErr w:type="gramEnd"/>
      <w:r>
        <w:t xml:space="preserve">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w:t>
      </w:r>
      <w:proofErr w:type="spellStart"/>
      <w:r>
        <w:t>cfs</w:t>
      </w:r>
      <w:proofErr w:type="spellEnd"/>
      <w:r>
        <w:t xml:space="preserve">). For consistency, this document will also use primarily </w:t>
      </w:r>
      <w:proofErr w:type="spellStart"/>
      <w:r>
        <w:t>cfs</w:t>
      </w:r>
      <w:proofErr w:type="spellEnd"/>
      <w:r>
        <w:t xml:space="preserve"> units.</w:t>
      </w:r>
    </w:p>
    <w:p w14:paraId="63ECC1BE" w14:textId="77777777" w:rsidR="00C26AC4" w:rsidRDefault="0080747B">
      <w:pPr>
        <w:pStyle w:val="Heading2"/>
      </w:pPr>
      <w:bookmarkStart w:id="64" w:name="Xf9b99239fe8eb82d085e872a0934e80531e93af"/>
      <w:bookmarkEnd w:id="51"/>
      <w:bookmarkEnd w:id="63"/>
      <w:r>
        <w:rPr>
          <w:rStyle w:val="SectionNumber"/>
        </w:rPr>
        <w:t>2.2</w:t>
      </w:r>
      <w:r>
        <w:tab/>
        <w:t>Species of concern: coho and Chinook salmon</w:t>
      </w:r>
    </w:p>
    <w:p w14:paraId="0CD17868" w14:textId="77777777" w:rsidR="00C26AC4" w:rsidRDefault="0080747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5B04F436" w14:textId="77777777" w:rsidR="00C26AC4" w:rsidRDefault="0080747B">
      <w:pPr>
        <w:pStyle w:val="Heading3"/>
      </w:pPr>
      <w:bookmarkStart w:id="65" w:name="Xc3d192a351ce51bc154ee865047dda44101f72f"/>
      <w:r>
        <w:rPr>
          <w:rStyle w:val="SectionNumber"/>
        </w:rPr>
        <w:t>2.2.1</w:t>
      </w:r>
      <w:r>
        <w:tab/>
        <w:t>Salmon management and monitoring in the Scott River watershed</w:t>
      </w:r>
    </w:p>
    <w:p w14:paraId="6819B1ED" w14:textId="77777777" w:rsidR="00C26AC4" w:rsidRDefault="0080747B">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w:t>
      </w:r>
      <w:r>
        <w:lastRenderedPageBreak/>
        <w:t>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3CCBCA08" w14:textId="77777777" w:rsidR="00C26AC4" w:rsidRDefault="0080747B">
      <w:pPr>
        <w:pStyle w:val="BodyText"/>
      </w:pPr>
      <w:r>
        <w:t xml:space="preserve">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71127530" w14:textId="77777777" w:rsidR="00C26AC4" w:rsidRDefault="0080747B">
      <w:pPr>
        <w:pStyle w:val="Heading3"/>
      </w:pPr>
      <w:bookmarkStart w:id="66" w:name="X136f33e79e427ef0f7f53ec015635d638b8a303"/>
      <w:bookmarkEnd w:id="65"/>
      <w:r>
        <w:rPr>
          <w:rStyle w:val="SectionNumber"/>
        </w:rPr>
        <w:t>2.2.2</w:t>
      </w:r>
      <w:r>
        <w:tab/>
        <w:t>Life cycle and status of coho salmon (</w:t>
      </w:r>
      <w:r>
        <w:rPr>
          <w:i/>
          <w:iCs/>
        </w:rPr>
        <w:t>Oncorhynchus kisutch</w:t>
      </w:r>
      <w:r>
        <w:t>)</w:t>
      </w:r>
    </w:p>
    <w:p w14:paraId="6C269BEF" w14:textId="77777777" w:rsidR="00C26AC4" w:rsidRDefault="0080747B">
      <w:pPr>
        <w:pStyle w:val="FirstParagraph"/>
      </w:pPr>
      <w:r>
        <w:t>Returning adult coho spawn in natal streams between November and January (</w:t>
      </w:r>
      <w:proofErr w:type="spellStart"/>
      <w:r>
        <w:t>Knechtle</w:t>
      </w:r>
      <w:proofErr w:type="spellEnd"/>
      <w:r>
        <w:t xml:space="preserv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20391670" w14:textId="77777777" w:rsidR="00C26AC4" w:rsidRDefault="0080747B">
      <w:pPr>
        <w:pStyle w:val="BodyText"/>
      </w:pPr>
      <w:r>
        <w:t xml:space="preserve">In previous studies, the strongest predictor of juvenile coho abundance in a stream system was spatial habitat (Bradford et al. 2016; Nickelson et al. 1992; Bustard and </w:t>
      </w:r>
      <w:proofErr w:type="spellStart"/>
      <w:r>
        <w:t>Narver</w:t>
      </w:r>
      <w:proofErr w:type="spellEnd"/>
      <w:r>
        <w:t xml:space="preserve"> 1975), although adequate food and cover were also important (McMahon 1983). The primary mechanism for spatial constraints on abundance appears to be that juvenile coho become more territorial as they grow (McMahon 1983).</w:t>
      </w:r>
    </w:p>
    <w:p w14:paraId="491E8ED8" w14:textId="77777777" w:rsidR="00C26AC4" w:rsidRDefault="0080747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w:t>
      </w:r>
      <w:proofErr w:type="spellStart"/>
      <w:r>
        <w:t>Knechtle</w:t>
      </w:r>
      <w:proofErr w:type="spellEnd"/>
      <w:r>
        <w:t xml:space="preserve"> and Giudice 2021).</w:t>
      </w:r>
    </w:p>
    <w:p w14:paraId="345ACB3D" w14:textId="77777777" w:rsidR="00C26AC4" w:rsidRDefault="0080747B">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1A33A3AD" w14:textId="77777777" w:rsidR="00C26AC4" w:rsidRDefault="0080747B">
      <w:pPr>
        <w:pStyle w:val="CaptionedFigure"/>
      </w:pPr>
      <w:r>
        <w:rPr>
          <w:noProof/>
        </w:rPr>
        <w:lastRenderedPageBreak/>
        <w:drawing>
          <wp:inline distT="0" distB="0" distL="0" distR="0" wp14:anchorId="0D6EF894" wp14:editId="7542FB43">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14"/>
                    <a:stretch>
                      <a:fillRect/>
                    </a:stretch>
                  </pic:blipFill>
                  <pic:spPr bwMode="auto">
                    <a:xfrm>
                      <a:off x="0" y="0"/>
                      <a:ext cx="4142177" cy="7772400"/>
                    </a:xfrm>
                    <a:prstGeom prst="rect">
                      <a:avLst/>
                    </a:prstGeom>
                    <a:noFill/>
                    <a:ln w="9525">
                      <a:noFill/>
                      <a:headEnd/>
                      <a:tailEnd/>
                    </a:ln>
                  </pic:spPr>
                </pic:pic>
              </a:graphicData>
            </a:graphic>
          </wp:inline>
        </w:drawing>
      </w:r>
    </w:p>
    <w:p w14:paraId="4A1AE662" w14:textId="77777777" w:rsidR="00C26AC4" w:rsidRDefault="0080747B">
      <w:pPr>
        <w:pStyle w:val="ImageCaption"/>
      </w:pPr>
      <w:r>
        <w:t>Figure 3: Typical life stage progression of coho salmon in the Scott River watershed.</w:t>
      </w:r>
    </w:p>
    <w:p w14:paraId="050522D5" w14:textId="77777777" w:rsidR="00C26AC4" w:rsidRDefault="0080747B">
      <w:pPr>
        <w:pStyle w:val="Heading3"/>
      </w:pPr>
      <w:bookmarkStart w:id="67" w:name="X1f6deda8747bb62c369b257f1af857aca7ccbda"/>
      <w:bookmarkEnd w:id="66"/>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31160811" w14:textId="77777777" w:rsidR="00C26AC4" w:rsidRDefault="0080747B">
      <w:pPr>
        <w:pStyle w:val="FirstParagraph"/>
      </w:pPr>
      <w:r>
        <w:t xml:space="preserve">Chinook salmon in the Scott Valley are a candidate for listing under the federal </w:t>
      </w:r>
      <w:proofErr w:type="gramStart"/>
      <w:r>
        <w:t>ESA, and</w:t>
      </w:r>
      <w:proofErr w:type="gramEnd"/>
      <w:r>
        <w:t xml:space="preserve"> are not listed under the California ESA. They belong to the Southern Oregon / Northern California Coast (SONCC) Evolutionarily Significant Unit (ESU).</w:t>
      </w:r>
    </w:p>
    <w:p w14:paraId="354040FA" w14:textId="77777777" w:rsidR="00C26AC4" w:rsidRDefault="0080747B">
      <w:pPr>
        <w:pStyle w:val="BodyText"/>
      </w:pPr>
      <w:r>
        <w:t>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w:t>
      </w:r>
      <w:proofErr w:type="gramStart"/>
      <w:r>
        <w:t>ocean, and</w:t>
      </w:r>
      <w:proofErr w:type="gramEnd"/>
      <w:r>
        <w:t xml:space="preserve">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7D0997A0" w14:textId="77777777" w:rsidR="00C26AC4" w:rsidRDefault="0080747B">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w:t>
      </w:r>
      <w:proofErr w:type="gramStart"/>
      <w:r>
        <w:t>currents</w:t>
      </w:r>
      <w:proofErr w:type="gramEnd"/>
      <w:r>
        <w:t xml:space="preserve"> and food resources (Hunt, Mulligan, and Komori 1999), while others have identified hatchery practices as the primary cause (Quiñones et al. 2014).</w:t>
      </w:r>
    </w:p>
    <w:p w14:paraId="740AC909" w14:textId="77777777" w:rsidR="00C26AC4" w:rsidRDefault="0080747B">
      <w:pPr>
        <w:pStyle w:val="Heading3"/>
      </w:pPr>
      <w:bookmarkStart w:id="68" w:name="X81526482162caeee6479f25539a9c6105844354"/>
      <w:bookmarkEnd w:id="67"/>
      <w:r>
        <w:rPr>
          <w:rStyle w:val="SectionNumber"/>
        </w:rPr>
        <w:t>2.2.4</w:t>
      </w:r>
      <w:r>
        <w:tab/>
        <w:t>Relevant distinctions in Chinook and coho life histories</w:t>
      </w:r>
    </w:p>
    <w:p w14:paraId="5CCF5E78" w14:textId="77777777" w:rsidR="00C26AC4" w:rsidRDefault="0080747B">
      <w:pPr>
        <w:pStyle w:val="FirstParagraph"/>
      </w:pPr>
      <w:r>
        <w:t>Chinook and coho salmon are distinct in several ways relevant to this study and to management considerations:</w:t>
      </w:r>
    </w:p>
    <w:p w14:paraId="1A6819B5" w14:textId="77777777" w:rsidR="00C26AC4" w:rsidRDefault="0080747B">
      <w:pPr>
        <w:pStyle w:val="Compact"/>
        <w:numPr>
          <w:ilvl w:val="0"/>
          <w:numId w:val="2"/>
        </w:numPr>
      </w:pPr>
      <w:r>
        <w:t>In most years Chinook spawning migration takes place earlier (September-December) than coho (October-January).</w:t>
      </w:r>
    </w:p>
    <w:p w14:paraId="26AEEEC0" w14:textId="77777777" w:rsidR="00C26AC4" w:rsidRDefault="0080747B">
      <w:pPr>
        <w:pStyle w:val="Compact"/>
        <w:numPr>
          <w:ilvl w:val="0"/>
          <w:numId w:val="2"/>
        </w:numPr>
      </w:pPr>
      <w:r>
        <w:t xml:space="preserve">Chinook in this watershed hatch in the spring and migrate to the ocean in their first year of life, in contrast to coho, which spend a full year in the stream before migrating (Agrawal et al. 2005; </w:t>
      </w:r>
      <w:proofErr w:type="spellStart"/>
      <w:r>
        <w:t>Knechtle</w:t>
      </w:r>
      <w:proofErr w:type="spellEnd"/>
      <w:r>
        <w:t xml:space="preserve"> and Giudice 2020).</w:t>
      </w:r>
    </w:p>
    <w:p w14:paraId="200A05DB" w14:textId="77777777" w:rsidR="00C26AC4" w:rsidRDefault="0080747B">
      <w:pPr>
        <w:pStyle w:val="Compact"/>
        <w:numPr>
          <w:ilvl w:val="0"/>
          <w:numId w:val="2"/>
        </w:numPr>
      </w:pPr>
      <w:r>
        <w:t xml:space="preserve">Coho salmon prefer to spawn in reaches with smaller spawning gravels than Chinook salmon. </w:t>
      </w:r>
      <w:proofErr w:type="gramStart"/>
      <w:r>
        <w:t>Consequently</w:t>
      </w:r>
      <w:proofErr w:type="gramEnd"/>
      <w:r>
        <w:t xml:space="preserve"> the majority of coho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3B8F6EB0" w14:textId="77777777" w:rsidR="00C26AC4" w:rsidRDefault="0080747B">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w:t>
      </w:r>
      <w:proofErr w:type="spellStart"/>
      <w:r>
        <w:t>Knechtle</w:t>
      </w:r>
      <w:proofErr w:type="spellEnd"/>
      <w:r>
        <w:t xml:space="preserve"> and Giudice 2021). These trends have prompted additional monitoring of Scott Valley Chinook in the past decade (e.g., spawning surveys such as Siskiyou RCD 2015b, 2017b).</w:t>
      </w:r>
    </w:p>
    <w:p w14:paraId="08961E66" w14:textId="27250BFD" w:rsidR="00C26AC4" w:rsidDel="00F13D79" w:rsidRDefault="0080747B">
      <w:pPr>
        <w:pStyle w:val="Heading2"/>
        <w:rPr>
          <w:del w:id="69" w:author="Claire Kouba" w:date="2024-03-12T17:43:00Z"/>
        </w:rPr>
      </w:pPr>
      <w:bookmarkStart w:id="70" w:name="key-ecological-metrics"/>
      <w:bookmarkEnd w:id="64"/>
      <w:bookmarkEnd w:id="68"/>
      <w:del w:id="71" w:author="Claire Kouba" w:date="2024-03-12T17:43:00Z">
        <w:r w:rsidDel="00F13D79">
          <w:rPr>
            <w:rStyle w:val="SectionNumber"/>
          </w:rPr>
          <w:delText>2.3</w:delText>
        </w:r>
        <w:r w:rsidDel="00F13D79">
          <w:tab/>
          <w:delText>Key ecological metrics</w:delText>
        </w:r>
      </w:del>
    </w:p>
    <w:p w14:paraId="0218D4F9" w14:textId="0D750EBD" w:rsidR="00C26AC4" w:rsidDel="00D80A64" w:rsidRDefault="0080747B">
      <w:pPr>
        <w:pStyle w:val="FirstParagraph"/>
        <w:rPr>
          <w:del w:id="72" w:author="Claire Kouba" w:date="2024-03-12T16:49:00Z"/>
        </w:rPr>
      </w:pPr>
      <w:del w:id="73" w:author="Claire Kouba" w:date="2024-03-12T16:49:00Z">
        <w:r w:rsidDel="00D80A64">
          <w:delTex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delText>
        </w:r>
      </w:del>
    </w:p>
    <w:p w14:paraId="0DAF047D" w14:textId="2AF62094" w:rsidR="00C26AC4" w:rsidDel="00D80A64" w:rsidRDefault="0080747B">
      <w:pPr>
        <w:pStyle w:val="Compact"/>
        <w:numPr>
          <w:ilvl w:val="0"/>
          <w:numId w:val="3"/>
        </w:numPr>
        <w:rPr>
          <w:del w:id="74" w:author="Claire Kouba" w:date="2024-03-12T16:49:00Z"/>
        </w:rPr>
      </w:pPr>
      <w:del w:id="75" w:author="Claire Kouba" w:date="2024-03-12T16:49:00Z">
        <w:r w:rsidDel="00D80A64">
          <w:delText>Number of adults migrating from the ocean to freshwater natal streams to spawn. This quantity, the ‘escapement’, is measured at a CDFW counting facility, using a resistance board weir and video counting flume in the Scott River (e.g., Knechtle and Giudice 2021).</w:delText>
        </w:r>
      </w:del>
    </w:p>
    <w:p w14:paraId="0E4BF373" w14:textId="76C76504" w:rsidR="00C26AC4" w:rsidDel="00D80A64" w:rsidRDefault="0080747B">
      <w:pPr>
        <w:pStyle w:val="Compact"/>
        <w:numPr>
          <w:ilvl w:val="0"/>
          <w:numId w:val="3"/>
        </w:numPr>
        <w:rPr>
          <w:del w:id="76" w:author="Claire Kouba" w:date="2024-03-12T16:49:00Z"/>
        </w:rPr>
      </w:pPr>
      <w:del w:id="77" w:author="Claire Kouba" w:date="2024-03-12T16:49:00Z">
        <w:r w:rsidDel="00D80A64">
          <w:delText>Number of salmon gravel nests, or redds, observed during spawning window (e.g., Siskiyou RCD 2017a).</w:delText>
        </w:r>
      </w:del>
    </w:p>
    <w:p w14:paraId="12C74A90" w14:textId="368FE1C0" w:rsidR="00C26AC4" w:rsidDel="00D80A64" w:rsidRDefault="0080747B">
      <w:pPr>
        <w:pStyle w:val="Compact"/>
        <w:numPr>
          <w:ilvl w:val="0"/>
          <w:numId w:val="3"/>
        </w:numPr>
        <w:rPr>
          <w:del w:id="78" w:author="Claire Kouba" w:date="2024-03-12T16:49:00Z"/>
        </w:rPr>
      </w:pPr>
      <w:del w:id="79" w:author="Claire Kouba" w:date="2024-03-12T16:49:00Z">
        <w:r w:rsidDel="00D80A64">
          <w:delText>Number of juvenile yearling, or smolt, salmon. Smolt are counted as outmigrants, often from rotary screw trap observations (e.g., Massie and Morrow 2020).</w:delText>
        </w:r>
      </w:del>
    </w:p>
    <w:p w14:paraId="02842A3E" w14:textId="52FB22F2" w:rsidR="00C26AC4" w:rsidRDefault="0080747B">
      <w:pPr>
        <w:pStyle w:val="FirstParagraph"/>
      </w:pPr>
      <w:del w:id="80" w:author="Claire Kouba" w:date="2024-03-12T16:49:00Z">
        <w:r w:rsidDel="00D80A64">
          <w:delText>In addition to these three metrics, it is possible to calculate a combined metric</w:delText>
        </w:r>
      </w:del>
      <w:ins w:id="81" w:author="Thomas Harter" w:date="2024-03-10T01:36:00Z">
        <w:del w:id="82" w:author="Claire Kouba" w:date="2024-03-12T16:49:00Z">
          <w:r w:rsidR="00EC53BA" w:rsidDel="00D80A64">
            <w:delText xml:space="preserve"> </w:delText>
          </w:r>
        </w:del>
      </w:ins>
      <w:ins w:id="83" w:author="Thomas Harter" w:date="2024-03-10T01:37:00Z">
        <w:del w:id="84" w:author="Claire Kouba" w:date="2024-03-12T16:49:00Z">
          <w:r w:rsidR="00EC53BA" w:rsidDel="00D80A64">
            <w:delText xml:space="preserve">that normalizes for </w:delText>
          </w:r>
          <w:r w:rsidR="00A52202" w:rsidDel="00D80A64">
            <w:delText>the</w:delText>
          </w:r>
        </w:del>
      </w:ins>
      <w:ins w:id="85" w:author="Thomas Harter" w:date="2024-03-10T01:38:00Z">
        <w:del w:id="86" w:author="Claire Kouba" w:date="2024-03-12T16:49:00Z">
          <w:r w:rsidR="00A52202" w:rsidDel="00D80A64">
            <w:delText xml:space="preserve"> annual</w:delText>
          </w:r>
        </w:del>
      </w:ins>
      <w:ins w:id="87" w:author="Thomas Harter" w:date="2024-03-10T01:37:00Z">
        <w:del w:id="88" w:author="Claire Kouba" w:date="2024-03-12T16:49:00Z">
          <w:r w:rsidR="00A52202" w:rsidDel="00D80A64">
            <w:delText xml:space="preserve"> esc</w:delText>
          </w:r>
        </w:del>
      </w:ins>
      <w:ins w:id="89" w:author="Thomas Harter" w:date="2024-03-10T01:38:00Z">
        <w:del w:id="90" w:author="Claire Kouba" w:date="2024-03-12T16:49:00Z">
          <w:r w:rsidR="00A52202" w:rsidDel="00D80A64">
            <w:delText>apement</w:delText>
          </w:r>
        </w:del>
      </w:ins>
      <w:ins w:id="91" w:author="Thomas Harter" w:date="2024-03-11T01:11:00Z">
        <w:del w:id="92" w:author="Claire Kouba" w:date="2024-03-12T16:49:00Z">
          <w:r w:rsidR="00501785" w:rsidDel="00D80A64">
            <w:delText xml:space="preserve"> using</w:delText>
          </w:r>
        </w:del>
      </w:ins>
      <w:del w:id="93" w:author="Claire Kouba" w:date="2024-03-12T16:49:00Z">
        <w:r w:rsidDel="00D80A64">
          <w:delText xml:space="preserve">, the number of salmon smolt produced per spawning female, after monitoring </w:delText>
        </w:r>
      </w:del>
      <w:ins w:id="94" w:author="Thomas Harter" w:date="2024-03-11T01:11:00Z">
        <w:del w:id="95" w:author="Claire Kouba" w:date="2024-03-12T16:49:00Z">
          <w:r w:rsidR="00501785" w:rsidDel="00D80A64">
            <w:delText xml:space="preserve">data across </w:delText>
          </w:r>
        </w:del>
      </w:ins>
      <w:del w:id="96" w:author="Claire Kouba" w:date="2024-03-12T16:49:00Z">
        <w:r w:rsidDel="00D80A64">
          <w:delText>for multiple years to capture both the spawning and outmigrating events for the relevant cohort</w:delText>
        </w:r>
      </w:del>
      <w:ins w:id="97" w:author="Thomas Harter" w:date="2024-03-11T01:12:00Z">
        <w:del w:id="98" w:author="Claire Kouba" w:date="2024-03-12T16:49:00Z">
          <w:r w:rsidR="00C65611" w:rsidDel="00D80A64">
            <w:delText>:</w:delText>
          </w:r>
        </w:del>
      </w:ins>
      <w:del w:id="99" w:author="Claire Kouba" w:date="2024-03-12T16:49:00Z">
        <w:r w:rsidDel="00D80A64">
          <w:delText>.</w:delText>
        </w:r>
      </w:del>
      <w:ins w:id="100" w:author="Thomas Harter" w:date="2024-03-11T01:11:00Z">
        <w:del w:id="101" w:author="Claire Kouba" w:date="2024-03-12T16:49:00Z">
          <w:r w:rsidR="00501785" w:rsidRPr="00501785" w:rsidDel="00D80A64">
            <w:delText xml:space="preserve"> </w:delText>
          </w:r>
          <w:r w:rsidR="00501785" w:rsidDel="00D80A64">
            <w:delText>the number of salmon smolt produced per spawning female</w:delText>
          </w:r>
        </w:del>
      </w:ins>
      <w:ins w:id="102" w:author="Thomas Harter" w:date="2024-03-11T01:12:00Z">
        <w:del w:id="103" w:author="Claire Kouba" w:date="2024-03-12T16:49:00Z">
          <w:r w:rsidR="00C65611" w:rsidDel="00D80A64">
            <w:delText>.</w:delText>
          </w:r>
        </w:del>
      </w:ins>
      <w:ins w:id="104" w:author="Claire Kouba" w:date="2024-03-12T16:20:00Z">
        <w:r w:rsidR="00753B77">
          <w:t xml:space="preserve"> </w:t>
        </w:r>
      </w:ins>
    </w:p>
    <w:p w14:paraId="23553B48" w14:textId="77777777" w:rsidR="00C26AC4" w:rsidRDefault="0080747B">
      <w:pPr>
        <w:pStyle w:val="Heading1"/>
      </w:pPr>
      <w:bookmarkStart w:id="105" w:name="methods"/>
      <w:bookmarkEnd w:id="50"/>
      <w:bookmarkEnd w:id="70"/>
      <w:r>
        <w:rPr>
          <w:rStyle w:val="SectionNumber"/>
        </w:rPr>
        <w:t>3</w:t>
      </w:r>
      <w:r>
        <w:tab/>
        <w:t>Methods</w:t>
      </w:r>
    </w:p>
    <w:p w14:paraId="17CFF9D3" w14:textId="3392E1F3" w:rsidR="00C26AC4" w:rsidRDefault="00DE3F79">
      <w:pPr>
        <w:pStyle w:val="FirstParagraph"/>
      </w:pPr>
      <w:ins w:id="106" w:author="Claire Kouba" w:date="2024-03-19T18:14:00Z">
        <w:r>
          <w:t xml:space="preserve">We </w:t>
        </w:r>
      </w:ins>
      <w:ins w:id="107" w:author="Claire Kouba" w:date="2024-03-19T18:29:00Z">
        <w:r w:rsidR="00D23706">
          <w:t>us</w:t>
        </w:r>
      </w:ins>
      <w:ins w:id="108" w:author="Claire Kouba" w:date="2024-03-19T18:27:00Z">
        <w:r w:rsidR="004C65DF">
          <w:t xml:space="preserve">ed linear regression </w:t>
        </w:r>
      </w:ins>
      <w:ins w:id="109" w:author="Claire Kouba" w:date="2024-03-19T18:29:00Z">
        <w:r w:rsidR="00D23706">
          <w:t xml:space="preserve">to assess the feasibility of predicting an </w:t>
        </w:r>
      </w:ins>
      <w:ins w:id="110" w:author="Claire Kouba" w:date="2024-03-19T18:27:00Z">
        <w:r w:rsidR="00D23706">
          <w:t xml:space="preserve">ecological response </w:t>
        </w:r>
      </w:ins>
      <w:ins w:id="111" w:author="Claire Kouba" w:date="2024-03-19T18:29:00Z">
        <w:r w:rsidR="00D23706">
          <w:t>using</w:t>
        </w:r>
      </w:ins>
      <w:ins w:id="112" w:author="Claire Kouba" w:date="2024-03-19T18:27:00Z">
        <w:r w:rsidR="00D23706">
          <w:t xml:space="preserve"> </w:t>
        </w:r>
      </w:ins>
      <w:ins w:id="113" w:author="Claire Kouba" w:date="2024-03-19T18:28:00Z">
        <w:r w:rsidR="00D23706">
          <w:t>dozens of potential hydrologic predictor metrics.</w:t>
        </w:r>
      </w:ins>
      <w:ins w:id="114" w:author="Claire Kouba" w:date="2024-03-19T18:14:00Z">
        <w:r>
          <w:t xml:space="preserve"> </w:t>
        </w:r>
      </w:ins>
      <w:del w:id="115" w:author="Claire Kouba" w:date="2024-03-19T16:53:00Z">
        <w:r w:rsidR="0080747B" w:rsidDel="007F351C">
          <w:delText>Hydrologic metric predictors of fish response variables were screened in two passes: first,</w:delText>
        </w:r>
      </w:del>
      <w:del w:id="116" w:author="Claire Kouba" w:date="2024-03-19T17:11:00Z">
        <w:r w:rsidR="0080747B" w:rsidDel="00AF4710">
          <w:delText xml:space="preserve"> using correlation coefficients</w:delText>
        </w:r>
      </w:del>
      <w:del w:id="117" w:author="Claire Kouba" w:date="2024-03-19T17:09:00Z">
        <w:r w:rsidR="0080747B" w:rsidDel="007C1EE6">
          <w:delText xml:space="preserve"> on a large number of potential predictors, and then </w:delText>
        </w:r>
      </w:del>
      <w:del w:id="118" w:author="Claire Kouba" w:date="2024-03-19T17:11:00Z">
        <w:r w:rsidR="0080747B" w:rsidDel="00AF4710">
          <w:delText xml:space="preserve">using linear models to assess combinations of a refined set of potential predictors. </w:delText>
        </w:r>
      </w:del>
      <w:r w:rsidR="0080747B">
        <w:t xml:space="preserve">The objectives of the linear model selection exercise were to 1) empirically estimate which hydrologic flows were related to coho and Chinook reproductive outcomes and 2) assign weights of relative importance </w:t>
      </w:r>
      <w:del w:id="119" w:author="Thomas Harter" w:date="2024-03-21T02:42:00Z">
        <w:r w:rsidR="0080747B" w:rsidDel="007D6382">
          <w:delText xml:space="preserve">for </w:delText>
        </w:r>
      </w:del>
      <w:ins w:id="120" w:author="Thomas Harter" w:date="2024-03-21T02:42:00Z">
        <w:r w:rsidR="007D6382">
          <w:t>to develop</w:t>
        </w:r>
        <w:r w:rsidR="007D6382">
          <w:t xml:space="preserve"> </w:t>
        </w:r>
      </w:ins>
      <w:r w:rsidR="0080747B">
        <w:t xml:space="preserve">a Hydrologic Benefit formula, using slopes </w:t>
      </w:r>
      <w:del w:id="121" w:author="Thomas Harter" w:date="2024-03-21T02:42:00Z">
        <w:r w:rsidR="0080747B" w:rsidDel="007D6382">
          <w:delText xml:space="preserve">in </w:delText>
        </w:r>
      </w:del>
      <w:ins w:id="122" w:author="Thomas Harter" w:date="2024-03-21T02:42:00Z">
        <w:r w:rsidR="007D6382">
          <w:t>of</w:t>
        </w:r>
        <w:r w:rsidR="007D6382">
          <w:t xml:space="preserve"> </w:t>
        </w:r>
      </w:ins>
      <w:r w:rsidR="0080747B">
        <w:t>the linear models.</w:t>
      </w:r>
    </w:p>
    <w:p w14:paraId="20AFD4C4" w14:textId="2E10BA7F" w:rsidR="00C26AC4" w:rsidRDefault="0080747B">
      <w:pPr>
        <w:pStyle w:val="Heading2"/>
      </w:pPr>
      <w:bookmarkStart w:id="123" w:name="X90504e9e9e683c3d6548512a207e58f57862daf"/>
      <w:r>
        <w:rPr>
          <w:rStyle w:val="SectionNumber"/>
        </w:rPr>
        <w:t>3.1</w:t>
      </w:r>
      <w:r>
        <w:tab/>
      </w:r>
      <w:ins w:id="124" w:author="Claire Kouba" w:date="2024-03-12T16:42:00Z">
        <w:r w:rsidR="00D90D30">
          <w:t xml:space="preserve">Predictors: </w:t>
        </w:r>
      </w:ins>
      <w:r>
        <w:t xml:space="preserve">Flow metrics to describe Scott River flow </w:t>
      </w:r>
      <w:proofErr w:type="gramStart"/>
      <w:r>
        <w:t>regime</w:t>
      </w:r>
      <w:proofErr w:type="gramEnd"/>
    </w:p>
    <w:p w14:paraId="14823720" w14:textId="23997E54" w:rsidR="00C26AC4" w:rsidRDefault="0080747B">
      <w:pPr>
        <w:pStyle w:val="FirstParagraph"/>
      </w:pPr>
      <w:r>
        <w:t xml:space="preserve">A series of metrics from the catalog of California-specific functional flows (as illustrated in Figure 4) (Yarnell et al. 2020; Patterson et al. 2020) were selected to highlight the history and salient characteristics of the Scott River flow regime over the past eight decades. </w:t>
      </w:r>
      <w:ins w:id="125" w:author="Claire Kouba" w:date="2024-03-18T17:01:00Z">
        <w:r w:rsidR="0047380B">
          <w:t xml:space="preserve">The </w:t>
        </w:r>
      </w:ins>
      <w:ins w:id="126" w:author="Claire Kouba" w:date="2024-03-18T17:10:00Z">
        <w:r w:rsidR="00BF639E">
          <w:t xml:space="preserve">full suite of </w:t>
        </w:r>
      </w:ins>
      <w:ins w:id="127" w:author="Claire Kouba" w:date="2024-03-18T17:01:00Z">
        <w:r w:rsidR="0047380B">
          <w:t xml:space="preserve">functional flow metrics </w:t>
        </w:r>
      </w:ins>
      <w:ins w:id="128" w:author="Claire Kouba" w:date="2024-03-18T17:11:00Z">
        <w:r w:rsidR="00BF639E">
          <w:t>is</w:t>
        </w:r>
      </w:ins>
      <w:ins w:id="129" w:author="Claire Kouba" w:date="2024-03-18T17:01:00Z">
        <w:r w:rsidR="0047380B">
          <w:t xml:space="preserve"> calculated</w:t>
        </w:r>
      </w:ins>
      <w:ins w:id="130" w:author="Claire Kouba" w:date="2024-03-18T17:10:00Z">
        <w:r w:rsidR="00BF639E">
          <w:t xml:space="preserve"> on a water-year basis</w:t>
        </w:r>
      </w:ins>
      <w:ins w:id="131" w:author="Claire Kouba" w:date="2024-03-18T17:01:00Z">
        <w:r w:rsidR="0047380B">
          <w:t xml:space="preserve"> (i.e., each type of metric produces one value for each water year). </w:t>
        </w:r>
      </w:ins>
      <w:r>
        <w:t>Abbreviations and descriptions are listed in Table 1, and additional information is available in Patterson et al. (2020) and supporting documentation.</w:t>
      </w:r>
    </w:p>
    <w:p w14:paraId="62898AE2" w14:textId="635BA427" w:rsidR="00C26AC4" w:rsidRDefault="0080747B">
      <w:pPr>
        <w:pStyle w:val="BodyText"/>
      </w:pPr>
      <w:r>
        <w:t xml:space="preserve">All </w:t>
      </w:r>
      <w:del w:id="132" w:author="Thomas Harter" w:date="2024-03-21T02:44:00Z">
        <w:r w:rsidDel="00BF792C">
          <w:delText xml:space="preserve">of the </w:delText>
        </w:r>
      </w:del>
      <w:r>
        <w:t>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0C70355A" w14:textId="62C92B4D" w:rsidR="00A206D8" w:rsidRDefault="0080747B" w:rsidP="00A206D8">
      <w:pPr>
        <w:pStyle w:val="BodyText"/>
        <w:rPr>
          <w:ins w:id="133" w:author="Claire Kouba" w:date="2024-03-19T16:23:00Z"/>
        </w:rPr>
      </w:pPr>
      <w:r>
        <w:t xml:space="preserve">In addition to the metrics discussed above, we devised two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w:t>
      </w:r>
      <w:del w:id="134" w:author="Thomas Harter" w:date="2024-03-11T01:16:00Z">
        <w:r w:rsidDel="003F208F">
          <w:delText>While t</w:delText>
        </w:r>
      </w:del>
      <w:ins w:id="135" w:author="Thomas Harter" w:date="2024-03-11T01:16:00Z">
        <w:r w:rsidR="003F208F">
          <w:t>T</w:t>
        </w:r>
      </w:ins>
      <w:r>
        <w:t xml:space="preserve">hese metrics </w:t>
      </w:r>
      <w:del w:id="136" w:author="Thomas Harter" w:date="2024-03-11T01:17:00Z">
        <w:r w:rsidDel="009A564A">
          <w:delText xml:space="preserve">can be somewhat correlated </w:delText>
        </w:r>
      </w:del>
      <w:ins w:id="137" w:author="Thomas Harter" w:date="2024-03-11T01:17:00Z">
        <w:r w:rsidR="009A564A">
          <w:t>are related to</w:t>
        </w:r>
      </w:ins>
      <w:del w:id="138" w:author="Thomas Harter" w:date="2024-03-11T01:17:00Z">
        <w:r w:rsidDel="009A564A">
          <w:delText>with some of</w:delText>
        </w:r>
      </w:del>
      <w:r>
        <w:t xml:space="preserve"> the California-specific functional flows</w:t>
      </w:r>
      <w:ins w:id="139" w:author="Thomas Harter" w:date="2024-03-11T01:16:00Z">
        <w:r w:rsidR="00D31E30">
          <w:t>, namely</w:t>
        </w:r>
      </w:ins>
      <w:ins w:id="140" w:author="Thomas Harter" w:date="2024-03-11T01:17:00Z">
        <w:r w:rsidR="009A564A">
          <w:t xml:space="preserve">, the timing </w:t>
        </w:r>
      </w:ins>
      <w:ins w:id="141" w:author="Thomas Harter" w:date="2024-03-11T01:18:00Z">
        <w:r w:rsidR="009A564A">
          <w:t xml:space="preserve">and slope of spring </w:t>
        </w:r>
        <w:r w:rsidR="009A564A">
          <w:lastRenderedPageBreak/>
          <w:t xml:space="preserve">recess and the timing of a fall pulse flow (Figure 4). More </w:t>
        </w:r>
        <w:r w:rsidR="00602848">
          <w:t>importantly</w:t>
        </w:r>
        <w:r w:rsidR="009A564A">
          <w:t>,</w:t>
        </w:r>
      </w:ins>
      <w:del w:id="142" w:author="Thomas Harter" w:date="2024-03-11T01:18:00Z">
        <w:r w:rsidDel="009A564A">
          <w:delText>,</w:delText>
        </w:r>
      </w:del>
      <w:r>
        <w:t xml:space="preserve"> they add value to this analysis because of their direct relation to fish passage in the watershed.</w:t>
      </w:r>
      <w:ins w:id="143" w:author="Claire Kouba" w:date="2024-03-12T14:34:00Z">
        <w:r w:rsidR="00A206D8">
          <w:t xml:space="preserve"> </w:t>
        </w:r>
      </w:ins>
    </w:p>
    <w:p w14:paraId="6AF9C8A3" w14:textId="632B10B7" w:rsidR="00BC2D2E" w:rsidRDefault="00BC2D2E">
      <w:pPr>
        <w:pStyle w:val="FirstParagraph"/>
        <w:rPr>
          <w:ins w:id="144" w:author="Claire Kouba" w:date="2024-03-12T14:34:00Z"/>
        </w:rPr>
        <w:pPrChange w:id="145" w:author="Claire Kouba" w:date="2024-03-19T16:26:00Z">
          <w:pPr>
            <w:pStyle w:val="BodyText"/>
          </w:pPr>
        </w:pPrChange>
      </w:pPr>
      <w:ins w:id="146" w:author="Claire Kouba" w:date="2024-03-19T16:23:00Z">
        <w:del w:id="147" w:author="Thomas Harter" w:date="2024-03-21T02:48:00Z">
          <w:r w:rsidDel="00795210">
            <w:delText>Because flow is a continuous variable, an</w:delText>
          </w:r>
        </w:del>
      </w:ins>
      <w:ins w:id="148" w:author="Claire Kouba" w:date="2024-03-19T16:24:00Z">
        <w:del w:id="149" w:author="Thomas Harter" w:date="2024-03-21T02:48:00Z">
          <w:r w:rsidDel="00795210">
            <w:delText xml:space="preserve"> infinite</w:delText>
          </w:r>
        </w:del>
      </w:ins>
      <w:ins w:id="150" w:author="Claire Kouba" w:date="2024-03-19T16:23:00Z">
        <w:del w:id="151" w:author="Thomas Harter" w:date="2024-03-21T02:48:00Z">
          <w:r w:rsidDel="00795210">
            <w:delText xml:space="preserve"> number of</w:delText>
          </w:r>
        </w:del>
      </w:ins>
      <w:ins w:id="152" w:author="Claire Kouba" w:date="2024-03-19T16:24:00Z">
        <w:del w:id="153" w:author="Thomas Harter" w:date="2024-03-21T02:48:00Z">
          <w:r w:rsidDel="00795210">
            <w:delText xml:space="preserve"> flow thresholds exist, and consequent</w:delText>
          </w:r>
        </w:del>
      </w:ins>
      <w:ins w:id="154" w:author="Claire Kouba" w:date="2024-03-19T16:25:00Z">
        <w:del w:id="155" w:author="Thomas Harter" w:date="2024-03-21T02:48:00Z">
          <w:r w:rsidDel="00795210">
            <w:delText xml:space="preserve">ly an infinite number of </w:delText>
          </w:r>
        </w:del>
      </w:ins>
      <w:ins w:id="156" w:author="Claire Kouba" w:date="2024-03-19T16:24:00Z">
        <w:del w:id="157" w:author="Thomas Harter" w:date="2024-03-21T02:48:00Z">
          <w:r w:rsidDel="00795210">
            <w:delText>threshold-based reconnection dates</w:delText>
          </w:r>
        </w:del>
      </w:ins>
      <w:ins w:id="158" w:author="Thomas Harter" w:date="2024-03-21T02:48:00Z">
        <w:r w:rsidR="00795210">
          <w:t>A discrete number of thresholds were selected from the continuum of flows</w:t>
        </w:r>
        <w:r w:rsidR="005C3E70">
          <w:t xml:space="preserve">, ranging between </w:t>
        </w:r>
      </w:ins>
      <w:proofErr w:type="gramStart"/>
      <w:ins w:id="159" w:author="Thomas Harter" w:date="2024-03-21T02:49:00Z">
        <w:r w:rsidR="005C3E70">
          <w:t>a</w:t>
        </w:r>
        <w:proofErr w:type="gramEnd"/>
        <w:r w:rsidR="005C3E70">
          <w:t xml:space="preserve"> low</w:t>
        </w:r>
      </w:ins>
      <w:ins w:id="160" w:author="Thomas Harter" w:date="2024-03-21T02:50:00Z">
        <w:r w:rsidR="00426B16">
          <w:t>est value</w:t>
        </w:r>
      </w:ins>
      <w:ins w:id="161" w:author="Thomas Harter" w:date="2024-03-21T02:49:00Z">
        <w:r w:rsidR="005C3E70">
          <w:t xml:space="preserve"> of 10 </w:t>
        </w:r>
        <w:proofErr w:type="spellStart"/>
        <w:r w:rsidR="005C3E70">
          <w:t>cfs</w:t>
        </w:r>
      </w:ins>
      <w:proofErr w:type="spellEnd"/>
      <w:ins w:id="162" w:author="Thomas Harter" w:date="2024-03-21T02:50:00Z">
        <w:r w:rsidR="00426B16">
          <w:t xml:space="preserve"> and highest value of 100 </w:t>
        </w:r>
        <w:proofErr w:type="spellStart"/>
        <w:r w:rsidR="00426B16">
          <w:t>cfs</w:t>
        </w:r>
        <w:proofErr w:type="spellEnd"/>
        <w:r w:rsidR="00426B16">
          <w:t>.  At the lowest value</w:t>
        </w:r>
      </w:ins>
      <w:ins w:id="163" w:author="Thomas Harter" w:date="2024-03-21T02:49:00Z">
        <w:r w:rsidR="00974140">
          <w:t xml:space="preserve"> all tributaries are known to be disconnected and significant dry reaches</w:t>
        </w:r>
      </w:ins>
      <w:ins w:id="164" w:author="Thomas Harter" w:date="2024-03-21T02:50:00Z">
        <w:r w:rsidR="00974140">
          <w:t xml:space="preserve"> </w:t>
        </w:r>
        <w:r w:rsidR="00426B16">
          <w:t>exist along the main stem (Tolley et al., 2019)</w:t>
        </w:r>
      </w:ins>
      <w:ins w:id="165" w:author="Claire Kouba" w:date="2024-03-19T16:25:00Z">
        <w:r>
          <w:t>.</w:t>
        </w:r>
      </w:ins>
      <w:ins w:id="166" w:author="Thomas Harter" w:date="2024-03-21T02:51:00Z">
        <w:r w:rsidR="00AE24C8">
          <w:t xml:space="preserve"> At the highest value, most tributaries connect with the mainstem</w:t>
        </w:r>
        <w:r w:rsidR="006F5142">
          <w:t xml:space="preserve"> and the </w:t>
        </w:r>
        <w:proofErr w:type="spellStart"/>
        <w:r w:rsidR="006F5142">
          <w:t>maionstem</w:t>
        </w:r>
        <w:proofErr w:type="spellEnd"/>
        <w:r w:rsidR="006F5142">
          <w:t xml:space="preserve"> Scott River is flowing contiguously, including the “tai</w:t>
        </w:r>
      </w:ins>
      <w:ins w:id="167" w:author="Thomas Harter" w:date="2024-03-21T02:52:00Z">
        <w:r w:rsidR="006F5142">
          <w:t>lings” section</w:t>
        </w:r>
        <w:r w:rsidR="000A3524">
          <w:t>, a boulder</w:t>
        </w:r>
      </w:ins>
      <w:ins w:id="168" w:author="Thomas Harter" w:date="2024-03-21T02:53:00Z">
        <w:r w:rsidR="003205A7">
          <w:t xml:space="preserve"> sediment</w:t>
        </w:r>
      </w:ins>
      <w:ins w:id="169" w:author="Thomas Harter" w:date="2024-03-21T02:52:00Z">
        <w:r w:rsidR="002964DB">
          <w:t xml:space="preserve"> substrata section of the </w:t>
        </w:r>
      </w:ins>
      <w:ins w:id="170" w:author="Thomas Harter" w:date="2024-03-21T02:53:00Z">
        <w:r w:rsidR="002964DB">
          <w:t>mainstem</w:t>
        </w:r>
      </w:ins>
      <w:ins w:id="171" w:author="Thomas Harter" w:date="2024-03-21T02:54:00Z">
        <w:r w:rsidR="00C97491">
          <w:t xml:space="preserve"> that is most susceptible to falling dry.</w:t>
        </w:r>
      </w:ins>
      <w:ins w:id="172" w:author="Claire Kouba" w:date="2024-03-19T16:24:00Z">
        <w:del w:id="173" w:author="Thomas Harter" w:date="2024-03-21T02:54:00Z">
          <w:r w:rsidDel="005A446C">
            <w:delText xml:space="preserve"> </w:delText>
          </w:r>
        </w:del>
      </w:ins>
      <w:commentRangeStart w:id="174"/>
      <w:ins w:id="175" w:author="Claire Kouba" w:date="2024-03-19T16:26:00Z">
        <w:del w:id="176" w:author="Thomas Harter" w:date="2024-03-21T02:54:00Z">
          <w:r w:rsidDel="005A446C">
            <w:delText>Additionally</w:delText>
          </w:r>
        </w:del>
        <w:commentRangeEnd w:id="174"/>
        <w:r>
          <w:rPr>
            <w:rStyle w:val="CommentReference"/>
          </w:rPr>
          <w:commentReference w:id="174"/>
        </w:r>
        <w:del w:id="177" w:author="Thomas Harter" w:date="2024-03-21T02:54:00Z">
          <w:r w:rsidDel="005A446C">
            <w:delText>,</w:delText>
          </w:r>
        </w:del>
        <w:r>
          <w:t xml:space="preserve"> </w:t>
        </w:r>
      </w:ins>
      <w:ins w:id="178" w:author="Thomas Harter" w:date="2024-03-21T02:54:00Z">
        <w:r w:rsidR="005A446C">
          <w:t>T</w:t>
        </w:r>
      </w:ins>
      <w:ins w:id="179" w:author="Claire Kouba" w:date="2024-03-19T16:26:00Z">
        <w:del w:id="180" w:author="Thomas Harter" w:date="2024-03-21T02:54:00Z">
          <w:r w:rsidDel="005A446C">
            <w:delText>t</w:delText>
          </w:r>
        </w:del>
        <w:proofErr w:type="gramStart"/>
        <w:r>
          <w:t>he</w:t>
        </w:r>
        <w:proofErr w:type="gramEnd"/>
        <w:r>
          <w:t xml:space="preserve"> reconnection timing of proximate flow thresholds is somewhat correlated. It was therefore necessary to reduce the number of flow thresholds under consideration in the linear model selection process</w:t>
        </w:r>
        <w:del w:id="181" w:author="Thomas Harter" w:date="2024-03-21T02:47:00Z">
          <w:r w:rsidDel="002677E7">
            <w:delText>, in order</w:delText>
          </w:r>
        </w:del>
        <w:r>
          <w:t xml:space="preserve"> to a) identify flow thresholds with the greatest impact on coho reproduction (to the extent possible with such a small dataset), and b) avoid the inclusion of redundant hydrologic information (Poff and Olden 2003). To identify the threshold(s) with the highest predictive power and potentially the lowest redundancy, we examined relationships between reconnection dates and biological monitoring data. </w:t>
        </w:r>
        <w:del w:id="182" w:author="Thomas Harter" w:date="2024-03-21T02:48:00Z">
          <w:r w:rsidDel="00540DE8">
            <w:delText>We selected the following flow thresholds for river reconnection and disconnection analyses (see more information in Results): 10 and 100 cfs.</w:delText>
          </w:r>
        </w:del>
      </w:ins>
    </w:p>
    <w:p w14:paraId="2C6A5844" w14:textId="77777777" w:rsidR="00A206D8" w:rsidRDefault="00A206D8">
      <w:pPr>
        <w:pStyle w:val="BodyText"/>
      </w:pPr>
    </w:p>
    <w:p w14:paraId="4BED44CC" w14:textId="5C3318C0" w:rsidR="00C26AC4" w:rsidRDefault="0080747B">
      <w:pPr>
        <w:pStyle w:val="TableCaption"/>
      </w:pPr>
      <w:commentRangeStart w:id="183"/>
      <w:r>
        <w:t xml:space="preserve">Table </w:t>
      </w:r>
      <w:commentRangeEnd w:id="183"/>
      <w:r w:rsidR="00F51442">
        <w:rPr>
          <w:rStyle w:val="CommentReference"/>
          <w:i w:val="0"/>
        </w:rPr>
        <w:commentReference w:id="183"/>
      </w:r>
      <w:r>
        <w:t xml:space="preserve">1: Explanation of </w:t>
      </w:r>
      <w:proofErr w:type="gramStart"/>
      <w:ins w:id="184" w:author="Claire Kouba" w:date="2024-03-18T17:14:00Z">
        <w:r w:rsidR="00364ADD">
          <w:t>time period</w:t>
        </w:r>
        <w:proofErr w:type="gramEnd"/>
        <w:r w:rsidR="00364ADD">
          <w:t xml:space="preserve"> definitions and </w:t>
        </w:r>
      </w:ins>
      <w:r>
        <w:t xml:space="preserve">hydrologic metrics </w:t>
      </w:r>
      <w:del w:id="185" w:author="Claire Kouba" w:date="2024-03-19T18:38:00Z">
        <w:r w:rsidDel="00CB5A51">
          <w:delText xml:space="preserve">and other terms </w:delText>
        </w:r>
      </w:del>
      <w:r>
        <w:t>used in this analysis</w:t>
      </w:r>
      <w:ins w:id="186" w:author="Claire Kouba" w:date="2024-03-18T13:56:00Z">
        <w:r w:rsidR="00F51442">
          <w:t>. Each</w:t>
        </w:r>
      </w:ins>
      <w:ins w:id="187" w:author="Claire Kouba" w:date="2024-03-18T17:13:00Z">
        <w:r w:rsidR="00AE720F">
          <w:t xml:space="preserve"> type of metric, for each threshold value (e.g., 100 </w:t>
        </w:r>
        <w:proofErr w:type="spellStart"/>
        <w:r w:rsidR="00AE720F">
          <w:t>cfs</w:t>
        </w:r>
        <w:proofErr w:type="spellEnd"/>
        <w:r w:rsidR="00AE720F">
          <w:t xml:space="preserve"> or 50</w:t>
        </w:r>
        <w:r w:rsidR="00AE720F" w:rsidRPr="00AE720F">
          <w:rPr>
            <w:vertAlign w:val="superscript"/>
            <w:rPrChange w:id="188" w:author="Claire Kouba" w:date="2024-03-18T17:13:00Z">
              <w:rPr/>
            </w:rPrChange>
          </w:rPr>
          <w:t>th</w:t>
        </w:r>
        <w:r w:rsidR="00AE720F">
          <w:t xml:space="preserve"> flow percentile)</w:t>
        </w:r>
      </w:ins>
      <w:ins w:id="189" w:author="Claire Kouba" w:date="2024-03-19T09:53:00Z">
        <w:r w:rsidR="00C83247">
          <w:t>,</w:t>
        </w:r>
      </w:ins>
      <w:ins w:id="190" w:author="Claire Kouba" w:date="2024-03-18T17:13:00Z">
        <w:r w:rsidR="00364ADD">
          <w:t xml:space="preserve"> produces one value per</w:t>
        </w:r>
      </w:ins>
      <w:ins w:id="191" w:author="Claire Kouba" w:date="2024-03-18T13:56:00Z">
        <w:r w:rsidR="00F51442">
          <w:t xml:space="preserve"> water year</w:t>
        </w:r>
      </w:ins>
      <w:r>
        <w:t>.</w:t>
      </w:r>
    </w:p>
    <w:tbl>
      <w:tblPr>
        <w:tblStyle w:val="Table"/>
        <w:tblW w:w="0" w:type="auto"/>
        <w:jc w:val="center"/>
        <w:tblLayout w:type="fixed"/>
        <w:tblLook w:val="0420" w:firstRow="1" w:lastRow="0" w:firstColumn="0" w:lastColumn="0" w:noHBand="0" w:noVBand="1"/>
        <w:tblPrChange w:id="192" w:author="Claire Kouba" w:date="2024-03-19T15:47:00Z">
          <w:tblPr>
            <w:tblStyle w:val="Table"/>
            <w:tblW w:w="0" w:type="auto"/>
            <w:jc w:val="center"/>
            <w:tblLayout w:type="fixed"/>
            <w:tblLook w:val="0420" w:firstRow="1" w:lastRow="0" w:firstColumn="0" w:lastColumn="0" w:noHBand="0" w:noVBand="1"/>
          </w:tblPr>
        </w:tblPrChange>
      </w:tblPr>
      <w:tblGrid>
        <w:gridCol w:w="1455"/>
        <w:gridCol w:w="1817"/>
        <w:gridCol w:w="35"/>
        <w:gridCol w:w="1817"/>
        <w:gridCol w:w="2384"/>
        <w:gridCol w:w="1852"/>
        <w:tblGridChange w:id="193">
          <w:tblGrid>
            <w:gridCol w:w="1455"/>
            <w:gridCol w:w="273"/>
            <w:gridCol w:w="1544"/>
            <w:gridCol w:w="35"/>
            <w:gridCol w:w="581"/>
            <w:gridCol w:w="1236"/>
            <w:gridCol w:w="924"/>
            <w:gridCol w:w="1460"/>
            <w:gridCol w:w="1852"/>
            <w:gridCol w:w="1728"/>
          </w:tblGrid>
        </w:tblGridChange>
      </w:tblGrid>
      <w:tr w:rsidR="00C73357" w14:paraId="581F3788" w14:textId="77777777" w:rsidTr="00C73357">
        <w:trPr>
          <w:cnfStyle w:val="100000000000" w:firstRow="1" w:lastRow="0" w:firstColumn="0" w:lastColumn="0" w:oddVBand="0" w:evenVBand="0" w:oddHBand="0" w:evenHBand="0" w:firstRowFirstColumn="0" w:firstRowLastColumn="0" w:lastRowFirstColumn="0" w:lastRowLastColumn="0"/>
          <w:tblHeader/>
          <w:jc w:val="center"/>
          <w:trPrChange w:id="194" w:author="Claire Kouba" w:date="2024-03-19T15:47:00Z">
            <w:trPr>
              <w:tblHeader/>
              <w:jc w:val="center"/>
            </w:trPr>
          </w:trPrChange>
        </w:trPr>
        <w:tc>
          <w:tcPr>
            <w:tcW w:w="14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195" w:author="Claire Kouba" w:date="2024-03-19T15:47:00Z">
              <w:tcPr>
                <w:tcW w:w="1728"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8751B87" w14:textId="4FE0457B"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del w:id="196" w:author="Claire Kouba" w:date="2024-03-19T15:48:00Z">
              <w:r w:rsidDel="00C73357">
                <w:rPr>
                  <w:rFonts w:ascii="Arial" w:eastAsia="Arial" w:hAnsi="Arial" w:cs="Arial"/>
                  <w:color w:val="000000"/>
                  <w:sz w:val="22"/>
                  <w:szCs w:val="22"/>
                </w:rPr>
                <w:delText>Abbreviation</w:delText>
              </w:r>
            </w:del>
            <w:ins w:id="197" w:author="Claire Kouba" w:date="2024-03-19T15:48:00Z">
              <w:r>
                <w:rPr>
                  <w:rFonts w:ascii="Arial" w:eastAsia="Arial" w:hAnsi="Arial" w:cs="Arial"/>
                  <w:color w:val="000000"/>
                  <w:sz w:val="22"/>
                  <w:szCs w:val="22"/>
                </w:rPr>
                <w:t>Abbrev.</w:t>
              </w:r>
            </w:ins>
          </w:p>
        </w:tc>
        <w:tc>
          <w:tcPr>
            <w:tcW w:w="1852" w:type="dxa"/>
            <w:gridSpan w:val="2"/>
            <w:tcBorders>
              <w:top w:val="single" w:sz="12" w:space="0" w:color="666666"/>
              <w:left w:val="none" w:sz="0" w:space="0" w:color="000000"/>
              <w:bottom w:val="single" w:sz="12" w:space="0" w:color="666666"/>
              <w:right w:val="none" w:sz="0" w:space="0" w:color="000000"/>
            </w:tcBorders>
            <w:shd w:val="clear" w:color="auto" w:fill="FFFFFF"/>
            <w:tcPrChange w:id="198" w:author="Claire Kouba" w:date="2024-03-19T15:47:00Z">
              <w:tcPr>
                <w:tcW w:w="2160" w:type="dxa"/>
                <w:gridSpan w:val="3"/>
                <w:tcBorders>
                  <w:top w:val="single" w:sz="12" w:space="0" w:color="666666"/>
                  <w:left w:val="none" w:sz="0" w:space="0" w:color="000000"/>
                  <w:bottom w:val="single" w:sz="12" w:space="0" w:color="666666"/>
                  <w:right w:val="none" w:sz="0" w:space="0" w:color="000000"/>
                </w:tcBorders>
                <w:shd w:val="clear" w:color="auto" w:fill="FFFFFF"/>
              </w:tcPr>
            </w:tcPrChange>
          </w:tcPr>
          <w:p w14:paraId="3E53BF71" w14:textId="38D7BCDD"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2"/>
                <w:szCs w:val="22"/>
              </w:rPr>
            </w:pPr>
            <w:ins w:id="199" w:author="Claire Kouba" w:date="2024-03-19T15:47:00Z">
              <w:r>
                <w:rPr>
                  <w:rFonts w:ascii="Arial" w:eastAsia="Arial" w:hAnsi="Arial" w:cs="Arial"/>
                  <w:color w:val="000000"/>
                  <w:sz w:val="22"/>
                  <w:szCs w:val="22"/>
                </w:rPr>
                <w:t>Thresholds</w:t>
              </w:r>
            </w:ins>
          </w:p>
        </w:tc>
        <w:tc>
          <w:tcPr>
            <w:tcW w:w="18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0" w:author="Claire Kouba" w:date="2024-03-19T15:47:00Z">
              <w:tcPr>
                <w:tcW w:w="216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6FADE694" w14:textId="00259F0F"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Full Name</w:t>
            </w:r>
          </w:p>
        </w:tc>
        <w:tc>
          <w:tcPr>
            <w:tcW w:w="4236"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Change w:id="201" w:author="Claire Kouba" w:date="2024-03-19T15:47:00Z">
              <w:tcPr>
                <w:tcW w:w="5040" w:type="dxa"/>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tcPrChange>
          </w:tcPr>
          <w:p w14:paraId="7D73A21D"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000000"/>
                <w:sz w:val="22"/>
                <w:szCs w:val="22"/>
              </w:rPr>
              <w:t>Description</w:t>
            </w:r>
          </w:p>
        </w:tc>
      </w:tr>
      <w:tr w:rsidR="00C73357" w14:paraId="38D8EDD1" w14:textId="77777777" w:rsidTr="00C73357">
        <w:trPr>
          <w:jc w:val="center"/>
          <w:trPrChange w:id="202" w:author="Claire Kouba" w:date="2024-03-19T15:47:00Z">
            <w:trPr>
              <w:jc w:val="center"/>
            </w:trPr>
          </w:trPrChange>
        </w:trPr>
        <w:tc>
          <w:tcPr>
            <w:tcW w:w="14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3" w:author="Claire Kouba" w:date="2024-03-19T15:47:00Z">
              <w:tcPr>
                <w:tcW w:w="1728"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A24621"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1852" w:type="dxa"/>
            <w:gridSpan w:val="2"/>
            <w:tcBorders>
              <w:top w:val="single" w:sz="12" w:space="0" w:color="666666"/>
              <w:left w:val="none" w:sz="0" w:space="0" w:color="000000"/>
              <w:bottom w:val="none" w:sz="0" w:space="0" w:color="000000"/>
              <w:right w:val="none" w:sz="0" w:space="0" w:color="000000"/>
            </w:tcBorders>
            <w:shd w:val="clear" w:color="auto" w:fill="FFFFFF"/>
            <w:tcPrChange w:id="204" w:author="Claire Kouba" w:date="2024-03-19T15:47:00Z">
              <w:tcPr>
                <w:tcW w:w="2160" w:type="dxa"/>
                <w:gridSpan w:val="3"/>
                <w:tcBorders>
                  <w:top w:val="single" w:sz="12" w:space="0" w:color="666666"/>
                  <w:left w:val="none" w:sz="0" w:space="0" w:color="000000"/>
                  <w:bottom w:val="none" w:sz="0" w:space="0" w:color="000000"/>
                  <w:right w:val="none" w:sz="0" w:space="0" w:color="000000"/>
                </w:tcBorders>
                <w:shd w:val="clear" w:color="auto" w:fill="FFFFFF"/>
              </w:tcPr>
            </w:tcPrChange>
          </w:tcPr>
          <w:p w14:paraId="249FF375" w14:textId="608F57C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05" w:author="Claire Kouba" w:date="2024-03-19T15:48:00Z">
              <w:r>
                <w:rPr>
                  <w:rFonts w:ascii="Arial" w:eastAsia="Arial" w:hAnsi="Arial" w:cs="Arial"/>
                  <w:color w:val="000000"/>
                  <w:sz w:val="22"/>
                  <w:szCs w:val="22"/>
                </w:rPr>
                <w:t>-</w:t>
              </w:r>
            </w:ins>
          </w:p>
        </w:tc>
        <w:tc>
          <w:tcPr>
            <w:tcW w:w="18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6" w:author="Claire Kouba" w:date="2024-03-19T15:47:00Z">
              <w:tcPr>
                <w:tcW w:w="216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694525" w14:textId="2DE42659"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236"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7" w:author="Claire Kouba" w:date="2024-03-19T15:47:00Z">
              <w:tcPr>
                <w:tcW w:w="5040" w:type="dxa"/>
                <w:gridSpan w:val="3"/>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8E582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73357" w14:paraId="157D0504" w14:textId="77777777" w:rsidTr="00C73357">
        <w:trPr>
          <w:jc w:val="center"/>
          <w:trPrChange w:id="208"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9"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284B5B"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10"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1B98730F" w14:textId="0B1C87B8" w:rsid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11"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12"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DFD97F" w14:textId="274BA22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13"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A7A54C"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73357" w14:paraId="07A64489" w14:textId="77777777" w:rsidTr="00C73357">
        <w:trPr>
          <w:jc w:val="center"/>
          <w:trPrChange w:id="214" w:author="Claire Kouba" w:date="2024-03-19T15:47:00Z">
            <w:trPr>
              <w:jc w:val="center"/>
            </w:trPr>
          </w:trPrChange>
        </w:trPr>
        <w:tc>
          <w:tcPr>
            <w:tcW w:w="145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215" w:author="Claire Kouba" w:date="2024-03-19T15:47:00Z">
              <w:tcPr>
                <w:tcW w:w="1728"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78362AF7"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1852" w:type="dxa"/>
            <w:gridSpan w:val="2"/>
            <w:tcBorders>
              <w:top w:val="none" w:sz="0" w:space="0" w:color="000000"/>
              <w:left w:val="none" w:sz="0" w:space="0" w:color="000000"/>
              <w:right w:val="none" w:sz="0" w:space="0" w:color="000000"/>
            </w:tcBorders>
            <w:shd w:val="clear" w:color="auto" w:fill="FFFFFF"/>
            <w:tcPrChange w:id="216" w:author="Claire Kouba" w:date="2024-03-19T15:47:00Z">
              <w:tcPr>
                <w:tcW w:w="2160" w:type="dxa"/>
                <w:gridSpan w:val="3"/>
                <w:tcBorders>
                  <w:top w:val="none" w:sz="0" w:space="0" w:color="000000"/>
                  <w:left w:val="none" w:sz="0" w:space="0" w:color="000000"/>
                  <w:right w:val="none" w:sz="0" w:space="0" w:color="000000"/>
                </w:tcBorders>
                <w:shd w:val="clear" w:color="auto" w:fill="FFFFFF"/>
              </w:tcPr>
            </w:tcPrChange>
          </w:tcPr>
          <w:p w14:paraId="2DDE36DB" w14:textId="7626D454" w:rsidR="00C73357" w:rsidRDefault="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17" w:author="Claire Kouba" w:date="2024-03-19T15:48:00Z">
              <w:r>
                <w:rPr>
                  <w:rFonts w:ascii="Arial" w:eastAsia="Arial" w:hAnsi="Arial" w:cs="Arial"/>
                  <w:color w:val="000000"/>
                  <w:sz w:val="22"/>
                  <w:szCs w:val="22"/>
                </w:rPr>
                <w:t>-</w:t>
              </w:r>
            </w:ins>
          </w:p>
        </w:tc>
        <w:tc>
          <w:tcPr>
            <w:tcW w:w="181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218" w:author="Claire Kouba" w:date="2024-03-19T15:47:00Z">
              <w:tcPr>
                <w:tcW w:w="2160"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511B2EA1" w14:textId="4282C5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236" w:type="dxa"/>
            <w:gridSpan w:val="2"/>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Change w:id="219" w:author="Claire Kouba" w:date="2024-03-19T15:47:00Z">
              <w:tcPr>
                <w:tcW w:w="5040" w:type="dxa"/>
                <w:gridSpan w:val="3"/>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tcPrChange>
          </w:tcPr>
          <w:p w14:paraId="1AD8BBB8" w14:textId="77777777" w:rsidR="00C73357" w:rsidRDefault="00C7335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C73357" w14:paraId="1DAA6F72" w14:textId="77777777" w:rsidTr="00C73357">
        <w:trPr>
          <w:jc w:val="center"/>
          <w:ins w:id="220" w:author="Claire Kouba" w:date="2024-03-19T09:52:00Z"/>
          <w:trPrChange w:id="221" w:author="Claire Kouba" w:date="2024-03-19T15:47:00Z">
            <w:trPr>
              <w:jc w:val="center"/>
            </w:trPr>
          </w:trPrChange>
        </w:trPr>
        <w:tc>
          <w:tcPr>
            <w:tcW w:w="1455" w:type="dxa"/>
            <w:tcBorders>
              <w:bottom w:val="single" w:sz="4" w:space="0" w:color="auto"/>
            </w:tcBorders>
            <w:shd w:val="clear" w:color="auto" w:fill="FFFFFF"/>
            <w:tcMar>
              <w:top w:w="0" w:type="dxa"/>
              <w:left w:w="0" w:type="dxa"/>
              <w:bottom w:w="0" w:type="dxa"/>
              <w:right w:w="0" w:type="dxa"/>
            </w:tcMar>
            <w:vAlign w:val="center"/>
            <w:tcPrChange w:id="222" w:author="Claire Kouba" w:date="2024-03-19T15:47:00Z">
              <w:tcPr>
                <w:tcW w:w="1728" w:type="dxa"/>
                <w:gridSpan w:val="2"/>
                <w:tcBorders>
                  <w:bottom w:val="single" w:sz="4" w:space="0" w:color="auto"/>
                </w:tcBorders>
                <w:shd w:val="clear" w:color="auto" w:fill="FFFFFF"/>
                <w:tcMar>
                  <w:top w:w="0" w:type="dxa"/>
                  <w:left w:w="0" w:type="dxa"/>
                  <w:bottom w:w="0" w:type="dxa"/>
                  <w:right w:w="0" w:type="dxa"/>
                </w:tcMar>
                <w:vAlign w:val="center"/>
              </w:tcPr>
            </w:tcPrChange>
          </w:tcPr>
          <w:p w14:paraId="2064790D" w14:textId="57FE36E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23" w:author="Claire Kouba" w:date="2024-03-19T09:52:00Z"/>
                <w:rFonts w:ascii="Arial" w:eastAsia="Arial" w:hAnsi="Arial" w:cs="Arial"/>
                <w:color w:val="000000"/>
                <w:sz w:val="22"/>
                <w:szCs w:val="22"/>
              </w:rPr>
            </w:pPr>
            <w:ins w:id="224" w:author="Claire Kouba" w:date="2024-03-19T09:52:00Z">
              <w:r>
                <w:rPr>
                  <w:rFonts w:ascii="Arial" w:eastAsia="Arial" w:hAnsi="Arial" w:cs="Arial"/>
                  <w:color w:val="000000"/>
                  <w:sz w:val="22"/>
                  <w:szCs w:val="22"/>
                </w:rPr>
                <w:t>CFLP</w:t>
              </w:r>
            </w:ins>
          </w:p>
        </w:tc>
        <w:tc>
          <w:tcPr>
            <w:tcW w:w="1852" w:type="dxa"/>
            <w:gridSpan w:val="2"/>
            <w:tcBorders>
              <w:bottom w:val="single" w:sz="4" w:space="0" w:color="auto"/>
            </w:tcBorders>
            <w:shd w:val="clear" w:color="auto" w:fill="FFFFFF"/>
            <w:tcPrChange w:id="225" w:author="Claire Kouba" w:date="2024-03-19T15:47:00Z">
              <w:tcPr>
                <w:tcW w:w="2160" w:type="dxa"/>
                <w:gridSpan w:val="3"/>
                <w:tcBorders>
                  <w:bottom w:val="single" w:sz="4" w:space="0" w:color="auto"/>
                </w:tcBorders>
                <w:shd w:val="clear" w:color="auto" w:fill="FFFFFF"/>
              </w:tcPr>
            </w:tcPrChange>
          </w:tcPr>
          <w:p w14:paraId="571C06A2"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26" w:author="Claire Kouba" w:date="2024-03-19T15:48:00Z"/>
                <w:rFonts w:ascii="Arial" w:eastAsia="Arial" w:hAnsi="Arial" w:cs="Arial"/>
                <w:color w:val="000000"/>
                <w:sz w:val="22"/>
                <w:szCs w:val="22"/>
              </w:rPr>
            </w:pPr>
          </w:p>
          <w:p w14:paraId="1A3B4475" w14:textId="5B61EF09"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27" w:author="Claire Kouba" w:date="2024-03-19T15:47:00Z"/>
                <w:rFonts w:ascii="Arial" w:eastAsia="Arial" w:hAnsi="Arial" w:cs="Arial"/>
                <w:color w:val="000000"/>
                <w:sz w:val="22"/>
                <w:szCs w:val="22"/>
              </w:rPr>
            </w:pPr>
            <w:ins w:id="228" w:author="Claire Kouba" w:date="2024-03-19T15:48:00Z">
              <w:r>
                <w:rPr>
                  <w:rFonts w:ascii="Arial" w:eastAsia="Arial" w:hAnsi="Arial" w:cs="Arial"/>
                  <w:color w:val="000000"/>
                  <w:sz w:val="22"/>
                  <w:szCs w:val="22"/>
                </w:rPr>
                <w:t>-</w:t>
              </w:r>
            </w:ins>
          </w:p>
        </w:tc>
        <w:tc>
          <w:tcPr>
            <w:tcW w:w="1817" w:type="dxa"/>
            <w:tcBorders>
              <w:bottom w:val="single" w:sz="4" w:space="0" w:color="auto"/>
            </w:tcBorders>
            <w:shd w:val="clear" w:color="auto" w:fill="FFFFFF"/>
            <w:tcMar>
              <w:top w:w="0" w:type="dxa"/>
              <w:left w:w="0" w:type="dxa"/>
              <w:bottom w:w="0" w:type="dxa"/>
              <w:right w:w="0" w:type="dxa"/>
            </w:tcMar>
            <w:vAlign w:val="center"/>
            <w:tcPrChange w:id="229" w:author="Claire Kouba" w:date="2024-03-19T15:47:00Z">
              <w:tcPr>
                <w:tcW w:w="2160" w:type="dxa"/>
                <w:gridSpan w:val="2"/>
                <w:tcBorders>
                  <w:bottom w:val="single" w:sz="4" w:space="0" w:color="auto"/>
                </w:tcBorders>
                <w:shd w:val="clear" w:color="auto" w:fill="FFFFFF"/>
                <w:tcMar>
                  <w:top w:w="0" w:type="dxa"/>
                  <w:left w:w="0" w:type="dxa"/>
                  <w:bottom w:w="0" w:type="dxa"/>
                  <w:right w:w="0" w:type="dxa"/>
                </w:tcMar>
                <w:vAlign w:val="center"/>
              </w:tcPr>
            </w:tcPrChange>
          </w:tcPr>
          <w:p w14:paraId="4984ACA8" w14:textId="40EB341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30" w:author="Claire Kouba" w:date="2024-03-19T09:52:00Z"/>
                <w:rFonts w:ascii="Arial" w:eastAsia="Arial" w:hAnsi="Arial" w:cs="Arial"/>
                <w:color w:val="000000"/>
                <w:sz w:val="22"/>
                <w:szCs w:val="22"/>
              </w:rPr>
            </w:pPr>
            <w:ins w:id="231" w:author="Claire Kouba" w:date="2024-03-19T09:52:00Z">
              <w:r>
                <w:rPr>
                  <w:rFonts w:ascii="Arial" w:eastAsia="Arial" w:hAnsi="Arial" w:cs="Arial"/>
                  <w:color w:val="000000"/>
                  <w:sz w:val="22"/>
                  <w:szCs w:val="22"/>
                </w:rPr>
                <w:t>Coho Freshwater Life Period</w:t>
              </w:r>
            </w:ins>
          </w:p>
        </w:tc>
        <w:tc>
          <w:tcPr>
            <w:tcW w:w="4236" w:type="dxa"/>
            <w:gridSpan w:val="2"/>
            <w:tcBorders>
              <w:bottom w:val="single" w:sz="4" w:space="0" w:color="auto"/>
            </w:tcBorders>
            <w:shd w:val="clear" w:color="auto" w:fill="FFFFFF"/>
            <w:tcMar>
              <w:top w:w="0" w:type="dxa"/>
              <w:left w:w="0" w:type="dxa"/>
              <w:bottom w:w="0" w:type="dxa"/>
              <w:right w:w="0" w:type="dxa"/>
            </w:tcMar>
            <w:vAlign w:val="center"/>
            <w:tcPrChange w:id="232" w:author="Claire Kouba" w:date="2024-03-19T15:47:00Z">
              <w:tcPr>
                <w:tcW w:w="5040" w:type="dxa"/>
                <w:gridSpan w:val="3"/>
                <w:tcBorders>
                  <w:bottom w:val="single" w:sz="4" w:space="0" w:color="auto"/>
                </w:tcBorders>
                <w:shd w:val="clear" w:color="auto" w:fill="FFFFFF"/>
                <w:tcMar>
                  <w:top w:w="0" w:type="dxa"/>
                  <w:left w:w="0" w:type="dxa"/>
                  <w:bottom w:w="0" w:type="dxa"/>
                  <w:right w:w="0" w:type="dxa"/>
                </w:tcMar>
                <w:vAlign w:val="center"/>
              </w:tcPr>
            </w:tcPrChange>
          </w:tcPr>
          <w:p w14:paraId="01E08712" w14:textId="3224BBA1"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ins w:id="233" w:author="Claire Kouba" w:date="2024-03-19T09:52:00Z"/>
                <w:rFonts w:ascii="Arial" w:eastAsia="Arial" w:hAnsi="Arial" w:cs="Arial"/>
                <w:color w:val="000000"/>
                <w:sz w:val="22"/>
                <w:szCs w:val="22"/>
              </w:rPr>
            </w:pPr>
            <w:ins w:id="234" w:author="Claire Kouba" w:date="2024-03-19T09:52:00Z">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ins>
          </w:p>
        </w:tc>
      </w:tr>
      <w:tr w:rsidR="00C73357" w14:paraId="03449C8E" w14:textId="77777777" w:rsidTr="00C73357">
        <w:trPr>
          <w:jc w:val="center"/>
          <w:trPrChange w:id="235" w:author="Claire Kouba" w:date="2024-03-19T15:47:00Z">
            <w:trPr>
              <w:jc w:val="center"/>
            </w:trPr>
          </w:trPrChange>
        </w:trPr>
        <w:tc>
          <w:tcPr>
            <w:tcW w:w="145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36" w:author="Claire Kouba" w:date="2024-03-19T15:47:00Z">
              <w:tcPr>
                <w:tcW w:w="1728"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9FE236" w14:textId="55F0BD9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37" w:author="Claire Kouba" w:date="2024-03-19T10:25:00Z">
              <w:r w:rsidDel="00097EA7">
                <w:rPr>
                  <w:rFonts w:ascii="Arial" w:eastAsia="Arial" w:hAnsi="Arial" w:cs="Arial"/>
                  <w:color w:val="000000"/>
                  <w:sz w:val="22"/>
                  <w:szCs w:val="22"/>
                </w:rPr>
                <w:delText>Recon. Day</w:delText>
              </w:r>
            </w:del>
            <w:ins w:id="238" w:author="Claire Kouba" w:date="2024-03-19T10:25:00Z">
              <w:r>
                <w:rPr>
                  <w:rFonts w:ascii="Arial" w:eastAsia="Arial" w:hAnsi="Arial" w:cs="Arial"/>
                  <w:color w:val="000000"/>
                  <w:sz w:val="22"/>
                  <w:szCs w:val="22"/>
                </w:rPr>
                <w:t>recon</w:t>
              </w:r>
            </w:ins>
          </w:p>
        </w:tc>
        <w:tc>
          <w:tcPr>
            <w:tcW w:w="1852" w:type="dxa"/>
            <w:gridSpan w:val="2"/>
            <w:tcBorders>
              <w:top w:val="single" w:sz="4" w:space="0" w:color="auto"/>
              <w:left w:val="none" w:sz="0" w:space="0" w:color="000000"/>
              <w:bottom w:val="none" w:sz="0" w:space="0" w:color="000000"/>
              <w:right w:val="none" w:sz="0" w:space="0" w:color="000000"/>
            </w:tcBorders>
            <w:shd w:val="clear" w:color="auto" w:fill="FFFFFF"/>
            <w:tcPrChange w:id="239" w:author="Claire Kouba" w:date="2024-03-19T15:47:00Z">
              <w:tcPr>
                <w:tcW w:w="2160" w:type="dxa"/>
                <w:gridSpan w:val="3"/>
                <w:tcBorders>
                  <w:top w:val="single" w:sz="4" w:space="0" w:color="auto"/>
                  <w:left w:val="none" w:sz="0" w:space="0" w:color="000000"/>
                  <w:bottom w:val="none" w:sz="0" w:space="0" w:color="000000"/>
                  <w:right w:val="none" w:sz="0" w:space="0" w:color="000000"/>
                </w:tcBorders>
                <w:shd w:val="clear" w:color="auto" w:fill="FFFFFF"/>
              </w:tcPr>
            </w:tcPrChange>
          </w:tcPr>
          <w:p w14:paraId="0A866103" w14:textId="0676FB7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40" w:author="Claire Kouba" w:date="2024-03-19T15:48:00Z">
              <w:r>
                <w:rPr>
                  <w:rFonts w:ascii="Arial" w:eastAsia="Arial" w:hAnsi="Arial" w:cs="Arial"/>
                  <w:color w:val="000000"/>
                  <w:sz w:val="22"/>
                  <w:szCs w:val="22"/>
                </w:rPr>
                <w:t xml:space="preserve">10, </w:t>
              </w:r>
            </w:ins>
            <w:ins w:id="241" w:author="Claire Kouba" w:date="2024-03-19T15:49:00Z">
              <w:r>
                <w:rPr>
                  <w:rFonts w:ascii="Arial" w:eastAsia="Arial" w:hAnsi="Arial" w:cs="Arial"/>
                  <w:color w:val="000000"/>
                  <w:sz w:val="22"/>
                  <w:szCs w:val="22"/>
                </w:rPr>
                <w:t xml:space="preserve">15, 20, </w:t>
              </w:r>
            </w:ins>
            <w:ins w:id="242" w:author="Claire Kouba" w:date="2024-03-19T15:51:00Z">
              <w:r>
                <w:rPr>
                  <w:rFonts w:ascii="Arial" w:eastAsia="Arial" w:hAnsi="Arial" w:cs="Arial"/>
                  <w:color w:val="000000"/>
                  <w:sz w:val="22"/>
                  <w:szCs w:val="22"/>
                </w:rPr>
                <w:t xml:space="preserve">50, 80, and </w:t>
              </w:r>
            </w:ins>
            <w:ins w:id="243" w:author="Claire Kouba" w:date="2024-03-19T15:49:00Z">
              <w:r>
                <w:rPr>
                  <w:rFonts w:ascii="Arial" w:eastAsia="Arial" w:hAnsi="Arial" w:cs="Arial"/>
                  <w:color w:val="000000"/>
                  <w:sz w:val="22"/>
                  <w:szCs w:val="22"/>
                </w:rPr>
                <w:t xml:space="preserve">100 </w:t>
              </w:r>
              <w:proofErr w:type="spellStart"/>
              <w:r>
                <w:rPr>
                  <w:rFonts w:ascii="Arial" w:eastAsia="Arial" w:hAnsi="Arial" w:cs="Arial"/>
                  <w:color w:val="000000"/>
                  <w:sz w:val="22"/>
                  <w:szCs w:val="22"/>
                </w:rPr>
                <w:t>cfs</w:t>
              </w:r>
            </w:ins>
            <w:proofErr w:type="spellEnd"/>
          </w:p>
        </w:tc>
        <w:tc>
          <w:tcPr>
            <w:tcW w:w="181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4" w:author="Claire Kouba" w:date="2024-03-19T15:47:00Z">
              <w:tcPr>
                <w:tcW w:w="2160"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B5EC0F" w14:textId="6EBE030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ins w:id="245"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46" w:author="Claire Kouba" w:date="2024-03-19T15:47:00Z">
              <w:tcPr>
                <w:tcW w:w="5040" w:type="dxa"/>
                <w:gridSpan w:val="3"/>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2DEF5D" w14:textId="46EF684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w:t>
            </w:r>
            <w:proofErr w:type="spellStart"/>
            <w:ins w:id="247" w:author="Claire Kouba" w:date="2024-03-19T10:25:00Z">
              <w:r>
                <w:rPr>
                  <w:rFonts w:ascii="Arial" w:eastAsia="Arial" w:hAnsi="Arial" w:cs="Arial"/>
                  <w:color w:val="000000"/>
                  <w:sz w:val="22"/>
                  <w:szCs w:val="22"/>
                </w:rPr>
                <w:t>cfs</w:t>
              </w:r>
            </w:ins>
            <w:proofErr w:type="spellEnd"/>
            <w:del w:id="248" w:author="Claire Kouba" w:date="2024-03-19T10:25:00Z">
              <w:r w:rsidDel="00097EA7">
                <w:rPr>
                  <w:rFonts w:ascii="Arial" w:eastAsia="Arial" w:hAnsi="Arial" w:cs="Arial"/>
                  <w:color w:val="000000"/>
                  <w:sz w:val="22"/>
                  <w:szCs w:val="22"/>
                </w:rPr>
                <w:delText>or 100 cfs</w:delText>
              </w:r>
            </w:del>
            <w:r>
              <w:rPr>
                <w:rFonts w:ascii="Arial" w:eastAsia="Arial" w:hAnsi="Arial" w:cs="Arial"/>
                <w:color w:val="000000"/>
                <w:sz w:val="22"/>
                <w:szCs w:val="22"/>
              </w:rPr>
              <w:t>) (units of days after Aug. 31).</w:t>
            </w:r>
            <w:ins w:id="249" w:author="Claire Kouba" w:date="2024-03-19T10:25:00Z">
              <w:r>
                <w:rPr>
                  <w:rFonts w:ascii="Arial" w:eastAsia="Arial" w:hAnsi="Arial" w:cs="Arial"/>
                  <w:color w:val="000000"/>
                  <w:sz w:val="22"/>
                  <w:szCs w:val="22"/>
                </w:rPr>
                <w:t xml:space="preserve"> Assigned to a </w:t>
              </w:r>
            </w:ins>
            <w:ins w:id="250" w:author="Claire Kouba" w:date="2024-03-19T10:26:00Z">
              <w:r>
                <w:rPr>
                  <w:rFonts w:ascii="Arial" w:eastAsia="Arial" w:hAnsi="Arial" w:cs="Arial"/>
                  <w:color w:val="000000"/>
                  <w:sz w:val="22"/>
                  <w:szCs w:val="22"/>
                </w:rPr>
                <w:t xml:space="preserve">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w:t>
              </w:r>
            </w:ins>
            <w:ins w:id="251" w:author="Claire Kouba" w:date="2024-03-19T10:27:00Z">
              <w:r>
                <w:rPr>
                  <w:rFonts w:ascii="Arial" w:eastAsia="Arial" w:hAnsi="Arial" w:cs="Arial"/>
                  <w:color w:val="000000"/>
                  <w:sz w:val="22"/>
                  <w:szCs w:val="22"/>
                </w:rPr>
                <w:lastRenderedPageBreak/>
                <w:t>such as</w:t>
              </w:r>
            </w:ins>
            <w:ins w:id="252" w:author="Claire Kouba" w:date="2024-03-19T10:26:00Z">
              <w:r>
                <w:rPr>
                  <w:rFonts w:ascii="Arial" w:eastAsia="Arial" w:hAnsi="Arial" w:cs="Arial"/>
                  <w:color w:val="000000"/>
                  <w:sz w:val="22"/>
                  <w:szCs w:val="22"/>
                </w:rPr>
                <w:t xml:space="preserve"> RY</w:t>
              </w:r>
            </w:ins>
            <w:ins w:id="253" w:author="Claire Kouba" w:date="2024-03-19T10:27:00Z">
              <w:r>
                <w:rPr>
                  <w:rFonts w:ascii="Arial" w:eastAsia="Arial" w:hAnsi="Arial" w:cs="Arial"/>
                  <w:color w:val="000000"/>
                  <w:sz w:val="22"/>
                  <w:szCs w:val="22"/>
                </w:rPr>
                <w:t xml:space="preserve"> (Rearing Year)</w:t>
              </w:r>
            </w:ins>
            <w:ins w:id="254" w:author="Claire Kouba" w:date="2024-03-19T10:26:00Z">
              <w:r>
                <w:rPr>
                  <w:rFonts w:ascii="Arial" w:eastAsia="Arial" w:hAnsi="Arial" w:cs="Arial"/>
                  <w:color w:val="000000"/>
                  <w:sz w:val="22"/>
                  <w:szCs w:val="22"/>
                </w:rPr>
                <w:t>.</w:t>
              </w:r>
            </w:ins>
            <w:ins w:id="255" w:author="Claire Kouba" w:date="2024-03-19T15:49:00Z">
              <w:r>
                <w:rPr>
                  <w:rFonts w:ascii="Arial" w:eastAsia="Arial" w:hAnsi="Arial" w:cs="Arial"/>
                  <w:color w:val="000000"/>
                  <w:sz w:val="22"/>
                  <w:szCs w:val="22"/>
                </w:rPr>
                <w:t xml:space="preserve"> Example: RY_</w:t>
              </w:r>
            </w:ins>
            <w:ins w:id="256" w:author="Claire Kouba" w:date="2024-03-19T15:50:00Z">
              <w:r>
                <w:rPr>
                  <w:rFonts w:ascii="Arial" w:eastAsia="Arial" w:hAnsi="Arial" w:cs="Arial"/>
                  <w:color w:val="000000"/>
                  <w:sz w:val="22"/>
                  <w:szCs w:val="22"/>
                </w:rPr>
                <w:t>recon_10</w:t>
              </w:r>
            </w:ins>
          </w:p>
        </w:tc>
      </w:tr>
      <w:tr w:rsidR="00C73357" w14:paraId="47310E1F" w14:textId="77777777" w:rsidTr="00C73357">
        <w:trPr>
          <w:jc w:val="center"/>
          <w:trPrChange w:id="257"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3697EC" w14:textId="106A4AA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59" w:author="Claire Kouba" w:date="2024-03-19T10:26:00Z">
              <w:r w:rsidDel="00097EA7">
                <w:rPr>
                  <w:rFonts w:ascii="Arial" w:eastAsia="Arial" w:hAnsi="Arial" w:cs="Arial"/>
                  <w:color w:val="000000"/>
                  <w:sz w:val="22"/>
                  <w:szCs w:val="22"/>
                </w:rPr>
                <w:lastRenderedPageBreak/>
                <w:delText>Discon. Day</w:delText>
              </w:r>
            </w:del>
            <w:proofErr w:type="spellStart"/>
            <w:ins w:id="260" w:author="Claire Kouba" w:date="2024-03-19T10:26:00Z">
              <w:r>
                <w:rPr>
                  <w:rFonts w:ascii="Arial" w:eastAsia="Arial" w:hAnsi="Arial" w:cs="Arial"/>
                  <w:color w:val="000000"/>
                  <w:sz w:val="22"/>
                  <w:szCs w:val="22"/>
                </w:rPr>
                <w:t>discon</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61"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8F79702" w14:textId="595216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62" w:author="Claire Kouba" w:date="2024-03-19T15:50:00Z">
              <w:r>
                <w:rPr>
                  <w:rFonts w:ascii="Arial" w:eastAsia="Arial" w:hAnsi="Arial" w:cs="Arial"/>
                  <w:color w:val="000000"/>
                  <w:sz w:val="22"/>
                  <w:szCs w:val="22"/>
                </w:rPr>
                <w:t>10</w:t>
              </w:r>
            </w:ins>
            <w:ins w:id="263" w:author="Claire Kouba" w:date="2024-03-19T15:51:00Z">
              <w:r>
                <w:rPr>
                  <w:rFonts w:ascii="Arial" w:eastAsia="Arial" w:hAnsi="Arial" w:cs="Arial"/>
                  <w:color w:val="000000"/>
                  <w:sz w:val="22"/>
                  <w:szCs w:val="22"/>
                </w:rPr>
                <w:t xml:space="preserve">, 15, 20, 50, 80, and 100 </w:t>
              </w:r>
              <w:proofErr w:type="spellStart"/>
              <w:r>
                <w:rPr>
                  <w:rFonts w:ascii="Arial" w:eastAsia="Arial" w:hAnsi="Arial" w:cs="Arial"/>
                  <w:color w:val="000000"/>
                  <w:sz w:val="22"/>
                  <w:szCs w:val="22"/>
                </w:rPr>
                <w:t>cfs</w:t>
              </w:r>
            </w:ins>
            <w:proofErr w:type="spellEnd"/>
            <w:ins w:id="264" w:author="Claire Kouba" w:date="2024-03-19T15:54:00Z">
              <w:r>
                <w:rPr>
                  <w:rFonts w:ascii="Arial" w:eastAsia="Arial" w:hAnsi="Arial" w:cs="Arial"/>
                  <w:color w:val="000000"/>
                  <w:sz w:val="22"/>
                  <w:szCs w:val="22"/>
                </w:rPr>
                <w:t xml:space="preserve"> (80 and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only for SY)</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6F3C9D" w14:textId="6044582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ins w:id="266" w:author="Claire Kouba" w:date="2024-03-19T10:28:00Z">
              <w:r>
                <w:rPr>
                  <w:rFonts w:ascii="Arial" w:eastAsia="Arial" w:hAnsi="Arial" w:cs="Arial"/>
                  <w:color w:val="000000"/>
                  <w:sz w:val="22"/>
                  <w:szCs w:val="22"/>
                </w:rPr>
                <w:t xml:space="preserve"> (for a given life stage and flow threshold)</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75119A" w14:textId="13FC036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w:t>
            </w:r>
            <w:del w:id="268" w:author="Claire Kouba" w:date="2024-03-19T10:27:00Z">
              <w:r w:rsidDel="00097EA7">
                <w:rPr>
                  <w:rFonts w:ascii="Arial" w:eastAsia="Arial" w:hAnsi="Arial" w:cs="Arial"/>
                  <w:color w:val="000000"/>
                  <w:sz w:val="22"/>
                  <w:szCs w:val="22"/>
                </w:rPr>
                <w:delText xml:space="preserve">10 or </w:delText>
              </w:r>
            </w:del>
            <w:r>
              <w:rPr>
                <w:rFonts w:ascii="Arial" w:eastAsia="Arial" w:hAnsi="Arial" w:cs="Arial"/>
                <w:color w:val="000000"/>
                <w:sz w:val="22"/>
                <w:szCs w:val="22"/>
              </w:rPr>
              <w:t xml:space="preserve">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(units of days after Aug. 31).</w:t>
            </w:r>
            <w:ins w:id="269" w:author="Claire Kouba" w:date="2024-03-19T10:27:00Z">
              <w:r>
                <w:rPr>
                  <w:rFonts w:ascii="Arial" w:eastAsia="Arial" w:hAnsi="Arial" w:cs="Arial"/>
                  <w:color w:val="000000"/>
                  <w:sz w:val="22"/>
                  <w:szCs w:val="22"/>
                </w:rPr>
                <w:t xml:space="preserve">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BY</w:t>
              </w:r>
            </w:ins>
            <w:ins w:id="270" w:author="Claire Kouba" w:date="2024-03-19T10:28:00Z">
              <w:r>
                <w:rPr>
                  <w:rFonts w:ascii="Arial" w:eastAsia="Arial" w:hAnsi="Arial" w:cs="Arial"/>
                  <w:color w:val="000000"/>
                  <w:sz w:val="22"/>
                  <w:szCs w:val="22"/>
                </w:rPr>
                <w:t xml:space="preserve"> (Brood Year). </w:t>
              </w:r>
            </w:ins>
            <w:ins w:id="271" w:author="Claire Kouba" w:date="2024-03-19T15:50:00Z">
              <w:r>
                <w:rPr>
                  <w:rFonts w:ascii="Arial" w:eastAsia="Arial" w:hAnsi="Arial" w:cs="Arial"/>
                  <w:color w:val="000000"/>
                  <w:sz w:val="22"/>
                  <w:szCs w:val="22"/>
                </w:rPr>
                <w:t>Example: BY_discon_100</w:t>
              </w:r>
            </w:ins>
          </w:p>
        </w:tc>
      </w:tr>
      <w:tr w:rsidR="00C73357" w14:paraId="36A3DE70" w14:textId="77777777" w:rsidTr="00C73357">
        <w:trPr>
          <w:jc w:val="center"/>
          <w:trPrChange w:id="272"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F7988C" w14:textId="73E687C2"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74" w:author="Claire Kouba" w:date="2024-03-19T16:16:00Z">
              <w:r w:rsidDel="00C81627">
                <w:rPr>
                  <w:rFonts w:ascii="Arial" w:eastAsia="Arial" w:hAnsi="Arial" w:cs="Arial"/>
                  <w:color w:val="000000"/>
                  <w:sz w:val="22"/>
                  <w:szCs w:val="22"/>
                </w:rPr>
                <w:delText>Min. Flow</w:delText>
              </w:r>
            </w:del>
            <w:proofErr w:type="spellStart"/>
            <w:ins w:id="275" w:author="Claire Kouba" w:date="2024-03-19T16:16:00Z">
              <w:r w:rsidR="00C81627">
                <w:rPr>
                  <w:rFonts w:ascii="Arial" w:eastAsia="Arial" w:hAnsi="Arial" w:cs="Arial"/>
                  <w:color w:val="000000"/>
                  <w:sz w:val="22"/>
                  <w:szCs w:val="22"/>
                </w:rPr>
                <w:t>min_flow</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76"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C7FD69D" w14:textId="70D15F25"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77" w:author="Claire Kouba" w:date="2024-03-19T15:51: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A4122C" w14:textId="0D68E758"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9"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9D742" w14:textId="3BEAF32A"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ins w:id="280" w:author="Claire Kouba" w:date="2024-03-19T15:51:00Z">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B</w:t>
              </w:r>
            </w:ins>
            <w:ins w:id="281" w:author="Claire Kouba" w:date="2024-03-19T15:52:00Z">
              <w:r>
                <w:rPr>
                  <w:rFonts w:ascii="Arial" w:eastAsia="Arial" w:hAnsi="Arial" w:cs="Arial"/>
                  <w:color w:val="000000"/>
                  <w:sz w:val="22"/>
                  <w:szCs w:val="22"/>
                </w:rPr>
                <w:t>Y_min_flow_sepdec</w:t>
              </w:r>
            </w:ins>
            <w:proofErr w:type="spellEnd"/>
          </w:p>
        </w:tc>
      </w:tr>
      <w:tr w:rsidR="00C73357" w:rsidDel="00C83247" w14:paraId="556979ED" w14:textId="77777777" w:rsidTr="00C73357">
        <w:trPr>
          <w:jc w:val="center"/>
          <w:del w:id="282" w:author="Claire Kouba" w:date="2024-03-19T09:53:00Z"/>
          <w:trPrChange w:id="283"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931E6" w14:textId="463ECD9B"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85" w:author="Claire Kouba" w:date="2024-03-19T09:53:00Z"/>
              </w:rPr>
            </w:pPr>
            <w:del w:id="286" w:author="Claire Kouba" w:date="2024-03-19T09:52:00Z">
              <w:r w:rsidDel="00C83247">
                <w:rPr>
                  <w:rFonts w:ascii="Arial" w:eastAsia="Arial" w:hAnsi="Arial" w:cs="Arial"/>
                  <w:color w:val="000000"/>
                  <w:sz w:val="22"/>
                  <w:szCs w:val="22"/>
                </w:rPr>
                <w:delText>CFLP</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87"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36A0E477" w14:textId="77777777"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C1BC5" w14:textId="1F590EFE"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89" w:author="Claire Kouba" w:date="2024-03-19T09:53:00Z"/>
              </w:rPr>
            </w:pPr>
            <w:del w:id="290" w:author="Claire Kouba" w:date="2024-03-19T09:52:00Z">
              <w:r w:rsidDel="00C83247">
                <w:rPr>
                  <w:rFonts w:ascii="Arial" w:eastAsia="Arial" w:hAnsi="Arial" w:cs="Arial"/>
                  <w:color w:val="000000"/>
                  <w:sz w:val="22"/>
                  <w:szCs w:val="22"/>
                </w:rPr>
                <w:delText>Coho Freshwater Life Period</w:delText>
              </w:r>
            </w:del>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623EE3" w14:textId="4763B848" w:rsidR="00C73357" w:rsidDel="00C8324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del w:id="292" w:author="Claire Kouba" w:date="2024-03-19T09:53:00Z"/>
              </w:rPr>
            </w:pPr>
            <w:del w:id="293" w:author="Claire Kouba" w:date="2024-03-19T09:52:00Z">
              <w:r w:rsidDel="00C83247">
                <w:rPr>
                  <w:rFonts w:ascii="Arial" w:eastAsia="Arial" w:hAnsi="Arial" w:cs="Arial"/>
                  <w:color w:val="000000"/>
                  <w:sz w:val="22"/>
                  <w:szCs w:val="22"/>
                </w:rPr>
                <w:delText>The (conservatively wide) 21-month window, September through July, in which members of a cohort or the cohort's spawning parents are present in the freshwater system.</w:delText>
              </w:r>
            </w:del>
          </w:p>
        </w:tc>
      </w:tr>
      <w:tr w:rsidR="00C73357" w14:paraId="5CE6CAB4" w14:textId="77777777" w:rsidTr="00C73357">
        <w:trPr>
          <w:jc w:val="center"/>
          <w:trPrChange w:id="294"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5"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8C479" w14:textId="6F4675BC"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del w:id="296" w:author="Claire Kouba" w:date="2024-03-19T16:16:00Z">
              <w:r w:rsidDel="00C81627">
                <w:rPr>
                  <w:rFonts w:ascii="Arial" w:eastAsia="Arial" w:hAnsi="Arial" w:cs="Arial"/>
                  <w:color w:val="000000"/>
                  <w:sz w:val="22"/>
                  <w:szCs w:val="22"/>
                </w:rPr>
                <w:delText>Tot. Flow</w:delText>
              </w:r>
            </w:del>
            <w:proofErr w:type="spellStart"/>
            <w:ins w:id="297" w:author="Claire Kouba" w:date="2024-03-19T16:16:00Z">
              <w:r w:rsidR="00C81627">
                <w:rPr>
                  <w:rFonts w:ascii="Arial" w:eastAsia="Arial" w:hAnsi="Arial" w:cs="Arial"/>
                  <w:color w:val="000000"/>
                  <w:sz w:val="22"/>
                  <w:szCs w:val="22"/>
                </w:rPr>
                <w:t>tot_flow</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298"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2504958" w14:textId="5AEBFB9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299"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0"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A6503D" w14:textId="4A776AFD"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1"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611EC8" w14:textId="5BEE2AC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ins w:id="302" w:author="Claire Kouba" w:date="2024-03-19T15:52:00Z">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SY_tot_flow_janjul</w:t>
              </w:r>
            </w:ins>
            <w:proofErr w:type="spellEnd"/>
          </w:p>
        </w:tc>
      </w:tr>
      <w:tr w:rsidR="00C73357" w14:paraId="4EF8761F" w14:textId="77777777" w:rsidTr="00C73357">
        <w:trPr>
          <w:jc w:val="center"/>
          <w:trPrChange w:id="303"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FB3263"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05"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1CDEB60" w14:textId="2A20C8B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06"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7"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C8AF04" w14:textId="3D1AA23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EF2F5B" w14:textId="7B3F226E" w:rsidR="00C73357" w:rsidRPr="00C73357" w:rsidRDefault="00C73357" w:rsidP="00C7335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Change w:id="309" w:author="Claire Kouba" w:date="2024-03-19T15:55:00Z">
                  <w:rPr/>
                </w:rPrChange>
              </w:rPr>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ins w:id="310" w:author="Claire Kouba" w:date="2024-03-19T15:55:00Z">
              <w:r>
                <w:rPr>
                  <w:rFonts w:ascii="Arial" w:eastAsia="Arial" w:hAnsi="Arial" w:cs="Arial"/>
                  <w:color w:val="000000"/>
                  <w:sz w:val="22"/>
                  <w:szCs w:val="22"/>
                </w:rPr>
                <w:t xml:space="preserve"> in relevant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RY_FA_Mag</w:t>
              </w:r>
            </w:ins>
            <w:proofErr w:type="spellEnd"/>
          </w:p>
        </w:tc>
      </w:tr>
      <w:tr w:rsidR="00C81627" w14:paraId="339E7876" w14:textId="77777777" w:rsidTr="00C73357">
        <w:trPr>
          <w:jc w:val="center"/>
          <w:ins w:id="311"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75F48" w14:textId="0C425750"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12" w:author="Claire Kouba" w:date="2024-03-19T16:09:00Z"/>
                <w:rFonts w:ascii="Arial" w:eastAsia="Arial" w:hAnsi="Arial" w:cs="Arial"/>
                <w:color w:val="000000"/>
                <w:sz w:val="22"/>
                <w:szCs w:val="22"/>
              </w:rPr>
            </w:pPr>
            <w:proofErr w:type="spellStart"/>
            <w:ins w:id="313" w:author="Claire Kouba" w:date="2024-03-19T16:09:00Z">
              <w:r>
                <w:rPr>
                  <w:rFonts w:ascii="Arial" w:eastAsia="Arial" w:hAnsi="Arial" w:cs="Arial"/>
                  <w:color w:val="000000"/>
                  <w:sz w:val="22"/>
                  <w:szCs w:val="22"/>
                </w:rPr>
                <w:t>FA_Tim</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76DF21D2" w14:textId="681C3EC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14" w:author="Claire Kouba" w:date="2024-03-19T16:09:00Z"/>
                <w:rFonts w:ascii="Arial" w:eastAsia="Arial" w:hAnsi="Arial" w:cs="Arial"/>
                <w:color w:val="000000"/>
                <w:sz w:val="22"/>
                <w:szCs w:val="22"/>
              </w:rPr>
            </w:pPr>
            <w:ins w:id="315" w:author="Claire Kouba" w:date="2024-03-19T16:09: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17F3B" w14:textId="37F4C3D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16" w:author="Claire Kouba" w:date="2024-03-19T16:09:00Z"/>
                <w:rFonts w:ascii="Arial" w:eastAsia="Arial" w:hAnsi="Arial" w:cs="Arial"/>
                <w:color w:val="000000"/>
                <w:sz w:val="22"/>
                <w:szCs w:val="22"/>
              </w:rPr>
            </w:pPr>
            <w:ins w:id="317" w:author="Claire Kouba" w:date="2024-03-19T16:09:00Z">
              <w:r>
                <w:rPr>
                  <w:rFonts w:ascii="Arial" w:eastAsia="Arial" w:hAnsi="Arial" w:cs="Arial"/>
                  <w:color w:val="000000"/>
                  <w:sz w:val="22"/>
                  <w:szCs w:val="22"/>
                </w:rPr>
                <w:t>Fall Pulse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AE3B5" w14:textId="23053599"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318" w:author="Claire Kouba" w:date="2024-03-19T16:09:00Z"/>
                <w:rFonts w:ascii="Arial" w:eastAsia="Arial" w:hAnsi="Arial" w:cs="Arial"/>
                <w:color w:val="000000"/>
                <w:sz w:val="22"/>
                <w:szCs w:val="22"/>
              </w:rPr>
            </w:pPr>
            <w:ins w:id="319" w:author="Claire Kouba" w:date="2024-03-19T16:11:00Z">
              <w:r>
                <w:rPr>
                  <w:rFonts w:ascii="Arial" w:eastAsia="Arial" w:hAnsi="Arial" w:cs="Arial"/>
                  <w:color w:val="000000"/>
                  <w:sz w:val="22"/>
                  <w:szCs w:val="22"/>
                </w:rPr>
                <w:t>Start date of fall pulse event in water year days</w:t>
              </w:r>
            </w:ins>
          </w:p>
        </w:tc>
      </w:tr>
      <w:tr w:rsidR="00C81627" w14:paraId="1EA00BF5" w14:textId="77777777" w:rsidTr="00C73357">
        <w:trPr>
          <w:jc w:val="center"/>
          <w:ins w:id="320" w:author="Claire Kouba" w:date="2024-03-19T16:09: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B8FC" w14:textId="6172F8E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1" w:author="Claire Kouba" w:date="2024-03-19T16:09:00Z"/>
                <w:rFonts w:ascii="Arial" w:eastAsia="Arial" w:hAnsi="Arial" w:cs="Arial"/>
                <w:color w:val="000000"/>
                <w:sz w:val="22"/>
                <w:szCs w:val="22"/>
              </w:rPr>
            </w:pPr>
            <w:proofErr w:type="spellStart"/>
            <w:ins w:id="322" w:author="Claire Kouba" w:date="2024-03-19T16:09:00Z">
              <w:r>
                <w:rPr>
                  <w:rFonts w:ascii="Arial" w:eastAsia="Arial" w:hAnsi="Arial" w:cs="Arial"/>
                  <w:color w:val="000000"/>
                  <w:sz w:val="22"/>
                  <w:szCs w:val="22"/>
                </w:rPr>
                <w:t>FA_Dur</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5AAC862B" w14:textId="12C3F98F"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3" w:author="Claire Kouba" w:date="2024-03-19T16:09:00Z"/>
                <w:rFonts w:ascii="Arial" w:eastAsia="Arial" w:hAnsi="Arial" w:cs="Arial"/>
                <w:color w:val="000000"/>
                <w:sz w:val="22"/>
                <w:szCs w:val="22"/>
              </w:rPr>
            </w:pPr>
            <w:ins w:id="324" w:author="Claire Kouba" w:date="2024-03-19T16:10: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40BAB" w14:textId="4CF9CCD9"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25" w:author="Claire Kouba" w:date="2024-03-19T16:09:00Z"/>
                <w:rFonts w:ascii="Arial" w:eastAsia="Arial" w:hAnsi="Arial" w:cs="Arial"/>
                <w:color w:val="000000"/>
                <w:sz w:val="22"/>
                <w:szCs w:val="22"/>
              </w:rPr>
            </w:pPr>
            <w:ins w:id="326" w:author="Claire Kouba" w:date="2024-03-19T16:10:00Z">
              <w:r>
                <w:rPr>
                  <w:rFonts w:ascii="Arial" w:eastAsia="Arial" w:hAnsi="Arial" w:cs="Arial"/>
                  <w:color w:val="000000"/>
                  <w:sz w:val="22"/>
                  <w:szCs w:val="22"/>
                </w:rPr>
                <w:t>Fall Pulse Duration</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0761D" w14:textId="56E98E61" w:rsidR="00C81627" w:rsidRDefault="00C81627" w:rsidP="00C73357">
            <w:pPr>
              <w:pBdr>
                <w:top w:val="none" w:sz="0" w:space="0" w:color="000000"/>
                <w:left w:val="none" w:sz="0" w:space="0" w:color="000000"/>
                <w:bottom w:val="none" w:sz="0" w:space="0" w:color="000000"/>
                <w:right w:val="none" w:sz="0" w:space="0" w:color="000000"/>
              </w:pBdr>
              <w:spacing w:before="100" w:after="100"/>
              <w:ind w:left="100" w:right="100"/>
              <w:rPr>
                <w:ins w:id="327" w:author="Claire Kouba" w:date="2024-03-19T16:09:00Z"/>
                <w:rFonts w:ascii="Arial" w:eastAsia="Arial" w:hAnsi="Arial" w:cs="Arial"/>
                <w:color w:val="000000"/>
                <w:sz w:val="22"/>
                <w:szCs w:val="22"/>
              </w:rPr>
            </w:pPr>
            <w:ins w:id="328" w:author="Claire Kouba" w:date="2024-03-19T16:10:00Z">
              <w:r>
                <w:rPr>
                  <w:rFonts w:ascii="Arial" w:eastAsia="Arial" w:hAnsi="Arial" w:cs="Arial"/>
                  <w:color w:val="000000"/>
                  <w:sz w:val="22"/>
                  <w:szCs w:val="22"/>
                </w:rPr>
                <w:t>Duration (# of days) of the fall pulse event</w:t>
              </w:r>
            </w:ins>
          </w:p>
        </w:tc>
      </w:tr>
      <w:tr w:rsidR="00C73357" w14:paraId="32C5EC8A" w14:textId="77777777" w:rsidTr="00C73357">
        <w:trPr>
          <w:jc w:val="center"/>
          <w:trPrChange w:id="329"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D868B7"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31"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615E22A" w14:textId="46C213E3"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32"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3"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360C13" w14:textId="13CBA21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4"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79F558" w14:textId="59081686"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Start date of </w:t>
            </w:r>
            <w:proofErr w:type="gramStart"/>
            <w:r>
              <w:rPr>
                <w:rFonts w:ascii="Arial" w:eastAsia="Arial" w:hAnsi="Arial" w:cs="Arial"/>
                <w:color w:val="000000"/>
                <w:sz w:val="22"/>
                <w:szCs w:val="22"/>
              </w:rPr>
              <w:t>wet-season</w:t>
            </w:r>
            <w:proofErr w:type="gramEnd"/>
            <w:r>
              <w:rPr>
                <w:rFonts w:ascii="Arial" w:eastAsia="Arial" w:hAnsi="Arial" w:cs="Arial"/>
                <w:color w:val="000000"/>
                <w:sz w:val="22"/>
                <w:szCs w:val="22"/>
              </w:rPr>
              <w:t xml:space="preserve"> in water year days</w:t>
            </w:r>
            <w:ins w:id="335" w:author="Claire Kouba" w:date="2024-03-19T16:10:00Z">
              <w:r w:rsidR="00C81627">
                <w:rPr>
                  <w:rFonts w:ascii="Arial" w:eastAsia="Arial" w:hAnsi="Arial" w:cs="Arial"/>
                  <w:color w:val="000000"/>
                  <w:sz w:val="22"/>
                  <w:szCs w:val="22"/>
                </w:rPr>
                <w:t>,</w:t>
              </w:r>
            </w:ins>
            <w:ins w:id="336" w:author="Claire Kouba" w:date="2024-03-19T15:56:00Z">
              <w:r w:rsidR="003F4EE3">
                <w:rPr>
                  <w:rFonts w:ascii="Arial" w:eastAsia="Arial" w:hAnsi="Arial" w:cs="Arial"/>
                  <w:color w:val="000000"/>
                  <w:sz w:val="22"/>
                  <w:szCs w:val="22"/>
                </w:rPr>
                <w:t xml:space="preserve"> in relevant </w:t>
              </w:r>
              <w:proofErr w:type="spellStart"/>
              <w:r w:rsidR="003F4EE3">
                <w:rPr>
                  <w:rFonts w:ascii="Arial" w:eastAsia="Arial" w:hAnsi="Arial" w:cs="Arial"/>
                  <w:color w:val="000000"/>
                  <w:sz w:val="22"/>
                  <w:szCs w:val="22"/>
                </w:rPr>
                <w:t>lifestage</w:t>
              </w:r>
              <w:proofErr w:type="spellEnd"/>
              <w:r w:rsidR="003F4EE3">
                <w:rPr>
                  <w:rFonts w:ascii="Arial" w:eastAsia="Arial" w:hAnsi="Arial" w:cs="Arial"/>
                  <w:color w:val="000000"/>
                  <w:sz w:val="22"/>
                  <w:szCs w:val="22"/>
                </w:rPr>
                <w:t xml:space="preserve">. Example: </w:t>
              </w:r>
              <w:proofErr w:type="spellStart"/>
              <w:r w:rsidR="003F4EE3">
                <w:rPr>
                  <w:rFonts w:ascii="Arial" w:eastAsia="Arial" w:hAnsi="Arial" w:cs="Arial"/>
                  <w:color w:val="000000"/>
                  <w:sz w:val="22"/>
                  <w:szCs w:val="22"/>
                </w:rPr>
                <w:t>RY_Wet_Tim</w:t>
              </w:r>
            </w:ins>
            <w:proofErr w:type="spellEnd"/>
          </w:p>
        </w:tc>
      </w:tr>
      <w:tr w:rsidR="003F4EE3" w14:paraId="68DDB4B6" w14:textId="77777777" w:rsidTr="00C73357">
        <w:trPr>
          <w:jc w:val="center"/>
          <w:ins w:id="337" w:author="Claire Kouba" w:date="2024-03-19T15:56: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C0A15" w14:textId="431834CD" w:rsidR="003F4EE3" w:rsidRDefault="003F4EE3" w:rsidP="00C83247">
            <w:pPr>
              <w:pBdr>
                <w:top w:val="none" w:sz="0" w:space="0" w:color="000000"/>
                <w:left w:val="none" w:sz="0" w:space="0" w:color="000000"/>
                <w:bottom w:val="none" w:sz="0" w:space="0" w:color="000000"/>
                <w:right w:val="none" w:sz="0" w:space="0" w:color="000000"/>
              </w:pBdr>
              <w:spacing w:before="100" w:after="100"/>
              <w:ind w:left="100" w:right="100"/>
              <w:rPr>
                <w:ins w:id="338" w:author="Claire Kouba" w:date="2024-03-19T15:56:00Z"/>
                <w:rFonts w:ascii="Arial" w:eastAsia="Arial" w:hAnsi="Arial" w:cs="Arial"/>
                <w:color w:val="000000"/>
                <w:sz w:val="22"/>
                <w:szCs w:val="22"/>
              </w:rPr>
            </w:pPr>
            <w:proofErr w:type="spellStart"/>
            <w:ins w:id="339" w:author="Claire Kouba" w:date="2024-03-19T15:56:00Z">
              <w:r>
                <w:rPr>
                  <w:rFonts w:ascii="Arial" w:eastAsia="Arial" w:hAnsi="Arial" w:cs="Arial"/>
                  <w:color w:val="000000"/>
                  <w:sz w:val="22"/>
                  <w:szCs w:val="22"/>
                </w:rPr>
                <w:t>Wet_BFL_Mag</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0AEB9063" w14:textId="578D2B10"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40" w:author="Claire Kouba" w:date="2024-03-19T15:56:00Z"/>
                <w:rFonts w:ascii="Arial" w:eastAsia="Arial" w:hAnsi="Arial" w:cs="Arial"/>
                <w:color w:val="000000"/>
                <w:sz w:val="22"/>
                <w:szCs w:val="22"/>
              </w:rPr>
            </w:pPr>
            <w:ins w:id="341" w:author="Claire Kouba" w:date="2024-03-19T16:06:00Z">
              <w:r>
                <w:rPr>
                  <w:rFonts w:ascii="Arial" w:eastAsia="Arial" w:hAnsi="Arial" w:cs="Arial"/>
                  <w:color w:val="000000"/>
                  <w:sz w:val="22"/>
                  <w:szCs w:val="22"/>
                </w:rPr>
                <w:t>50</w:t>
              </w:r>
              <w:r w:rsidRPr="00C81627">
                <w:rPr>
                  <w:rFonts w:ascii="Arial" w:eastAsia="Arial" w:hAnsi="Arial" w:cs="Arial"/>
                  <w:color w:val="000000"/>
                  <w:sz w:val="22"/>
                  <w:szCs w:val="22"/>
                  <w:vertAlign w:val="superscript"/>
                  <w:rPrChange w:id="342" w:author="Claire Kouba" w:date="2024-03-19T16:06:00Z">
                    <w:rPr>
                      <w:rFonts w:ascii="Arial" w:eastAsia="Arial" w:hAnsi="Arial" w:cs="Arial"/>
                      <w:color w:val="000000"/>
                      <w:sz w:val="22"/>
                      <w:szCs w:val="22"/>
                    </w:rPr>
                  </w:rPrChange>
                </w:rPr>
                <w:t>th</w:t>
              </w:r>
              <w:r>
                <w:rPr>
                  <w:rFonts w:ascii="Arial" w:eastAsia="Arial" w:hAnsi="Arial" w:cs="Arial"/>
                  <w:color w:val="000000"/>
                  <w:sz w:val="22"/>
                  <w:szCs w:val="22"/>
                </w:rPr>
                <w:t xml:space="preserve"> flow 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EE7C1" w14:textId="452DBB98"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43" w:author="Claire Kouba" w:date="2024-03-19T15:56:00Z"/>
                <w:rFonts w:ascii="Arial" w:eastAsia="Arial" w:hAnsi="Arial" w:cs="Arial"/>
                <w:color w:val="000000"/>
                <w:sz w:val="22"/>
                <w:szCs w:val="22"/>
              </w:rPr>
            </w:pPr>
            <w:ins w:id="344" w:author="Claire Kouba" w:date="2024-03-19T16:06:00Z">
              <w:r>
                <w:rPr>
                  <w:rFonts w:ascii="Arial" w:eastAsia="Arial" w:hAnsi="Arial" w:cs="Arial"/>
                  <w:color w:val="000000"/>
                  <w:sz w:val="22"/>
                  <w:szCs w:val="22"/>
                </w:rPr>
                <w:t>Wet Season Baseflow Magnitude</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D9D05" w14:textId="20C2C5ED" w:rsidR="003F4EE3"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45" w:author="Claire Kouba" w:date="2024-03-19T15:56:00Z"/>
                <w:rFonts w:ascii="Arial" w:eastAsia="Arial" w:hAnsi="Arial" w:cs="Arial"/>
                <w:color w:val="000000"/>
                <w:sz w:val="22"/>
                <w:szCs w:val="22"/>
              </w:rPr>
            </w:pPr>
            <w:ins w:id="346" w:author="Claire Kouba" w:date="2024-03-19T16:08:00Z">
              <w:r>
                <w:rPr>
                  <w:rFonts w:ascii="Arial" w:eastAsia="Arial" w:hAnsi="Arial" w:cs="Arial"/>
                  <w:color w:val="000000"/>
                  <w:sz w:val="22"/>
                  <w:szCs w:val="22"/>
                </w:rPr>
                <w:t>The magnitude of the median rate of baseflow (i.e., non-</w:t>
              </w:r>
            </w:ins>
            <w:ins w:id="347" w:author="Claire Kouba" w:date="2024-03-19T16:09:00Z">
              <w:r>
                <w:rPr>
                  <w:rFonts w:ascii="Arial" w:eastAsia="Arial" w:hAnsi="Arial" w:cs="Arial"/>
                  <w:color w:val="000000"/>
                  <w:sz w:val="22"/>
                  <w:szCs w:val="22"/>
                </w:rPr>
                <w:t xml:space="preserve">storm flow) </w:t>
              </w:r>
            </w:ins>
            <w:ins w:id="348" w:author="Claire Kouba" w:date="2024-03-19T16:08:00Z">
              <w:r>
                <w:rPr>
                  <w:rFonts w:ascii="Arial" w:eastAsia="Arial" w:hAnsi="Arial" w:cs="Arial"/>
                  <w:color w:val="000000"/>
                  <w:sz w:val="22"/>
                  <w:szCs w:val="22"/>
                </w:rPr>
                <w:t>during the wet season</w:t>
              </w:r>
            </w:ins>
            <w:ins w:id="349" w:author="Claire Kouba" w:date="2024-03-19T16:11:00Z">
              <w:r>
                <w:rPr>
                  <w:rFonts w:ascii="Arial" w:eastAsia="Arial" w:hAnsi="Arial" w:cs="Arial"/>
                  <w:color w:val="000000"/>
                  <w:sz w:val="22"/>
                  <w:szCs w:val="22"/>
                </w:rPr>
                <w:t>. Abbreviation: Wet_BFL_Mag_50</w:t>
              </w:r>
            </w:ins>
          </w:p>
        </w:tc>
      </w:tr>
      <w:tr w:rsidR="00C73357" w14:paraId="75EB6990" w14:textId="77777777" w:rsidTr="00C73357">
        <w:trPr>
          <w:jc w:val="center"/>
          <w:trPrChange w:id="350"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102D1E"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52"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4EF9DF69" w14:textId="1E81D6C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53"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4"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9FC092" w14:textId="10921344"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AB97CC"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73357" w14:paraId="16AC66A8" w14:textId="77777777" w:rsidTr="00C73357">
        <w:trPr>
          <w:jc w:val="center"/>
          <w:trPrChange w:id="356"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DAE46"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58"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0E8BB879" w14:textId="7618D4D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59" w:author="Claire Kouba" w:date="2024-03-19T15:5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3A219" w14:textId="62FC92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7E7DC9"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81627" w14:paraId="1ECA8148" w14:textId="77777777" w:rsidTr="00C73357">
        <w:trPr>
          <w:jc w:val="center"/>
          <w:ins w:id="362"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8098" w14:textId="1EB73A11"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63" w:author="Claire Kouba" w:date="2024-03-19T16:12:00Z"/>
                <w:rFonts w:ascii="Arial" w:eastAsia="Arial" w:hAnsi="Arial" w:cs="Arial"/>
                <w:color w:val="000000"/>
                <w:sz w:val="22"/>
                <w:szCs w:val="22"/>
              </w:rPr>
            </w:pPr>
            <w:proofErr w:type="spellStart"/>
            <w:ins w:id="364" w:author="Claire Kouba" w:date="2024-03-19T16:12:00Z">
              <w:r>
                <w:rPr>
                  <w:rFonts w:ascii="Arial" w:eastAsia="Arial" w:hAnsi="Arial" w:cs="Arial"/>
                  <w:color w:val="000000"/>
                  <w:sz w:val="22"/>
                  <w:szCs w:val="22"/>
                </w:rPr>
                <w:t>SP_Tim</w:t>
              </w:r>
              <w:proofErr w:type="spellEnd"/>
            </w:ins>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29BFFAC5" w14:textId="763B6CEC"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65" w:author="Claire Kouba" w:date="2024-03-19T16:12:00Z"/>
                <w:rFonts w:ascii="Arial" w:eastAsia="Arial" w:hAnsi="Arial" w:cs="Arial"/>
                <w:color w:val="000000"/>
                <w:sz w:val="22"/>
                <w:szCs w:val="22"/>
              </w:rPr>
            </w:pPr>
            <w:ins w:id="366" w:author="Claire Kouba" w:date="2024-03-19T16:12: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43035" w14:textId="2B412FC4"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67" w:author="Claire Kouba" w:date="2024-03-19T16:12:00Z"/>
                <w:rFonts w:ascii="Arial" w:eastAsia="Arial" w:hAnsi="Arial" w:cs="Arial"/>
                <w:color w:val="000000"/>
                <w:sz w:val="22"/>
                <w:szCs w:val="22"/>
              </w:rPr>
            </w:pPr>
            <w:ins w:id="368" w:author="Claire Kouba" w:date="2024-03-19T16:12:00Z">
              <w:r>
                <w:rPr>
                  <w:rFonts w:ascii="Arial" w:eastAsia="Arial" w:hAnsi="Arial" w:cs="Arial"/>
                  <w:color w:val="000000"/>
                  <w:sz w:val="22"/>
                  <w:szCs w:val="22"/>
                </w:rPr>
                <w:t>Spring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B62A" w14:textId="77777777" w:rsidR="00C81627" w:rsidRDefault="00C81627" w:rsidP="00C81627">
            <w:pPr>
              <w:rPr>
                <w:ins w:id="369" w:author="Claire Kouba" w:date="2024-03-19T16:14:00Z"/>
                <w:rFonts w:ascii="Calibri" w:hAnsi="Calibri" w:cs="Calibri"/>
                <w:color w:val="000000"/>
                <w:sz w:val="22"/>
                <w:szCs w:val="22"/>
              </w:rPr>
            </w:pPr>
            <w:ins w:id="370" w:author="Claire Kouba" w:date="2024-03-19T16:14:00Z">
              <w:r>
                <w:rPr>
                  <w:rFonts w:ascii="Calibri" w:hAnsi="Calibri" w:cs="Calibri"/>
                  <w:color w:val="000000"/>
                  <w:sz w:val="22"/>
                  <w:szCs w:val="22"/>
                </w:rPr>
                <w:t>Start date of spring in water year days</w:t>
              </w:r>
            </w:ins>
          </w:p>
          <w:p w14:paraId="4CBA3686" w14:textId="77777777" w:rsidR="00C81627" w:rsidRDefault="00C81627" w:rsidP="00C83247">
            <w:pPr>
              <w:pBdr>
                <w:top w:val="none" w:sz="0" w:space="0" w:color="000000"/>
                <w:left w:val="none" w:sz="0" w:space="0" w:color="000000"/>
                <w:bottom w:val="none" w:sz="0" w:space="0" w:color="000000"/>
                <w:right w:val="none" w:sz="0" w:space="0" w:color="000000"/>
              </w:pBdr>
              <w:spacing w:before="100" w:after="100"/>
              <w:ind w:left="100" w:right="100"/>
              <w:rPr>
                <w:ins w:id="371" w:author="Claire Kouba" w:date="2024-03-19T16:12:00Z"/>
                <w:rFonts w:ascii="Arial" w:eastAsia="Arial" w:hAnsi="Arial" w:cs="Arial"/>
                <w:color w:val="000000"/>
                <w:sz w:val="22"/>
                <w:szCs w:val="22"/>
              </w:rPr>
            </w:pPr>
          </w:p>
        </w:tc>
      </w:tr>
      <w:tr w:rsidR="00C73357" w14:paraId="70286ECA" w14:textId="77777777" w:rsidTr="00C73357">
        <w:trPr>
          <w:jc w:val="center"/>
          <w:trPrChange w:id="372" w:author="Claire Kouba" w:date="2024-03-19T15:47:00Z">
            <w:trPr>
              <w:jc w:val="center"/>
            </w:trPr>
          </w:trPrChange>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 w:author="Claire Kouba" w:date="2024-03-19T15:47:00Z">
              <w:tcPr>
                <w:tcW w:w="172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EAFE50" w14:textId="77777777"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lastRenderedPageBreak/>
              <w:t>DS_Mag</w:t>
            </w:r>
            <w:proofErr w:type="spellEnd"/>
            <w:del w:id="374" w:author="Claire Kouba" w:date="2024-03-19T15:53:00Z">
              <w:r w:rsidDel="00C73357">
                <w:rPr>
                  <w:rFonts w:ascii="Arial" w:eastAsia="Arial" w:hAnsi="Arial" w:cs="Arial"/>
                  <w:color w:val="000000"/>
                  <w:sz w:val="22"/>
                  <w:szCs w:val="22"/>
                </w:rPr>
                <w:delText>_50</w:delText>
              </w:r>
            </w:del>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Change w:id="375" w:author="Claire Kouba" w:date="2024-03-19T15:47:00Z">
              <w:tcPr>
                <w:tcW w:w="2160" w:type="dxa"/>
                <w:gridSpan w:val="3"/>
                <w:tcBorders>
                  <w:top w:val="none" w:sz="0" w:space="0" w:color="000000"/>
                  <w:left w:val="none" w:sz="0" w:space="0" w:color="000000"/>
                  <w:bottom w:val="none" w:sz="0" w:space="0" w:color="000000"/>
                  <w:right w:val="none" w:sz="0" w:space="0" w:color="000000"/>
                </w:tcBorders>
                <w:shd w:val="clear" w:color="auto" w:fill="FFFFFF"/>
              </w:tcPr>
            </w:tcPrChange>
          </w:tcPr>
          <w:p w14:paraId="6565D6E1" w14:textId="41426B2E"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ins w:id="376" w:author="Claire Kouba" w:date="2024-03-19T15:53:00Z">
              <w:r>
                <w:rPr>
                  <w:rFonts w:ascii="Arial" w:eastAsia="Arial" w:hAnsi="Arial" w:cs="Arial"/>
                  <w:color w:val="000000"/>
                  <w:sz w:val="22"/>
                  <w:szCs w:val="22"/>
                </w:rPr>
                <w:t>50</w:t>
              </w:r>
              <w:r w:rsidRPr="00C73357">
                <w:rPr>
                  <w:rFonts w:ascii="Arial" w:eastAsia="Arial" w:hAnsi="Arial" w:cs="Arial"/>
                  <w:color w:val="000000"/>
                  <w:sz w:val="22"/>
                  <w:szCs w:val="22"/>
                  <w:vertAlign w:val="superscript"/>
                  <w:rPrChange w:id="377"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and 90</w:t>
              </w:r>
              <w:r w:rsidRPr="00C73357">
                <w:rPr>
                  <w:rFonts w:ascii="Arial" w:eastAsia="Arial" w:hAnsi="Arial" w:cs="Arial"/>
                  <w:color w:val="000000"/>
                  <w:sz w:val="22"/>
                  <w:szCs w:val="22"/>
                  <w:vertAlign w:val="superscript"/>
                  <w:rPrChange w:id="378" w:author="Claire Kouba" w:date="2024-03-19T15:53: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ins w:id="379" w:author="Claire Kouba" w:date="2024-03-19T16:16:00Z">
              <w:r w:rsidR="00C81627">
                <w:rPr>
                  <w:rFonts w:ascii="Arial" w:eastAsia="Arial" w:hAnsi="Arial" w:cs="Arial"/>
                  <w:color w:val="000000"/>
                  <w:sz w:val="22"/>
                  <w:szCs w:val="22"/>
                </w:rPr>
                <w:t xml:space="preserve">flow </w:t>
              </w:r>
            </w:ins>
            <w:ins w:id="380" w:author="Claire Kouba" w:date="2024-03-19T15:53:00Z">
              <w:r>
                <w:rPr>
                  <w:rFonts w:ascii="Arial" w:eastAsia="Arial" w:hAnsi="Arial" w:cs="Arial"/>
                  <w:color w:val="000000"/>
                  <w:sz w:val="22"/>
                  <w:szCs w:val="22"/>
                </w:rPr>
                <w:t>percentile</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 w:author="Claire Kouba" w:date="2024-03-19T15:47:00Z">
              <w:tcPr>
                <w:tcW w:w="216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2B479C" w14:textId="2130BA3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2" w:author="Claire Kouba" w:date="2024-03-19T15:47:00Z">
              <w:tcPr>
                <w:tcW w:w="5040"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711F3" w14:textId="3C1AE3EF" w:rsidR="00C73357" w:rsidRDefault="00C73357" w:rsidP="00C8324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50th </w:t>
            </w:r>
            <w:ins w:id="383" w:author="Claire Kouba" w:date="2024-03-19T15:55:00Z">
              <w:r>
                <w:rPr>
                  <w:rFonts w:ascii="Arial" w:eastAsia="Arial" w:hAnsi="Arial" w:cs="Arial"/>
                  <w:color w:val="000000"/>
                  <w:sz w:val="22"/>
                  <w:szCs w:val="22"/>
                </w:rPr>
                <w:t>and 90</w:t>
              </w:r>
              <w:r w:rsidRPr="00C73357">
                <w:rPr>
                  <w:rFonts w:ascii="Arial" w:eastAsia="Arial" w:hAnsi="Arial" w:cs="Arial"/>
                  <w:color w:val="000000"/>
                  <w:sz w:val="22"/>
                  <w:szCs w:val="22"/>
                  <w:vertAlign w:val="superscript"/>
                  <w:rPrChange w:id="384" w:author="Claire Kouba" w:date="2024-03-19T15:55:00Z">
                    <w:rPr>
                      <w:rFonts w:ascii="Arial" w:eastAsia="Arial" w:hAnsi="Arial" w:cs="Arial"/>
                      <w:color w:val="000000"/>
                      <w:sz w:val="22"/>
                      <w:szCs w:val="22"/>
                    </w:rPr>
                  </w:rPrChange>
                </w:rPr>
                <w:t>th</w:t>
              </w:r>
              <w:r>
                <w:rPr>
                  <w:rFonts w:ascii="Arial" w:eastAsia="Arial" w:hAnsi="Arial" w:cs="Arial"/>
                  <w:color w:val="000000"/>
                  <w:sz w:val="22"/>
                  <w:szCs w:val="22"/>
                </w:rPr>
                <w:t xml:space="preserve"> </w:t>
              </w:r>
            </w:ins>
            <w:r>
              <w:rPr>
                <w:rFonts w:ascii="Arial" w:eastAsia="Arial" w:hAnsi="Arial" w:cs="Arial"/>
                <w:color w:val="000000"/>
                <w:sz w:val="22"/>
                <w:szCs w:val="22"/>
              </w:rPr>
              <w:t>percentile of daily flow within dry season</w:t>
            </w:r>
            <w:ins w:id="385" w:author="Claire Kouba" w:date="2024-03-19T15:55:00Z">
              <w:r>
                <w:rPr>
                  <w:rFonts w:ascii="Arial" w:eastAsia="Arial" w:hAnsi="Arial" w:cs="Arial"/>
                  <w:color w:val="000000"/>
                  <w:sz w:val="22"/>
                  <w:szCs w:val="22"/>
                </w:rPr>
                <w:t xml:space="preserve"> of relevant life </w:t>
              </w:r>
              <w:proofErr w:type="gramStart"/>
              <w:r>
                <w:rPr>
                  <w:rFonts w:ascii="Arial" w:eastAsia="Arial" w:hAnsi="Arial" w:cs="Arial"/>
                  <w:color w:val="000000"/>
                  <w:sz w:val="22"/>
                  <w:szCs w:val="22"/>
                </w:rPr>
                <w:t>stag</w:t>
              </w:r>
              <w:proofErr w:type="gramEnd"/>
              <w:r>
                <w:rPr>
                  <w:rFonts w:ascii="Arial" w:eastAsia="Arial" w:hAnsi="Arial" w:cs="Arial"/>
                  <w:color w:val="000000"/>
                  <w:sz w:val="22"/>
                  <w:szCs w:val="22"/>
                </w:rPr>
                <w:t>. Example: RY_DS_Mag_50</w:t>
              </w:r>
            </w:ins>
          </w:p>
        </w:tc>
      </w:tr>
      <w:tr w:rsidR="00BC2D2E" w14:paraId="74186BE5" w14:textId="77777777" w:rsidTr="00C73357">
        <w:trPr>
          <w:jc w:val="center"/>
          <w:ins w:id="386" w:author="Claire Kouba" w:date="2024-03-19T16:11: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D992B" w14:textId="6AB3F5FA"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87" w:author="Claire Kouba" w:date="2024-03-19T16:11:00Z"/>
                <w:rFonts w:ascii="Arial" w:eastAsia="Arial" w:hAnsi="Arial" w:cs="Arial"/>
                <w:color w:val="000000"/>
                <w:sz w:val="22"/>
                <w:szCs w:val="22"/>
              </w:rPr>
            </w:pPr>
            <w:proofErr w:type="spellStart"/>
            <w:ins w:id="388" w:author="Claire Kouba" w:date="2024-03-19T16:12:00Z">
              <w:r>
                <w:rPr>
                  <w:rFonts w:ascii="Arial" w:eastAsia="Arial" w:hAnsi="Arial" w:cs="Arial"/>
                  <w:color w:val="000000"/>
                  <w:sz w:val="22"/>
                  <w:szCs w:val="22"/>
                </w:rPr>
                <w:t>DS_Tim</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939B647" w14:textId="4F05ED2D"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89" w:author="Claire Kouba" w:date="2024-03-19T16:11:00Z"/>
                <w:rFonts w:ascii="Arial" w:eastAsia="Arial" w:hAnsi="Arial" w:cs="Arial"/>
                <w:color w:val="000000"/>
                <w:sz w:val="22"/>
                <w:szCs w:val="22"/>
              </w:rPr>
            </w:pPr>
            <w:ins w:id="390" w:author="Claire Kouba" w:date="2024-03-19T16:14: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28959" w14:textId="6B6CFBD4"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91" w:author="Claire Kouba" w:date="2024-03-19T16:11:00Z"/>
                <w:rFonts w:ascii="Arial" w:eastAsia="Arial" w:hAnsi="Arial" w:cs="Arial"/>
                <w:color w:val="000000"/>
                <w:sz w:val="22"/>
                <w:szCs w:val="22"/>
              </w:rPr>
            </w:pPr>
            <w:ins w:id="392" w:author="Claire Kouba" w:date="2024-03-19T16:14:00Z">
              <w:r>
                <w:rPr>
                  <w:rFonts w:ascii="Arial" w:eastAsia="Arial" w:hAnsi="Arial" w:cs="Arial"/>
                  <w:color w:val="000000"/>
                  <w:sz w:val="22"/>
                  <w:szCs w:val="22"/>
                </w:rPr>
                <w:t>Dry Season Onset Timing</w:t>
              </w:r>
            </w:ins>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C0714" w14:textId="13742A2F"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93" w:author="Claire Kouba" w:date="2024-03-19T16:11:00Z"/>
                <w:rFonts w:ascii="Arial" w:eastAsia="Arial" w:hAnsi="Arial" w:cs="Arial"/>
                <w:color w:val="000000"/>
                <w:sz w:val="22"/>
                <w:szCs w:val="22"/>
              </w:rPr>
            </w:pPr>
            <w:proofErr w:type="gramStart"/>
            <w:ins w:id="394" w:author="Claire Kouba" w:date="2024-03-19T16:17:00Z">
              <w:r w:rsidRPr="00C81627">
                <w:rPr>
                  <w:rFonts w:ascii="Arial" w:eastAsia="Arial" w:hAnsi="Arial" w:cs="Arial"/>
                  <w:color w:val="000000"/>
                  <w:sz w:val="22"/>
                  <w:szCs w:val="22"/>
                </w:rPr>
                <w:t>Dry-season</w:t>
              </w:r>
              <w:proofErr w:type="gramEnd"/>
              <w:r w:rsidRPr="00C81627">
                <w:rPr>
                  <w:rFonts w:ascii="Arial" w:eastAsia="Arial" w:hAnsi="Arial" w:cs="Arial"/>
                  <w:color w:val="000000"/>
                  <w:sz w:val="22"/>
                  <w:szCs w:val="22"/>
                </w:rPr>
                <w:t xml:space="preserve"> baseflow start timing (water year day of dry season)</w:t>
              </w:r>
            </w:ins>
          </w:p>
        </w:tc>
      </w:tr>
      <w:tr w:rsidR="00BC2D2E" w14:paraId="106B6C85" w14:textId="77777777" w:rsidTr="00C73357">
        <w:trPr>
          <w:jc w:val="center"/>
          <w:ins w:id="395" w:author="Claire Kouba" w:date="2024-03-19T16:12:00Z"/>
        </w:trPr>
        <w:tc>
          <w:tcPr>
            <w:tcW w:w="14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0AD9F" w14:textId="1EC06289"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96" w:author="Claire Kouba" w:date="2024-03-19T16:12:00Z"/>
                <w:rFonts w:ascii="Arial" w:eastAsia="Arial" w:hAnsi="Arial" w:cs="Arial"/>
                <w:color w:val="000000"/>
                <w:sz w:val="22"/>
                <w:szCs w:val="22"/>
              </w:rPr>
            </w:pPr>
            <w:proofErr w:type="spellStart"/>
            <w:ins w:id="397" w:author="Claire Kouba" w:date="2024-03-19T16:17:00Z">
              <w:r>
                <w:rPr>
                  <w:rFonts w:ascii="Arial" w:eastAsia="Arial" w:hAnsi="Arial" w:cs="Arial"/>
                  <w:color w:val="000000"/>
                  <w:sz w:val="22"/>
                  <w:szCs w:val="22"/>
                </w:rPr>
                <w:t>DS_Dur_WS</w:t>
              </w:r>
            </w:ins>
            <w:proofErr w:type="spellEnd"/>
          </w:p>
        </w:tc>
        <w:tc>
          <w:tcPr>
            <w:tcW w:w="1852" w:type="dxa"/>
            <w:gridSpan w:val="2"/>
            <w:tcBorders>
              <w:top w:val="none" w:sz="0" w:space="0" w:color="000000"/>
              <w:left w:val="none" w:sz="0" w:space="0" w:color="000000"/>
              <w:bottom w:val="none" w:sz="0" w:space="0" w:color="000000"/>
              <w:right w:val="none" w:sz="0" w:space="0" w:color="000000"/>
            </w:tcBorders>
            <w:shd w:val="clear" w:color="auto" w:fill="FFFFFF"/>
          </w:tcPr>
          <w:p w14:paraId="31616901" w14:textId="5590E641"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398" w:author="Claire Kouba" w:date="2024-03-19T16:12:00Z"/>
                <w:rFonts w:ascii="Arial" w:eastAsia="Arial" w:hAnsi="Arial" w:cs="Arial"/>
                <w:color w:val="000000"/>
                <w:sz w:val="22"/>
                <w:szCs w:val="22"/>
              </w:rPr>
            </w:pPr>
            <w:ins w:id="399" w:author="Claire Kouba" w:date="2024-03-19T16:17:00Z">
              <w:r>
                <w:rPr>
                  <w:rFonts w:ascii="Arial" w:eastAsia="Arial" w:hAnsi="Arial" w:cs="Arial"/>
                  <w:color w:val="000000"/>
                  <w:sz w:val="22"/>
                  <w:szCs w:val="22"/>
                </w:rPr>
                <w:t>-</w:t>
              </w:r>
            </w:ins>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98E8E" w14:textId="77777777" w:rsidR="00BC2D2E" w:rsidRDefault="00BC2D2E" w:rsidP="00BC2D2E">
            <w:pPr>
              <w:rPr>
                <w:ins w:id="400" w:author="Claire Kouba" w:date="2024-03-19T16:17:00Z"/>
                <w:rFonts w:ascii="Calibri" w:hAnsi="Calibri" w:cs="Calibri"/>
                <w:color w:val="000000"/>
                <w:sz w:val="22"/>
                <w:szCs w:val="22"/>
              </w:rPr>
            </w:pPr>
            <w:ins w:id="401" w:author="Claire Kouba" w:date="2024-03-19T16:17:00Z">
              <w:r>
                <w:rPr>
                  <w:rFonts w:ascii="Calibri" w:hAnsi="Calibri" w:cs="Calibri"/>
                  <w:color w:val="000000"/>
                  <w:sz w:val="22"/>
                  <w:szCs w:val="22"/>
                </w:rPr>
                <w:t>Dry-season duration</w:t>
              </w:r>
            </w:ins>
          </w:p>
          <w:p w14:paraId="010626B4" w14:textId="77777777" w:rsidR="00BC2D2E"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ins w:id="402" w:author="Claire Kouba" w:date="2024-03-19T16:12:00Z"/>
                <w:rFonts w:ascii="Arial" w:eastAsia="Arial" w:hAnsi="Arial" w:cs="Arial"/>
                <w:color w:val="000000"/>
                <w:sz w:val="22"/>
                <w:szCs w:val="22"/>
              </w:rPr>
            </w:pPr>
          </w:p>
        </w:tc>
        <w:tc>
          <w:tcPr>
            <w:tcW w:w="423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C8F11" w14:textId="77777777" w:rsidR="00BC2D2E" w:rsidRDefault="00BC2D2E" w:rsidP="00BC2D2E">
            <w:pPr>
              <w:rPr>
                <w:ins w:id="403" w:author="Claire Kouba" w:date="2024-03-19T16:17:00Z"/>
                <w:rFonts w:ascii="Calibri" w:hAnsi="Calibri" w:cs="Calibri"/>
                <w:color w:val="000000"/>
                <w:sz w:val="22"/>
                <w:szCs w:val="22"/>
              </w:rPr>
            </w:pPr>
            <w:proofErr w:type="gramStart"/>
            <w:ins w:id="404" w:author="Claire Kouba" w:date="2024-03-19T16:17:00Z">
              <w:r>
                <w:rPr>
                  <w:rFonts w:ascii="Calibri" w:hAnsi="Calibri" w:cs="Calibri"/>
                  <w:color w:val="000000"/>
                  <w:sz w:val="22"/>
                  <w:szCs w:val="22"/>
                </w:rPr>
                <w:t>Dry-season</w:t>
              </w:r>
              <w:proofErr w:type="gramEnd"/>
              <w:r>
                <w:rPr>
                  <w:rFonts w:ascii="Calibri" w:hAnsi="Calibri" w:cs="Calibri"/>
                  <w:color w:val="000000"/>
                  <w:sz w:val="22"/>
                  <w:szCs w:val="22"/>
                </w:rPr>
                <w:t xml:space="preserve"> baseflow duration (# of days from start of dry season to start of wet season)</w:t>
              </w:r>
            </w:ins>
          </w:p>
          <w:p w14:paraId="64078AF9" w14:textId="01A8B06A" w:rsidR="00BC2D2E" w:rsidRDefault="00BC2D2E">
            <w:pPr>
              <w:pBdr>
                <w:top w:val="none" w:sz="0" w:space="0" w:color="000000"/>
                <w:left w:val="none" w:sz="0" w:space="0" w:color="000000"/>
                <w:bottom w:val="none" w:sz="0" w:space="0" w:color="000000"/>
                <w:right w:val="none" w:sz="0" w:space="0" w:color="000000"/>
              </w:pBdr>
              <w:spacing w:before="100" w:after="100"/>
              <w:ind w:right="100"/>
              <w:rPr>
                <w:ins w:id="405" w:author="Claire Kouba" w:date="2024-03-19T16:12:00Z"/>
                <w:rFonts w:ascii="Arial" w:eastAsia="Arial" w:hAnsi="Arial" w:cs="Arial"/>
                <w:color w:val="000000"/>
                <w:sz w:val="22"/>
                <w:szCs w:val="22"/>
              </w:rPr>
              <w:pPrChange w:id="406" w:author="Claire Kouba" w:date="2024-03-19T16:17:00Z">
                <w:pPr>
                  <w:pBdr>
                    <w:top w:val="none" w:sz="0" w:space="0" w:color="000000"/>
                    <w:left w:val="none" w:sz="0" w:space="0" w:color="000000"/>
                    <w:bottom w:val="none" w:sz="0" w:space="0" w:color="000000"/>
                    <w:right w:val="none" w:sz="0" w:space="0" w:color="000000"/>
                  </w:pBdr>
                  <w:spacing w:before="100" w:after="100"/>
                  <w:ind w:left="100" w:right="100"/>
                </w:pPr>
              </w:pPrChange>
            </w:pPr>
          </w:p>
        </w:tc>
      </w:tr>
      <w:tr w:rsidR="00BC2D2E" w:rsidDel="00C73357" w14:paraId="1A680FA5" w14:textId="195A4CBF" w:rsidTr="00C73357">
        <w:trPr>
          <w:gridAfter w:val="1"/>
          <w:wAfter w:w="1852" w:type="dxa"/>
          <w:jc w:val="center"/>
          <w:del w:id="407" w:author="Claire Kouba" w:date="2024-03-19T15:53:00Z"/>
        </w:trPr>
        <w:tc>
          <w:tcPr>
            <w:tcW w:w="14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F4194" w14:textId="69CB7E0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408" w:author="Claire Kouba" w:date="2024-03-19T15:53:00Z"/>
              </w:rPr>
            </w:pPr>
            <w:del w:id="409" w:author="Claire Kouba" w:date="2024-03-19T15:53:00Z">
              <w:r w:rsidDel="00C73357">
                <w:rPr>
                  <w:rFonts w:ascii="Arial" w:eastAsia="Arial" w:hAnsi="Arial" w:cs="Arial"/>
                  <w:color w:val="000000"/>
                  <w:sz w:val="22"/>
                  <w:szCs w:val="22"/>
                </w:rPr>
                <w:delText>DS_Mag_90</w:delText>
              </w:r>
            </w:del>
          </w:p>
        </w:tc>
        <w:tc>
          <w:tcPr>
            <w:tcW w:w="18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B0E4" w14:textId="6780F89B"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410" w:author="Claire Kouba" w:date="2024-03-19T15:53:00Z"/>
              </w:rPr>
            </w:pPr>
            <w:del w:id="411" w:author="Claire Kouba" w:date="2024-03-19T15:53:00Z">
              <w:r w:rsidDel="00C73357">
                <w:rPr>
                  <w:rFonts w:ascii="Arial" w:eastAsia="Arial" w:hAnsi="Arial" w:cs="Arial"/>
                  <w:color w:val="000000"/>
                  <w:sz w:val="22"/>
                  <w:szCs w:val="22"/>
                </w:rPr>
                <w:delText>Dry Season Flow Magnitude (90th percentile)</w:delText>
              </w:r>
            </w:del>
          </w:p>
        </w:tc>
        <w:tc>
          <w:tcPr>
            <w:tcW w:w="4236" w:type="dxa"/>
            <w:gridSpan w:val="3"/>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0AC5" w14:textId="5AA22460" w:rsidR="00BC2D2E" w:rsidDel="00C73357" w:rsidRDefault="00BC2D2E" w:rsidP="00BC2D2E">
            <w:pPr>
              <w:pBdr>
                <w:top w:val="none" w:sz="0" w:space="0" w:color="000000"/>
                <w:left w:val="none" w:sz="0" w:space="0" w:color="000000"/>
                <w:bottom w:val="none" w:sz="0" w:space="0" w:color="000000"/>
                <w:right w:val="none" w:sz="0" w:space="0" w:color="000000"/>
              </w:pBdr>
              <w:spacing w:before="100" w:after="100"/>
              <w:ind w:left="100" w:right="100"/>
              <w:rPr>
                <w:del w:id="412" w:author="Claire Kouba" w:date="2024-03-19T15:53:00Z"/>
              </w:rPr>
            </w:pPr>
            <w:del w:id="413" w:author="Claire Kouba" w:date="2024-03-19T15:53:00Z">
              <w:r w:rsidDel="00C73357">
                <w:rPr>
                  <w:rFonts w:ascii="Arial" w:eastAsia="Arial" w:hAnsi="Arial" w:cs="Arial"/>
                  <w:color w:val="000000"/>
                  <w:sz w:val="22"/>
                  <w:szCs w:val="22"/>
                </w:rPr>
                <w:delText>90th percentile of daily flow within dry season</w:delText>
              </w:r>
            </w:del>
          </w:p>
        </w:tc>
      </w:tr>
    </w:tbl>
    <w:p w14:paraId="646660C4" w14:textId="1DB95C5F" w:rsidR="00C73357" w:rsidRDefault="00C73357">
      <w:pPr>
        <w:pStyle w:val="CaptionedFigure"/>
        <w:rPr>
          <w:ins w:id="414" w:author="Claire Kouba" w:date="2024-03-19T15:53:00Z"/>
        </w:rPr>
      </w:pPr>
      <w:ins w:id="415" w:author="Claire Kouba" w:date="2024-03-19T15:53:00Z">
        <w:r>
          <w:t xml:space="preserve">Add: </w:t>
        </w:r>
      </w:ins>
    </w:p>
    <w:p w14:paraId="4B1BDEA1" w14:textId="77777777" w:rsidR="00C73357" w:rsidRDefault="00C73357">
      <w:pPr>
        <w:pStyle w:val="CaptionedFigure"/>
        <w:rPr>
          <w:ins w:id="416" w:author="Claire Kouba" w:date="2024-03-19T15:53:00Z"/>
        </w:rPr>
      </w:pPr>
    </w:p>
    <w:p w14:paraId="252CEBE2" w14:textId="1D586D50" w:rsidR="00C26AC4" w:rsidRDefault="0080747B">
      <w:pPr>
        <w:pStyle w:val="CaptionedFigure"/>
      </w:pPr>
      <w:r>
        <w:rPr>
          <w:noProof/>
        </w:rPr>
        <w:lastRenderedPageBreak/>
        <w:drawing>
          <wp:inline distT="0" distB="0" distL="0" distR="0" wp14:anchorId="25AE2DB5" wp14:editId="261C2FAE">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5"/>
                    <a:stretch>
                      <a:fillRect/>
                    </a:stretch>
                  </pic:blipFill>
                  <pic:spPr bwMode="auto">
                    <a:xfrm>
                      <a:off x="0" y="0"/>
                      <a:ext cx="5009989" cy="5932073"/>
                    </a:xfrm>
                    <a:prstGeom prst="rect">
                      <a:avLst/>
                    </a:prstGeom>
                    <a:noFill/>
                    <a:ln w="9525">
                      <a:noFill/>
                      <a:headEnd/>
                      <a:tailEnd/>
                    </a:ln>
                  </pic:spPr>
                </pic:pic>
              </a:graphicData>
            </a:graphic>
          </wp:inline>
        </w:drawing>
      </w:r>
    </w:p>
    <w:p w14:paraId="476206C2" w14:textId="77777777" w:rsidR="00C26AC4" w:rsidRDefault="0080747B">
      <w:pPr>
        <w:pStyle w:val="ImageCaption"/>
      </w:pPr>
      <w:r>
        <w:t>Figure 4: Figure 2 from Yarnell et al., 2020. Illustration of five functional flow categories identified for a mixed rain-snowmelt runoff river in California.</w:t>
      </w:r>
    </w:p>
    <w:p w14:paraId="16AA0929" w14:textId="77777777" w:rsidR="00C26AC4" w:rsidRDefault="0080747B">
      <w:pPr>
        <w:pStyle w:val="CaptionedFigure"/>
      </w:pPr>
      <w:r>
        <w:rPr>
          <w:noProof/>
        </w:rPr>
        <w:lastRenderedPageBreak/>
        <w:drawing>
          <wp:inline distT="0" distB="0" distL="0" distR="0" wp14:anchorId="225DDF29" wp14:editId="0646DD2C">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14:paraId="142E24B7" w14:textId="77777777" w:rsidR="00C26AC4" w:rsidRDefault="0080747B">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2B6DCD1C" w14:textId="393A22D8" w:rsidR="00D80A64" w:rsidRDefault="0080747B">
      <w:pPr>
        <w:pStyle w:val="Heading2"/>
        <w:rPr>
          <w:ins w:id="417" w:author="Claire Kouba" w:date="2024-03-12T16:50:00Z"/>
        </w:rPr>
        <w:pPrChange w:id="418" w:author="Claire Kouba" w:date="2024-03-12T16:50:00Z">
          <w:pPr>
            <w:pStyle w:val="BodyText"/>
          </w:pPr>
        </w:pPrChange>
      </w:pPr>
      <w:bookmarkStart w:id="419" w:name="X7d4930521050a5fc71765e6d3796ea830523cd8"/>
      <w:bookmarkEnd w:id="123"/>
      <w:r>
        <w:rPr>
          <w:rStyle w:val="SectionNumber"/>
        </w:rPr>
        <w:t>3.2</w:t>
      </w:r>
      <w:ins w:id="420" w:author="Claire Kouba" w:date="2024-03-12T16:42:00Z">
        <w:r w:rsidR="00D90D30">
          <w:rPr>
            <w:rStyle w:val="SectionNumber"/>
          </w:rPr>
          <w:t xml:space="preserve"> Response: Ecological monitoring data</w:t>
        </w:r>
      </w:ins>
    </w:p>
    <w:p w14:paraId="19C33C32" w14:textId="5813CFDA" w:rsidR="00D80A64" w:rsidRDefault="00D80A64" w:rsidP="00D80A64">
      <w:pPr>
        <w:pStyle w:val="FirstParagraph"/>
        <w:rPr>
          <w:ins w:id="421" w:author="Claire Kouba" w:date="2024-03-12T16:50:00Z"/>
        </w:rPr>
      </w:pPr>
      <w:ins w:id="422" w:author="Claire Kouba" w:date="2024-03-12T16:50:00Z">
        <w:r>
          <w:t xml:space="preserve">Multiple observed quantities were evaluated as candidates to best represent the ecological response in the flow-ecology relationship. </w:t>
        </w:r>
      </w:ins>
    </w:p>
    <w:p w14:paraId="49FC8A8D" w14:textId="3C8C7C02" w:rsidR="00D80A64" w:rsidRDefault="00D80A64" w:rsidP="00D80A64">
      <w:pPr>
        <w:pStyle w:val="FirstParagraph"/>
        <w:rPr>
          <w:ins w:id="423" w:author="Claire Kouba" w:date="2024-03-12T16:50:00Z"/>
        </w:rPr>
      </w:pPr>
      <w:ins w:id="424" w:author="Claire Kouba" w:date="2024-03-12T16:50:00Z">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w:t>
        </w:r>
      </w:ins>
      <w:ins w:id="425" w:author="Claire Kouba" w:date="2024-03-12T18:14:00Z">
        <w:r w:rsidR="009F14DC">
          <w:t>evaluated</w:t>
        </w:r>
      </w:ins>
      <w:ins w:id="426" w:author="Claire Kouba" w:date="2024-03-12T16:50:00Z">
        <w:r>
          <w:t xml:space="preserve"> </w:t>
        </w:r>
      </w:ins>
      <w:ins w:id="427" w:author="Claire Kouba" w:date="2024-03-12T18:14:00Z">
        <w:r w:rsidR="009F14DC">
          <w:t>here</w:t>
        </w:r>
      </w:ins>
      <w:ins w:id="428" w:author="Claire Kouba" w:date="2024-03-12T16:50:00Z">
        <w:r>
          <w:t xml:space="preserve"> are:</w:t>
        </w:r>
      </w:ins>
    </w:p>
    <w:p w14:paraId="785C151E" w14:textId="77777777" w:rsidR="00D80A64" w:rsidRDefault="00D80A64" w:rsidP="00D80A64">
      <w:pPr>
        <w:pStyle w:val="Compact"/>
        <w:numPr>
          <w:ilvl w:val="0"/>
          <w:numId w:val="3"/>
        </w:numPr>
        <w:rPr>
          <w:ins w:id="429" w:author="Claire Kouba" w:date="2024-03-12T16:50:00Z"/>
        </w:rPr>
      </w:pPr>
      <w:proofErr w:type="gramStart"/>
      <w:ins w:id="430" w:author="Claire Kouba" w:date="2024-03-12T16:50:00Z">
        <w:r>
          <w:t>Number</w:t>
        </w:r>
        <w:proofErr w:type="gramEnd"/>
        <w:r>
          <w:t xml:space="preserve">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ins>
    </w:p>
    <w:p w14:paraId="7FA30E30" w14:textId="75729E5B" w:rsidR="00D80A64" w:rsidRDefault="00D80A64" w:rsidP="00D80A64">
      <w:pPr>
        <w:pStyle w:val="Compact"/>
        <w:numPr>
          <w:ilvl w:val="0"/>
          <w:numId w:val="3"/>
        </w:numPr>
        <w:rPr>
          <w:ins w:id="431" w:author="Claire Kouba" w:date="2024-03-12T16:50:00Z"/>
        </w:rPr>
      </w:pPr>
      <w:ins w:id="432" w:author="Claire Kouba" w:date="2024-03-12T16:50:00Z">
        <w:r>
          <w:t xml:space="preserve">Number of salmon gravel nests, or </w:t>
        </w:r>
        <w:proofErr w:type="spellStart"/>
        <w:r>
          <w:t>redds</w:t>
        </w:r>
        <w:proofErr w:type="spellEnd"/>
        <w:r>
          <w:t>, observed during spawning window (e.g., Siskiyou RCD 2017a)</w:t>
        </w:r>
      </w:ins>
      <w:ins w:id="433" w:author="Claire Kouba" w:date="2024-03-12T17:37:00Z">
        <w:r w:rsidR="00F13D79">
          <w:t xml:space="preserve"> (available only for coho)</w:t>
        </w:r>
      </w:ins>
      <w:ins w:id="434" w:author="Claire Kouba" w:date="2024-03-12T16:50:00Z">
        <w:r>
          <w:t>.</w:t>
        </w:r>
      </w:ins>
    </w:p>
    <w:p w14:paraId="2D645607" w14:textId="77777777" w:rsidR="00D80A64" w:rsidRDefault="00D80A64" w:rsidP="00D80A64">
      <w:pPr>
        <w:pStyle w:val="Compact"/>
        <w:numPr>
          <w:ilvl w:val="0"/>
          <w:numId w:val="3"/>
        </w:numPr>
        <w:rPr>
          <w:ins w:id="435" w:author="Claire Kouba" w:date="2024-03-12T16:50:00Z"/>
        </w:rPr>
      </w:pPr>
      <w:ins w:id="436" w:author="Claire Kouba" w:date="2024-03-12T16:50:00Z">
        <w:r>
          <w:t xml:space="preserve">Number of juvenile </w:t>
        </w:r>
        <w:proofErr w:type="gramStart"/>
        <w:r>
          <w:t>yearling</w:t>
        </w:r>
        <w:proofErr w:type="gramEnd"/>
        <w:r>
          <w:t>, or smolt, salmon. Smolt are counted as outmigrants, often from rotary screw trap observations (e.g., Massie and Morrow 2020).</w:t>
        </w:r>
      </w:ins>
    </w:p>
    <w:p w14:paraId="5C4940C3" w14:textId="3C27EBCD" w:rsidR="00236382" w:rsidDel="00186354" w:rsidRDefault="00D80A64" w:rsidP="00236382">
      <w:pPr>
        <w:pStyle w:val="BodyText"/>
        <w:rPr>
          <w:del w:id="437" w:author="Thomas Harter" w:date="2024-03-21T06:19:00Z"/>
          <w:moveTo w:id="438" w:author="Thomas Harter" w:date="2024-03-21T06:18:00Z"/>
        </w:rPr>
      </w:pPr>
      <w:ins w:id="439" w:author="Claire Kouba" w:date="2024-03-12T16:50:00Z">
        <w:r>
          <w:lastRenderedPageBreak/>
          <w:t xml:space="preserve">In addition to these three metrics, </w:t>
        </w:r>
        <w:del w:id="440" w:author="Thomas Harter" w:date="2024-03-21T05:20:00Z">
          <w:r w:rsidDel="00816C5B">
            <w:delText>it is possible</w:delText>
          </w:r>
        </w:del>
      </w:ins>
      <w:ins w:id="441" w:author="Thomas Harter" w:date="2024-03-21T05:20:00Z">
        <w:r w:rsidR="00816C5B">
          <w:t>we</w:t>
        </w:r>
      </w:ins>
      <w:ins w:id="442" w:author="Claire Kouba" w:date="2024-03-12T16:50:00Z">
        <w:del w:id="443" w:author="Thomas Harter" w:date="2024-03-21T05:20:00Z">
          <w:r w:rsidDel="00224554">
            <w:delText xml:space="preserve"> to</w:delText>
          </w:r>
        </w:del>
        <w:r>
          <w:t xml:space="preserve"> calculate a combined metric that normalizes for the annual escapement using monitoring data across multiple years to capture both the spawning and </w:t>
        </w:r>
        <w:proofErr w:type="spellStart"/>
        <w:r>
          <w:t>outmigrating</w:t>
        </w:r>
        <w:proofErr w:type="spellEnd"/>
        <w:r>
          <w:t xml:space="preserve"> events for the relevant cohort:</w:t>
        </w:r>
        <w:r w:rsidRPr="00501785">
          <w:t xml:space="preserve"> </w:t>
        </w:r>
        <w:r>
          <w:t xml:space="preserve">the number of </w:t>
        </w:r>
      </w:ins>
      <w:ins w:id="444" w:author="Thomas Harter" w:date="2024-03-21T06:18:00Z">
        <w:r w:rsidR="00236382">
          <w:t xml:space="preserve">coho </w:t>
        </w:r>
      </w:ins>
      <w:ins w:id="445" w:author="Claire Kouba" w:date="2024-03-12T16:50:00Z">
        <w:r>
          <w:t>salmon smolt produced per spawning female</w:t>
        </w:r>
      </w:ins>
      <w:ins w:id="446" w:author="Thomas Harter" w:date="2024-03-21T06:18:00Z">
        <w:r w:rsidR="00236382">
          <w:t xml:space="preserve"> (coho </w:t>
        </w:r>
        <w:proofErr w:type="spellStart"/>
        <w:r w:rsidR="00236382">
          <w:t>spf</w:t>
        </w:r>
        <w:proofErr w:type="spellEnd"/>
        <w:r w:rsidR="00236382">
          <w:t xml:space="preserve">) </w:t>
        </w:r>
      </w:ins>
      <w:moveToRangeStart w:id="447" w:author="Thomas Harter" w:date="2024-03-21T06:18:00Z" w:name="move161894328"/>
      <w:moveTo w:id="448" w:author="Thomas Harter" w:date="2024-03-21T06:18:00Z">
        <w:del w:id="449" w:author="Thomas Harter" w:date="2024-03-21T06:18:00Z">
          <w:r w:rsidR="00236382" w:rsidDel="00186354">
            <w:delText>For comparability with coho,</w:delText>
          </w:r>
        </w:del>
      </w:moveTo>
      <w:ins w:id="450" w:author="Thomas Harter" w:date="2024-03-21T06:18:00Z">
        <w:r w:rsidR="00186354">
          <w:t>and</w:t>
        </w:r>
      </w:ins>
      <w:moveTo w:id="451" w:author="Thomas Harter" w:date="2024-03-21T06:18:00Z">
        <w:r w:rsidR="00236382">
          <w:t xml:space="preserve"> the Chinook juvenile per adult metric (Chinook </w:t>
        </w:r>
        <w:proofErr w:type="spellStart"/>
        <w:r w:rsidR="00236382">
          <w:t>jpa</w:t>
        </w:r>
        <w:proofErr w:type="spellEnd"/>
        <w:r w:rsidR="00236382">
          <w:t>)</w:t>
        </w:r>
        <w:del w:id="452" w:author="Thomas Harter" w:date="2024-03-21T06:18:00Z">
          <w:r w:rsidR="00236382" w:rsidDel="00186354">
            <w:delText xml:space="preserve"> was selected as the ecological response metric for this species</w:delText>
          </w:r>
        </w:del>
        <w:r w:rsidR="00236382">
          <w:t>.</w:t>
        </w:r>
      </w:moveTo>
      <w:ins w:id="453" w:author="Thomas Harter" w:date="2024-03-21T06:19:00Z">
        <w:r w:rsidR="003B5A35">
          <w:t xml:space="preserve">  We note that the water year</w:t>
        </w:r>
      </w:ins>
    </w:p>
    <w:moveToRangeEnd w:id="447"/>
    <w:p w14:paraId="227DF11B" w14:textId="20FBB01F" w:rsidR="00D90D30" w:rsidDel="00186354" w:rsidRDefault="00D80A64">
      <w:pPr>
        <w:pStyle w:val="BodyText"/>
        <w:rPr>
          <w:ins w:id="454" w:author="Claire Kouba" w:date="2024-03-12T16:45:00Z"/>
          <w:del w:id="455" w:author="Thomas Harter" w:date="2024-03-21T06:19:00Z"/>
        </w:rPr>
        <w:pPrChange w:id="456" w:author="Claire Kouba" w:date="2024-03-12T17:12:00Z">
          <w:pPr>
            <w:pStyle w:val="Compact"/>
            <w:numPr>
              <w:numId w:val="6"/>
            </w:numPr>
            <w:ind w:left="720" w:hanging="480"/>
          </w:pPr>
        </w:pPrChange>
      </w:pPr>
      <w:ins w:id="457" w:author="Claire Kouba" w:date="2024-03-12T16:50:00Z">
        <w:del w:id="458" w:author="Thomas Harter" w:date="2024-03-21T06:19:00Z">
          <w:r w:rsidDel="00186354">
            <w:delText>.</w:delText>
          </w:r>
        </w:del>
      </w:ins>
      <w:del w:id="459" w:author="Claire Kouba" w:date="2024-03-12T16:43:00Z">
        <w:r w:rsidR="0080747B" w:rsidDel="00D90D30">
          <w:tab/>
        </w:r>
      </w:del>
    </w:p>
    <w:p w14:paraId="73D3BF87" w14:textId="77777777" w:rsidR="00D90D30" w:rsidRDefault="00D90D30">
      <w:pPr>
        <w:pStyle w:val="BodyText"/>
        <w:rPr>
          <w:ins w:id="460" w:author="Thomas Harter" w:date="2024-03-21T06:19:00Z"/>
        </w:rPr>
      </w:pPr>
    </w:p>
    <w:p w14:paraId="304EF388" w14:textId="77777777" w:rsidR="00186354" w:rsidRPr="00D90D30" w:rsidRDefault="00186354">
      <w:pPr>
        <w:pStyle w:val="BodyText"/>
        <w:rPr>
          <w:ins w:id="461" w:author="Claire Kouba" w:date="2024-03-12T16:42:00Z"/>
        </w:rPr>
        <w:pPrChange w:id="462" w:author="Claire Kouba" w:date="2024-03-12T16:45:00Z">
          <w:pPr>
            <w:pStyle w:val="Heading2"/>
          </w:pPr>
        </w:pPrChange>
      </w:pPr>
    </w:p>
    <w:p w14:paraId="49434A82" w14:textId="4B11D1B1" w:rsidR="00C26AC4" w:rsidRDefault="00D90D30">
      <w:pPr>
        <w:pStyle w:val="Heading2"/>
      </w:pPr>
      <w:ins w:id="463" w:author="Claire Kouba" w:date="2024-03-12T16:42:00Z">
        <w:r>
          <w:t xml:space="preserve">3.3 </w:t>
        </w:r>
      </w:ins>
      <w:r w:rsidR="0080747B">
        <w:t xml:space="preserve">Data alignment and correlation coefficients </w:t>
      </w:r>
      <w:del w:id="464" w:author="Claire Kouba" w:date="2024-03-12T16:44:00Z">
        <w:r w:rsidR="0080747B" w:rsidDel="00D90D30">
          <w:delText>between flow metrics and ecological observations</w:delText>
        </w:r>
      </w:del>
    </w:p>
    <w:p w14:paraId="19C22D30" w14:textId="68F35C19" w:rsidR="008B644B" w:rsidDel="00387333" w:rsidRDefault="008B065F">
      <w:pPr>
        <w:pStyle w:val="FirstParagraph"/>
        <w:rPr>
          <w:ins w:id="465" w:author="Claire Kouba" w:date="2024-03-19T11:33:00Z"/>
          <w:del w:id="466" w:author="Thomas Harter" w:date="2024-03-21T05:35:00Z"/>
        </w:rPr>
      </w:pPr>
      <w:moveToRangeStart w:id="467" w:author="Thomas Harter" w:date="2024-03-21T06:05:00Z" w:name="move161893565"/>
      <w:moveTo w:id="468" w:author="Thomas Harter" w:date="2024-03-21T06:05:00Z">
        <w:del w:id="469" w:author="Thomas Harter" w:date="2024-03-21T06:05:00Z">
          <w:r w:rsidDel="008B065F">
            <w:delText>Water managers think of flow in terms of</w:delText>
          </w:r>
        </w:del>
      </w:moveTo>
      <w:ins w:id="470" w:author="Thomas Harter" w:date="2024-03-21T06:05:00Z">
        <w:r>
          <w:t>A</w:t>
        </w:r>
      </w:ins>
      <w:moveTo w:id="471" w:author="Thomas Harter" w:date="2024-03-21T06:05:00Z">
        <w:r>
          <w:t xml:space="preserve"> water year</w:t>
        </w:r>
      </w:moveTo>
      <w:ins w:id="472" w:author="Thomas Harter" w:date="2024-03-21T06:06:00Z">
        <w:r>
          <w:t xml:space="preserve"> is a useful time unit for water managers and a common unit used in </w:t>
        </w:r>
      </w:ins>
      <w:moveTo w:id="473" w:author="Thomas Harter" w:date="2024-03-21T06:05:00Z">
        <w:del w:id="474" w:author="Thomas Harter" w:date="2024-03-21T06:06:00Z">
          <w:r w:rsidDel="008B065F">
            <w:delText xml:space="preserve">s, making it the relevant unit for </w:delText>
          </w:r>
        </w:del>
        <w:r>
          <w:t>decision-support tools. However, a cohort of</w:t>
        </w:r>
      </w:moveTo>
      <w:ins w:id="475" w:author="Thomas Harter" w:date="2024-03-21T06:06:00Z">
        <w:r w:rsidR="00EF1B2A">
          <w:t>, e.g.,</w:t>
        </w:r>
      </w:ins>
      <w:moveTo w:id="476" w:author="Thomas Harter" w:date="2024-03-21T06:05:00Z">
        <w:r>
          <w:t xml:space="preserve"> coho salmon experiences conditions during multiple water years</w:t>
        </w:r>
      </w:moveTo>
      <w:ins w:id="477" w:author="Thomas Harter" w:date="2024-03-21T06:27:00Z">
        <w:r w:rsidR="00544A49">
          <w:t xml:space="preserve"> while residing </w:t>
        </w:r>
        <w:r w:rsidR="00C728F8">
          <w:t>in their spawning habitat</w:t>
        </w:r>
      </w:ins>
      <w:moveTo w:id="478" w:author="Thomas Harter" w:date="2024-03-21T06:05:00Z">
        <w:r>
          <w:t xml:space="preserve">. </w:t>
        </w:r>
      </w:moveTo>
      <w:moveToRangeEnd w:id="467"/>
      <w:ins w:id="479" w:author="Claire Kouba" w:date="2024-03-19T15:44:00Z">
        <w:del w:id="480" w:author="Thomas Harter" w:date="2024-03-21T05:31:00Z">
          <w:r w:rsidR="00EB1FD5" w:rsidDel="00126225">
            <w:delText xml:space="preserve">To evaluate which </w:delText>
          </w:r>
        </w:del>
      </w:ins>
      <w:ins w:id="481" w:author="Claire Kouba" w:date="2024-03-19T15:45:00Z">
        <w:del w:id="482" w:author="Thomas Harter" w:date="2024-03-21T05:31:00Z">
          <w:r w:rsidR="00EB1FD5" w:rsidDel="00126225">
            <w:delText>ecological observations were most suitable as a response variable,</w:delText>
          </w:r>
        </w:del>
      </w:ins>
      <w:del w:id="483" w:author="Thomas Harter" w:date="2024-03-21T05:31:00Z">
        <w:r w:rsidR="0080747B" w:rsidDel="00126225">
          <w:delText xml:space="preserve">In the first pass of flow metric predictor selection, potential predictor </w:delText>
        </w:r>
      </w:del>
      <w:ins w:id="484" w:author="Claire Kouba" w:date="2024-03-12T18:15:00Z">
        <w:del w:id="485" w:author="Thomas Harter" w:date="2024-03-21T05:31:00Z">
          <w:r w:rsidR="009F14DC" w:rsidDel="00126225">
            <w:delText xml:space="preserve"> </w:delText>
          </w:r>
        </w:del>
      </w:ins>
      <w:del w:id="486" w:author="Thomas Harter" w:date="2024-03-21T05:31:00Z">
        <w:r w:rsidR="0080747B" w:rsidDel="00126225">
          <w:delText xml:space="preserve">variables were screened using </w:delText>
        </w:r>
      </w:del>
      <w:ins w:id="487" w:author="Claire Kouba" w:date="2024-03-18T13:26:00Z">
        <w:del w:id="488" w:author="Thomas Harter" w:date="2024-03-21T05:31:00Z">
          <w:r w:rsidR="00F55813" w:rsidDel="00126225">
            <w:delText xml:space="preserve">Pearson </w:delText>
          </w:r>
        </w:del>
      </w:ins>
      <w:del w:id="489" w:author="Thomas Harter" w:date="2024-03-21T05:31:00Z">
        <w:r w:rsidR="0080747B" w:rsidDel="00126225">
          <w:delText>correlation coefficients</w:delText>
        </w:r>
      </w:del>
      <w:ins w:id="490" w:author="Claire Kouba" w:date="2024-03-18T13:26:00Z">
        <w:del w:id="491" w:author="Thomas Harter" w:date="2024-03-21T05:31:00Z">
          <w:r w:rsidR="00F55813" w:rsidDel="00126225">
            <w:delText xml:space="preserve"> (</w:delText>
          </w:r>
        </w:del>
      </w:ins>
      <w:ins w:id="492" w:author="Claire Kouba" w:date="2024-03-19T10:42:00Z">
        <w:del w:id="493" w:author="Thomas Harter" w:date="2024-03-21T05:31:00Z">
          <w:r w:rsidR="00097EA7" w:rsidDel="00126225">
            <w:delText xml:space="preserve">Pearson </w:delText>
          </w:r>
        </w:del>
      </w:ins>
      <w:ins w:id="494" w:author="Claire Kouba" w:date="2024-03-19T10:43:00Z">
        <w:del w:id="495" w:author="Thomas Harter" w:date="2024-03-21T05:31:00Z">
          <w:r w:rsidR="00097EA7" w:rsidDel="00126225">
            <w:delText>1895</w:delText>
          </w:r>
        </w:del>
      </w:ins>
      <w:ins w:id="496" w:author="Claire Kouba" w:date="2024-03-18T13:26:00Z">
        <w:del w:id="497" w:author="Thomas Harter" w:date="2024-03-21T05:31:00Z">
          <w:r w:rsidR="00F55813" w:rsidDel="00126225">
            <w:delText>)</w:delText>
          </w:r>
        </w:del>
      </w:ins>
      <w:ins w:id="498" w:author="Claire Kouba" w:date="2024-03-19T15:46:00Z">
        <w:del w:id="499" w:author="Thomas Harter" w:date="2024-03-21T05:31:00Z">
          <w:r w:rsidR="00C73357" w:rsidDel="00126225">
            <w:delText xml:space="preserve"> were calculated between all hydrologic and ecological observations</w:delText>
          </w:r>
        </w:del>
      </w:ins>
      <w:del w:id="500" w:author="Thomas Harter" w:date="2024-03-21T05:31:00Z">
        <w:r w:rsidR="0080747B" w:rsidDel="00126225">
          <w:delText>. Before the coefficients could be calculated</w:delText>
        </w:r>
      </w:del>
      <w:del w:id="501" w:author="Thomas Harter" w:date="2024-03-21T05:33:00Z">
        <w:r w:rsidR="0080747B" w:rsidDel="00BB7077">
          <w:delText xml:space="preserve"> the data was </w:delText>
        </w:r>
      </w:del>
      <w:del w:id="502" w:author="Thomas Harter" w:date="2024-03-18T01:18:00Z">
        <w:r w:rsidR="0080747B" w:rsidDel="003A4F34">
          <w:delText xml:space="preserve">manipulated </w:delText>
        </w:r>
      </w:del>
      <w:ins w:id="503" w:author="Claire Kouba" w:date="2024-03-19T11:26:00Z">
        <w:del w:id="504" w:author="Thomas Harter" w:date="2024-03-21T05:33:00Z">
          <w:r w:rsidR="005516A0" w:rsidDel="00BB7077">
            <w:delText xml:space="preserve">to each </w:delText>
          </w:r>
        </w:del>
      </w:ins>
      <w:ins w:id="505" w:author="Claire Kouba" w:date="2024-03-19T11:29:00Z">
        <w:del w:id="506" w:author="Thomas Harter" w:date="2024-03-21T05:33:00Z">
          <w:r w:rsidR="008B644B" w:rsidDel="00BB7077">
            <w:delText>salmon cohort</w:delText>
          </w:r>
        </w:del>
      </w:ins>
      <w:ins w:id="507" w:author="Claire Kouba" w:date="2024-03-19T11:27:00Z">
        <w:del w:id="508" w:author="Thomas Harter" w:date="2024-03-21T05:33:00Z">
          <w:r w:rsidR="008B644B" w:rsidDel="00BB7077">
            <w:delText xml:space="preserve">. </w:delText>
          </w:r>
        </w:del>
      </w:ins>
      <w:ins w:id="509" w:author="Claire Kouba" w:date="2024-03-19T11:30:00Z">
        <w:del w:id="510" w:author="Thomas Harter" w:date="2024-03-21T05:33:00Z">
          <w:r w:rsidR="008B644B" w:rsidDel="00BB7077">
            <w:delText>Specifically</w:delText>
          </w:r>
        </w:del>
      </w:ins>
      <w:ins w:id="511" w:author="Claire Kouba" w:date="2024-03-19T11:27:00Z">
        <w:del w:id="512" w:author="Thomas Harter" w:date="2024-03-21T05:33:00Z">
          <w:r w:rsidR="008B644B" w:rsidDel="00BB7077">
            <w:delText xml:space="preserve">, </w:delText>
          </w:r>
        </w:del>
      </w:ins>
      <w:ins w:id="513" w:author="Claire Kouba" w:date="2024-03-19T11:26:00Z">
        <w:del w:id="514" w:author="Thomas Harter" w:date="2024-03-21T05:33:00Z">
          <w:r w:rsidR="008B644B" w:rsidDel="00BB7077">
            <w:delText xml:space="preserve">each cohort was assigned </w:delText>
          </w:r>
        </w:del>
      </w:ins>
      <w:ins w:id="515" w:author="Claire Kouba" w:date="2024-03-19T11:32:00Z">
        <w:del w:id="516" w:author="Thomas Harter" w:date="2024-03-21T05:33:00Z">
          <w:r w:rsidR="008B644B" w:rsidDel="00BB7077">
            <w:delText xml:space="preserve">one row in a data table, and </w:delText>
          </w:r>
        </w:del>
      </w:ins>
      <w:ins w:id="517" w:author="Claire Kouba" w:date="2024-03-19T11:26:00Z">
        <w:del w:id="518" w:author="Thomas Harter" w:date="2024-03-21T05:33:00Z">
          <w:r w:rsidR="008B644B" w:rsidDel="00BB7077">
            <w:delText xml:space="preserve">the flow metrics </w:delText>
          </w:r>
        </w:del>
      </w:ins>
      <w:ins w:id="519" w:author="Claire Kouba" w:date="2024-03-19T11:30:00Z">
        <w:del w:id="520" w:author="Thomas Harter" w:date="2024-03-21T05:33:00Z">
          <w:r w:rsidR="008B644B" w:rsidDel="00BB7077">
            <w:delText xml:space="preserve">that it experienced </w:delText>
          </w:r>
        </w:del>
      </w:ins>
      <w:ins w:id="521" w:author="Claire Kouba" w:date="2024-03-19T11:27:00Z">
        <w:del w:id="522" w:author="Thomas Harter" w:date="2024-03-21T05:33:00Z">
          <w:r w:rsidR="008B644B" w:rsidDel="00BB7077">
            <w:delText>in different life stages</w:delText>
          </w:r>
        </w:del>
      </w:ins>
      <w:ins w:id="523" w:author="Claire Kouba" w:date="2024-03-19T11:32:00Z">
        <w:del w:id="524" w:author="Thomas Harter" w:date="2024-03-21T05:33:00Z">
          <w:r w:rsidR="008B644B" w:rsidDel="00BB7077">
            <w:delText xml:space="preserve"> </w:delText>
          </w:r>
        </w:del>
      </w:ins>
      <w:ins w:id="525" w:author="Claire Kouba" w:date="2024-03-19T11:55:00Z">
        <w:del w:id="526" w:author="Thomas Harter" w:date="2024-03-21T05:33:00Z">
          <w:r w:rsidR="00EA5A64" w:rsidDel="00BB7077">
            <w:delText xml:space="preserve">(as eggs, as rearing juveniles, and as yearlings/outmigrating smolt) </w:delText>
          </w:r>
        </w:del>
      </w:ins>
      <w:ins w:id="527" w:author="Claire Kouba" w:date="2024-03-19T11:32:00Z">
        <w:del w:id="528" w:author="Thomas Harter" w:date="2024-03-21T05:33:00Z">
          <w:r w:rsidR="008B644B" w:rsidDel="00BB7077">
            <w:delText>were used to populate values in columns for each cohort</w:delText>
          </w:r>
        </w:del>
      </w:ins>
      <w:ins w:id="529" w:author="Claire Kouba" w:date="2024-03-19T11:30:00Z">
        <w:del w:id="530" w:author="Thomas Harter" w:date="2024-03-21T05:33:00Z">
          <w:r w:rsidR="008B644B" w:rsidDel="00BB7077">
            <w:delText>.</w:delText>
          </w:r>
        </w:del>
      </w:ins>
    </w:p>
    <w:p w14:paraId="358E48C0" w14:textId="19E740F7" w:rsidR="00C26AC4" w:rsidRDefault="00F9152A">
      <w:pPr>
        <w:pStyle w:val="FirstParagraph"/>
      </w:pPr>
      <w:commentRangeStart w:id="531"/>
      <w:ins w:id="532" w:author="Thomas Harter" w:date="2024-03-18T01:22:00Z">
        <w:del w:id="533" w:author="Claire Kouba" w:date="2024-03-19T11:29:00Z">
          <w:r w:rsidDel="008B644B">
            <w:delText>amended</w:delText>
          </w:r>
        </w:del>
      </w:ins>
      <w:commentRangeEnd w:id="531"/>
      <w:del w:id="534" w:author="Claire Kouba" w:date="2024-03-19T11:29:00Z">
        <w:r w:rsidR="00C075FC" w:rsidDel="008B644B">
          <w:rPr>
            <w:rStyle w:val="CommentReference"/>
          </w:rPr>
          <w:commentReference w:id="531"/>
        </w:r>
      </w:del>
      <w:ins w:id="535" w:author="Thomas Harter" w:date="2024-03-18T01:22:00Z">
        <w:del w:id="536" w:author="Claire Kouba" w:date="2024-03-19T11:29:00Z">
          <w:r w:rsidDel="008B644B">
            <w:delText>)</w:delText>
          </w:r>
        </w:del>
      </w:ins>
      <w:ins w:id="537" w:author="Thomas Harter" w:date="2024-03-18T01:18:00Z">
        <w:del w:id="538" w:author="Claire Kouba" w:date="2024-03-19T11:29:00Z">
          <w:r w:rsidR="003A4F34" w:rsidDel="008B644B">
            <w:delText xml:space="preserve"> </w:delText>
          </w:r>
        </w:del>
      </w:ins>
      <w:del w:id="539" w:author="Claire Kouba" w:date="2024-03-19T11:29:00Z">
        <w:r w:rsidR="0080747B" w:rsidDel="008B644B">
          <w:delText>to</w:delText>
        </w:r>
      </w:del>
      <w:ins w:id="540" w:author="Thomas Harter" w:date="2024-03-18T01:22:00Z">
        <w:del w:id="541" w:author="Claire Kouba" w:date="2024-03-19T11:29:00Z">
          <w:r w:rsidDel="008B644B">
            <w:delText xml:space="preserve"> include an</w:delText>
          </w:r>
        </w:del>
      </w:ins>
      <w:del w:id="542" w:author="Claire Kouba" w:date="2024-03-19T11:29:00Z">
        <w:r w:rsidR="0080747B" w:rsidDel="008B644B">
          <w:delText xml:space="preserve"> assign</w:delText>
        </w:r>
      </w:del>
      <w:ins w:id="543" w:author="Thomas Harter" w:date="2024-03-18T01:22:00Z">
        <w:del w:id="544" w:author="Claire Kouba" w:date="2024-03-19T11:29:00Z">
          <w:r w:rsidDel="008B644B">
            <w:delText>ment of</w:delText>
          </w:r>
        </w:del>
      </w:ins>
      <w:del w:id="545" w:author="Claire Kouba" w:date="2024-03-19T11:29:00Z">
        <w:r w:rsidR="0080747B" w:rsidDel="008B644B">
          <w:delText xml:space="preserve"> each cohort’s </w:delText>
        </w:r>
      </w:del>
      <w:ins w:id="546" w:author="Thomas Harter" w:date="2024-03-18T01:24:00Z">
        <w:del w:id="547" w:author="Claire Kouba" w:date="2024-03-19T11:29:00Z">
          <w:r w:rsidR="00703985" w:rsidDel="008B644B">
            <w:delText xml:space="preserve">life stage </w:delText>
          </w:r>
          <w:r w:rsidR="00DF022F" w:rsidDel="008B644B">
            <w:delText xml:space="preserve">to the </w:delText>
          </w:r>
        </w:del>
      </w:ins>
      <w:del w:id="548" w:author="Claire Kouba" w:date="2024-03-19T11:29:00Z">
        <w:r w:rsidR="0080747B" w:rsidDel="008B644B">
          <w:delText xml:space="preserve">ecological observations </w:delText>
        </w:r>
      </w:del>
      <w:ins w:id="549" w:author="Thomas Harter" w:date="2024-03-18T01:24:00Z">
        <w:del w:id="550" w:author="Claire Kouba" w:date="2024-03-19T11:29:00Z">
          <w:r w:rsidR="00DF022F" w:rsidDel="008B644B">
            <w:delText xml:space="preserve">and </w:delText>
          </w:r>
        </w:del>
      </w:ins>
      <w:del w:id="551" w:author="Claire Kouba" w:date="2024-03-19T11:29:00Z">
        <w:r w:rsidR="0080747B" w:rsidDel="008B644B">
          <w:delText xml:space="preserve">to the metrics of flow phenomena occurring at each life stage. </w:delText>
        </w:r>
      </w:del>
      <w:del w:id="552" w:author="Thomas Harter" w:date="2024-03-21T05:35:00Z">
        <w:r w:rsidR="0080747B" w:rsidDel="00387333">
          <w:delText>T</w:delText>
        </w:r>
      </w:del>
      <w:ins w:id="553" w:author="Thomas Harter" w:date="2024-03-21T05:35:00Z">
        <w:r w:rsidR="00387333">
          <w:t xml:space="preserve"> For </w:t>
        </w:r>
      </w:ins>
      <w:del w:id="554" w:author="Thomas Harter" w:date="2024-03-21T05:35:00Z">
        <w:r w:rsidR="0080747B" w:rsidDel="008E0F41">
          <w:delText xml:space="preserve">he </w:delText>
        </w:r>
      </w:del>
      <w:r w:rsidR="0080747B">
        <w:t xml:space="preserve">coho salmon </w:t>
      </w:r>
      <w:ins w:id="555" w:author="Thomas Harter" w:date="2024-03-21T05:36:00Z">
        <w:r w:rsidR="008E0F41">
          <w:t xml:space="preserve">the </w:t>
        </w:r>
      </w:ins>
      <w:r w:rsidR="0080747B">
        <w:t xml:space="preserve">life cycle is largely regular in Scott Valley, with 3 defined cohorts that each return to natal streams at 3 years of age (e.g., CDFW 2021). Conversely, </w:t>
      </w:r>
      <w:proofErr w:type="gramStart"/>
      <w:r w:rsidR="0080747B">
        <w:t>the majority of</w:t>
      </w:r>
      <w:proofErr w:type="gramEnd"/>
      <w:r w:rsidR="0080747B">
        <w:t xml:space="preserve"> Chinook salmon return to spawn when they are 2 to 6 years old (Bourret, Caudill, and Keefer 2016), resulting in less of a cohort structure than for coho.</w:t>
      </w:r>
      <w:ins w:id="556" w:author="Thomas Harter" w:date="2024-03-21T05:37:00Z">
        <w:r w:rsidR="00F611EC">
          <w:t xml:space="preserve"> Here we define the alignment </w:t>
        </w:r>
      </w:ins>
      <w:ins w:id="557" w:author="Thomas Harter" w:date="2024-03-21T05:41:00Z">
        <w:r w:rsidR="008B391A">
          <w:t xml:space="preserve">(i.e., mapping) </w:t>
        </w:r>
      </w:ins>
      <w:ins w:id="558" w:author="Thomas Harter" w:date="2024-03-21T05:37:00Z">
        <w:r w:rsidR="00F611EC">
          <w:t xml:space="preserve">of </w:t>
        </w:r>
        <w:r w:rsidR="00D414BE">
          <w:t>a specific generation of fi</w:t>
        </w:r>
      </w:ins>
      <w:ins w:id="559" w:author="Thomas Harter" w:date="2024-03-21T05:38:00Z">
        <w:r w:rsidR="00D414BE">
          <w:t xml:space="preserve">sh (ecologic outcome) </w:t>
        </w:r>
      </w:ins>
      <w:ins w:id="560" w:author="Thomas Harter" w:date="2024-03-21T05:39:00Z">
        <w:r w:rsidR="0000655D">
          <w:t>with</w:t>
        </w:r>
      </w:ins>
      <w:ins w:id="561" w:author="Thomas Harter" w:date="2024-03-21T05:38:00Z">
        <w:r w:rsidR="00D414BE">
          <w:t xml:space="preserve"> hydrologic metrics</w:t>
        </w:r>
        <w:r w:rsidR="00CA4298">
          <w:t xml:space="preserve"> (predic</w:t>
        </w:r>
      </w:ins>
      <w:ins w:id="562" w:author="Thomas Harter" w:date="2024-03-21T05:39:00Z">
        <w:r w:rsidR="00CA4298">
          <w:t>tors)</w:t>
        </w:r>
      </w:ins>
      <w:ins w:id="563" w:author="Thomas Harter" w:date="2024-03-21T05:38:00Z">
        <w:r w:rsidR="00D414BE">
          <w:t xml:space="preserve"> observed</w:t>
        </w:r>
      </w:ins>
      <w:ins w:id="564" w:author="Thomas Harter" w:date="2024-03-21T05:39:00Z">
        <w:r w:rsidR="0000655D">
          <w:t xml:space="preserve"> across </w:t>
        </w:r>
      </w:ins>
      <w:ins w:id="565" w:author="Thomas Harter" w:date="2024-03-21T06:07:00Z">
        <w:r w:rsidR="007011A2">
          <w:t>the portion of their</w:t>
        </w:r>
      </w:ins>
      <w:ins w:id="566" w:author="Thomas Harter" w:date="2024-03-21T05:39:00Z">
        <w:r w:rsidR="0000655D">
          <w:t xml:space="preserve"> life cycle </w:t>
        </w:r>
      </w:ins>
      <w:ins w:id="567" w:author="Thomas Harter" w:date="2024-03-21T06:07:00Z">
        <w:r w:rsidR="007011A2">
          <w:t xml:space="preserve">spent </w:t>
        </w:r>
      </w:ins>
      <w:ins w:id="568" w:author="Thomas Harter" w:date="2024-03-21T05:39:00Z">
        <w:r w:rsidR="0000655D">
          <w:t>in the Scott River system.</w:t>
        </w:r>
      </w:ins>
    </w:p>
    <w:p w14:paraId="2E89BA54" w14:textId="633CAD7A" w:rsidR="00C26AC4" w:rsidRDefault="0080747B">
      <w:pPr>
        <w:pStyle w:val="Heading3"/>
      </w:pPr>
      <w:bookmarkStart w:id="569" w:name="data-alignment---coho"/>
      <w:r>
        <w:rPr>
          <w:rStyle w:val="SectionNumber"/>
        </w:rPr>
        <w:t>3.</w:t>
      </w:r>
      <w:del w:id="570" w:author="Claire Kouba" w:date="2024-03-12T21:15:00Z">
        <w:r w:rsidDel="007D57EB">
          <w:rPr>
            <w:rStyle w:val="SectionNumber"/>
          </w:rPr>
          <w:delText>2</w:delText>
        </w:r>
      </w:del>
      <w:ins w:id="571" w:author="Claire Kouba" w:date="2024-03-12T21:15:00Z">
        <w:r w:rsidR="007D57EB">
          <w:rPr>
            <w:rStyle w:val="SectionNumber"/>
          </w:rPr>
          <w:t>3</w:t>
        </w:r>
      </w:ins>
      <w:r>
        <w:rPr>
          <w:rStyle w:val="SectionNumber"/>
        </w:rPr>
        <w:t>.1</w:t>
      </w:r>
      <w:r>
        <w:tab/>
        <w:t>Data alignment - coho</w:t>
      </w:r>
    </w:p>
    <w:p w14:paraId="74BDF46A" w14:textId="67103349" w:rsidR="00C26AC4" w:rsidRDefault="0080747B">
      <w:pPr>
        <w:pStyle w:val="FirstParagraph"/>
      </w:pPr>
      <w:moveFromRangeStart w:id="572" w:author="Thomas Harter" w:date="2024-03-21T06:05:00Z" w:name="move161893565"/>
      <w:moveFrom w:id="573" w:author="Thomas Harter" w:date="2024-03-21T06:05:00Z">
        <w:r w:rsidDel="008B065F">
          <w:t xml:space="preserve">Water managers think of flow in terms of water years, making it the relevant unit for decision-support tools. However, a cohort of coho salmon experiences conditions during multiple water years. </w:t>
        </w:r>
      </w:moveFrom>
      <w:moveFromRangeEnd w:id="572"/>
      <w:r>
        <w:t xml:space="preserve">The relevant unit of time for identifying the impacts of freshwater hydrology on a </w:t>
      </w:r>
      <w:ins w:id="574" w:author="Thomas Harter" w:date="2024-03-21T06:07:00Z">
        <w:r w:rsidR="00B61C45">
          <w:t>coho</w:t>
        </w:r>
      </w:ins>
      <w:ins w:id="575" w:author="Thomas Harter" w:date="2024-03-21T06:08:00Z">
        <w:r w:rsidR="00B61C45">
          <w:t xml:space="preserve"> </w:t>
        </w:r>
      </w:ins>
      <w:r>
        <w:t xml:space="preserve">salmon cohort is defined here as a Coho Freshwater Life Period (CFLP), a duration of 21 months beginning the September of the year their parents spawned and ending the July of their outmigration from the watershed as smolts. This </w:t>
      </w:r>
      <w:proofErr w:type="gramStart"/>
      <w:r>
        <w:t>time period</w:t>
      </w:r>
      <w:proofErr w:type="gramEnd"/>
      <w:r>
        <w:t xml:space="preserve"> is conservatively wide; most spawning occurs in October or later, and most outmigration occurs in June or earlier (Moyle 2002), but the September-July duration was chosen to capture critical life stages even in extreme water years.</w:t>
      </w:r>
    </w:p>
    <w:p w14:paraId="365686C9" w14:textId="77777777" w:rsidR="00C26AC4" w:rsidRDefault="0080747B">
      <w:pPr>
        <w:pStyle w:val="BodyText"/>
      </w:pPr>
      <w:r>
        <w:t>For convenience in referring to hydrologic metrics in different water years, this Coho Freshwater Life Period has been broken up into three subperiods (as shown in Figure 3 and described in Table 1):</w:t>
      </w:r>
    </w:p>
    <w:p w14:paraId="307DA5A9" w14:textId="77777777" w:rsidR="00C26AC4" w:rsidRDefault="0080747B">
      <w:pPr>
        <w:pStyle w:val="Compact"/>
        <w:numPr>
          <w:ilvl w:val="0"/>
          <w:numId w:val="4"/>
        </w:numPr>
      </w:pPr>
      <w:r>
        <w:t>Brood Year (BY), September-December of the year of the cohort’s parents’ spawning</w:t>
      </w:r>
    </w:p>
    <w:p w14:paraId="5F4919A9" w14:textId="77777777" w:rsidR="00C26AC4" w:rsidRDefault="0080747B">
      <w:pPr>
        <w:pStyle w:val="Compact"/>
        <w:numPr>
          <w:ilvl w:val="0"/>
          <w:numId w:val="4"/>
        </w:numPr>
      </w:pPr>
      <w:r>
        <w:t xml:space="preserve">Rearing Year (RY), January-December of the full year the cohort spends in the </w:t>
      </w:r>
      <w:proofErr w:type="gramStart"/>
      <w:r>
        <w:t>watershed</w:t>
      </w:r>
      <w:proofErr w:type="gramEnd"/>
    </w:p>
    <w:p w14:paraId="126A5D5C" w14:textId="77777777" w:rsidR="00C26AC4" w:rsidRDefault="0080747B">
      <w:pPr>
        <w:pStyle w:val="Compact"/>
        <w:numPr>
          <w:ilvl w:val="0"/>
          <w:numId w:val="4"/>
        </w:numPr>
      </w:pPr>
      <w:r>
        <w:t>Smolt Year (SY), January-July of the year of the cohort’s smolt outmigration</w:t>
      </w:r>
    </w:p>
    <w:p w14:paraId="158C5AA8" w14:textId="6C7BE70B" w:rsidR="00C26AC4" w:rsidRDefault="0080747B">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w:t>
      </w:r>
      <w:ins w:id="576" w:author="Thomas Harter" w:date="2024-03-21T05:43:00Z">
        <w:r w:rsidR="00D540EC">
          <w:t>. Nonetheless</w:t>
        </w:r>
      </w:ins>
      <w:r>
        <w:t xml:space="preserve">, </w:t>
      </w:r>
      <w:ins w:id="577" w:author="Thomas Harter" w:date="2024-03-21T05:44:00Z">
        <w:r w:rsidR="000376B8">
          <w:t>for consistency</w:t>
        </w:r>
      </w:ins>
      <w:ins w:id="578" w:author="Thomas Harter" w:date="2024-03-21T05:46:00Z">
        <w:r w:rsidR="00CE7529">
          <w:t>,</w:t>
        </w:r>
      </w:ins>
      <w:ins w:id="579" w:author="Thomas Harter" w:date="2024-03-21T05:44:00Z">
        <w:r w:rsidR="000376B8">
          <w:t xml:space="preserve"> </w:t>
        </w:r>
      </w:ins>
      <w:del w:id="580" w:author="Thomas Harter" w:date="2024-03-21T05:43:00Z">
        <w:r w:rsidDel="00D540EC">
          <w:delText xml:space="preserve">but </w:delText>
        </w:r>
      </w:del>
      <w:del w:id="581" w:author="Thomas Harter" w:date="2024-03-21T05:44:00Z">
        <w:r w:rsidDel="00173E29">
          <w:delText>t</w:delText>
        </w:r>
      </w:del>
      <w:ins w:id="582" w:author="Thomas Harter" w:date="2024-03-21T05:45:00Z">
        <w:r w:rsidR="00AE23D0">
          <w:t xml:space="preserve">even a </w:t>
        </w:r>
      </w:ins>
      <w:ins w:id="583" w:author="Thomas Harter" w:date="2024-03-21T05:46:00Z">
        <w:r w:rsidR="00CE7529">
          <w:t xml:space="preserve">January or </w:t>
        </w:r>
      </w:ins>
      <w:ins w:id="584" w:author="Thomas Harter" w:date="2024-03-21T05:45:00Z">
        <w:r w:rsidR="00AE23D0">
          <w:t>Februar</w:t>
        </w:r>
      </w:ins>
      <w:ins w:id="585" w:author="Thomas Harter" w:date="2024-03-21T05:46:00Z">
        <w:r w:rsidR="00CE7529">
          <w:t>y</w:t>
        </w:r>
      </w:ins>
      <w:ins w:id="586" w:author="Thomas Harter" w:date="2024-03-21T05:45:00Z">
        <w:r w:rsidR="00AE23D0">
          <w:t xml:space="preserve"> reconnection date</w:t>
        </w:r>
      </w:ins>
      <w:del w:id="587" w:author="Thomas Harter" w:date="2024-03-21T05:44:00Z">
        <w:r w:rsidDel="00173E29">
          <w:delText>he</w:delText>
        </w:r>
      </w:del>
      <w:del w:id="588" w:author="Thomas Harter" w:date="2024-03-21T05:43:00Z">
        <w:r w:rsidDel="00A82A96">
          <w:delText>y</w:delText>
        </w:r>
      </w:del>
      <w:r>
        <w:t xml:space="preserve"> will be </w:t>
      </w:r>
      <w:del w:id="589" w:author="Thomas Harter" w:date="2024-03-21T05:43:00Z">
        <w:r w:rsidDel="00A82A96">
          <w:delText xml:space="preserve">nevertheless be </w:delText>
        </w:r>
      </w:del>
      <w:r>
        <w:t xml:space="preserve">referred to by </w:t>
      </w:r>
      <w:del w:id="590" w:author="Thomas Harter" w:date="2024-03-21T05:45:00Z">
        <w:r w:rsidDel="00AE23D0">
          <w:delText xml:space="preserve">these </w:delText>
        </w:r>
      </w:del>
      <w:ins w:id="591" w:author="Thomas Harter" w:date="2024-03-21T05:45:00Z">
        <w:r w:rsidR="00AE23D0">
          <w:t>the previous fall</w:t>
        </w:r>
        <w:r w:rsidR="00AE23D0">
          <w:t xml:space="preserve"> </w:t>
        </w:r>
      </w:ins>
      <w:ins w:id="592" w:author="Thomas Harter" w:date="2024-03-21T05:46:00Z">
        <w:r w:rsidR="00CE7529">
          <w:t xml:space="preserve">year </w:t>
        </w:r>
      </w:ins>
      <w:r>
        <w:t>designation</w:t>
      </w:r>
      <w:del w:id="593" w:author="Thomas Harter" w:date="2024-03-21T05:45:00Z">
        <w:r w:rsidDel="00CE7529">
          <w:delText>s</w:delText>
        </w:r>
      </w:del>
      <w:del w:id="594" w:author="Thomas Harter" w:date="2024-03-21T05:44:00Z">
        <w:r w:rsidDel="000376B8">
          <w:delText xml:space="preserve"> for consistency</w:delText>
        </w:r>
      </w:del>
      <w:r>
        <w:t>.</w:t>
      </w:r>
    </w:p>
    <w:p w14:paraId="4AF56B7F" w14:textId="7406E6F4" w:rsidR="008B644B" w:rsidRDefault="0080747B">
      <w:pPr>
        <w:pStyle w:val="BodyText"/>
        <w:rPr>
          <w:ins w:id="595" w:author="Claire Kouba" w:date="2024-03-19T11:33:00Z"/>
        </w:rPr>
      </w:pPr>
      <w:r>
        <w:lastRenderedPageBreak/>
        <w:t xml:space="preserve">To build empirical relationships between hydrology and biology, </w:t>
      </w:r>
      <w:ins w:id="596" w:author="Thomas Harter" w:date="2024-03-21T02:58:00Z">
        <w:r w:rsidR="00D428A3">
          <w:t>ecological response variable</w:t>
        </w:r>
      </w:ins>
      <w:ins w:id="597" w:author="Thomas Harter" w:date="2024-03-21T02:59:00Z">
        <w:r w:rsidR="00B32B14">
          <w:t>s</w:t>
        </w:r>
      </w:ins>
      <w:ins w:id="598" w:author="Thomas Harter" w:date="2024-03-21T02:58:00Z">
        <w:r w:rsidR="00D428A3">
          <w:t xml:space="preserve"> were </w:t>
        </w:r>
      </w:ins>
      <w:ins w:id="599" w:author="Thomas Harter" w:date="2024-03-21T03:03:00Z">
        <w:r w:rsidR="00B620D6">
          <w:t>indexed</w:t>
        </w:r>
      </w:ins>
      <w:del w:id="600" w:author="Thomas Harter" w:date="2024-03-21T02:58:00Z">
        <w:r w:rsidDel="00E742E4">
          <w:delText>w</w:delText>
        </w:r>
      </w:del>
      <w:ins w:id="601" w:author="Thomas Harter" w:date="2024-03-21T02:58:00Z">
        <w:r w:rsidR="00E742E4">
          <w:t xml:space="preserve"> </w:t>
        </w:r>
      </w:ins>
      <w:del w:id="602" w:author="Thomas Harter" w:date="2024-03-21T02:58:00Z">
        <w:r w:rsidDel="00E742E4">
          <w:delText xml:space="preserve">e tabulated the flow metrics </w:delText>
        </w:r>
      </w:del>
      <w:r>
        <w:t xml:space="preserve">by Brood Year of the affected cohort </w:t>
      </w:r>
      <w:ins w:id="603" w:author="Thomas Harter" w:date="2024-03-21T03:02:00Z">
        <w:r w:rsidR="002257C0">
          <w:t>and hydrologic</w:t>
        </w:r>
        <w:r w:rsidR="009741D2">
          <w:t xml:space="preserve"> metrics</w:t>
        </w:r>
      </w:ins>
      <w:ins w:id="604" w:author="Thomas Harter" w:date="2024-03-21T03:03:00Z">
        <w:r w:rsidR="009741D2">
          <w:t xml:space="preserve"> tabulated accord</w:t>
        </w:r>
      </w:ins>
      <w:ins w:id="605" w:author="Thomas Harter" w:date="2024-03-21T03:04:00Z">
        <w:r w:rsidR="00DF6147">
          <w:t>ingly</w:t>
        </w:r>
        <w:r w:rsidR="0049185F">
          <w:t xml:space="preserve"> </w:t>
        </w:r>
      </w:ins>
      <w:r>
        <w:rPr>
          <w:i/>
          <w:iCs/>
        </w:rPr>
        <w:t>(Supplemental Table 1)</w:t>
      </w:r>
      <w:r>
        <w:t xml:space="preserve">. </w:t>
      </w:r>
      <w:ins w:id="606" w:author="Claire Kouba" w:date="2024-03-19T11:33:00Z">
        <w:r w:rsidR="008B644B">
          <w:t xml:space="preserve">For example, the value for </w:t>
        </w:r>
      </w:ins>
      <w:ins w:id="607" w:author="Claire Kouba" w:date="2024-03-19T11:51:00Z">
        <w:r w:rsidR="003C0392">
          <w:t>fall reconnection timing</w:t>
        </w:r>
        <w:r w:rsidR="00EA5A64">
          <w:t xml:space="preserve"> (100 </w:t>
        </w:r>
        <w:proofErr w:type="spellStart"/>
        <w:r w:rsidR="00EA5A64">
          <w:t>cfs</w:t>
        </w:r>
        <w:proofErr w:type="spellEnd"/>
        <w:r w:rsidR="00EA5A64">
          <w:t xml:space="preserve"> flow threshold)</w:t>
        </w:r>
        <w:r w:rsidR="003C0392">
          <w:t xml:space="preserve"> in fall </w:t>
        </w:r>
      </w:ins>
      <w:ins w:id="608" w:author="Claire Kouba" w:date="2024-03-19T11:33:00Z">
        <w:r w:rsidR="008B644B">
          <w:t>of 201</w:t>
        </w:r>
      </w:ins>
      <w:ins w:id="609" w:author="Claire Kouba" w:date="2024-03-19T11:51:00Z">
        <w:r w:rsidR="00EA5A64">
          <w:t>1</w:t>
        </w:r>
      </w:ins>
      <w:ins w:id="610" w:author="Claire Kouba" w:date="2024-03-19T11:33:00Z">
        <w:r w:rsidR="008B644B">
          <w:t xml:space="preserve"> was assigned to the</w:t>
        </w:r>
      </w:ins>
      <w:ins w:id="611" w:author="Claire Kouba" w:date="2024-03-19T11:36:00Z">
        <w:r w:rsidR="008B644B">
          <w:t xml:space="preserve"> column “</w:t>
        </w:r>
      </w:ins>
      <w:ins w:id="612" w:author="Claire Kouba" w:date="2024-03-19T11:51:00Z">
        <w:r w:rsidR="003C0392">
          <w:t>BY_recon_</w:t>
        </w:r>
        <w:r w:rsidR="00EA5A64">
          <w:t>100</w:t>
        </w:r>
      </w:ins>
      <w:ins w:id="613" w:author="Claire Kouba" w:date="2024-03-19T11:36:00Z">
        <w:r w:rsidR="008B644B">
          <w:t>”</w:t>
        </w:r>
      </w:ins>
      <w:ins w:id="614" w:author="Claire Kouba" w:date="2024-03-19T11:52:00Z">
        <w:r w:rsidR="00EA5A64">
          <w:t xml:space="preserve"> for the</w:t>
        </w:r>
      </w:ins>
      <w:ins w:id="615" w:author="Claire Kouba" w:date="2024-03-19T11:36:00Z">
        <w:r w:rsidR="008B644B">
          <w:t xml:space="preserve"> </w:t>
        </w:r>
      </w:ins>
      <w:ins w:id="616" w:author="Claire Kouba" w:date="2024-03-19T11:34:00Z">
        <w:r w:rsidR="008B644B">
          <w:t>Brood Year 2011 cohort</w:t>
        </w:r>
      </w:ins>
      <w:ins w:id="617" w:author="Claire Kouba" w:date="2024-03-19T11:35:00Z">
        <w:r w:rsidR="008B644B">
          <w:t xml:space="preserve">. The same value was assigned to the </w:t>
        </w:r>
      </w:ins>
      <w:ins w:id="618" w:author="Claire Kouba" w:date="2024-03-19T11:52:00Z">
        <w:r w:rsidR="00EA5A64">
          <w:t>column “RY_recon_100” for the Brood Year 2010</w:t>
        </w:r>
      </w:ins>
      <w:ins w:id="619" w:author="Claire Kouba" w:date="2024-03-19T11:35:00Z">
        <w:r w:rsidR="008B644B">
          <w:t xml:space="preserve">, which experienced </w:t>
        </w:r>
      </w:ins>
      <w:ins w:id="620" w:author="Claire Kouba" w:date="2024-03-19T11:52:00Z">
        <w:r w:rsidR="00EA5A64">
          <w:t>fall</w:t>
        </w:r>
      </w:ins>
      <w:ins w:id="621" w:author="Claire Kouba" w:date="2024-03-19T11:35:00Z">
        <w:r w:rsidR="008B644B">
          <w:t xml:space="preserve"> 201</w:t>
        </w:r>
      </w:ins>
      <w:ins w:id="622" w:author="Claire Kouba" w:date="2024-03-19T11:52:00Z">
        <w:r w:rsidR="00EA5A64">
          <w:t>1</w:t>
        </w:r>
      </w:ins>
      <w:ins w:id="623" w:author="Claire Kouba" w:date="2024-03-19T11:35:00Z">
        <w:r w:rsidR="008B644B">
          <w:t xml:space="preserve"> as </w:t>
        </w:r>
      </w:ins>
      <w:ins w:id="624" w:author="Claire Kouba" w:date="2024-03-19T11:56:00Z">
        <w:r w:rsidR="00EA5A64">
          <w:t>rearing</w:t>
        </w:r>
      </w:ins>
      <w:ins w:id="625" w:author="Claire Kouba" w:date="2024-03-19T11:35:00Z">
        <w:r w:rsidR="008B644B">
          <w:t xml:space="preserve"> juveniles</w:t>
        </w:r>
      </w:ins>
      <w:ins w:id="626" w:author="Claire Kouba" w:date="2024-03-19T11:33:00Z">
        <w:r w:rsidR="008B644B">
          <w:t>.</w:t>
        </w:r>
      </w:ins>
    </w:p>
    <w:p w14:paraId="447E9667" w14:textId="4F03AD8A" w:rsidR="00C26AC4" w:rsidRDefault="00EA5A64">
      <w:pPr>
        <w:pStyle w:val="BodyText"/>
      </w:pPr>
      <w:ins w:id="627" w:author="Claire Kouba" w:date="2024-03-19T11:53:00Z">
        <w:r>
          <w:t>Each brood year</w:t>
        </w:r>
        <w:del w:id="628" w:author="Thomas Harter" w:date="2024-03-21T03:05:00Z">
          <w:r w:rsidDel="00E6321E">
            <w:delText xml:space="preserve"> (i.e., </w:delText>
          </w:r>
        </w:del>
      </w:ins>
      <w:del w:id="629" w:author="Thomas Harter" w:date="2024-03-21T03:05:00Z">
        <w:r w:rsidR="0080747B" w:rsidDel="00E6321E">
          <w:delText>In each record (or row) of this table</w:delText>
        </w:r>
      </w:del>
      <w:ins w:id="630" w:author="Claire Kouba" w:date="2024-03-19T11:53:00Z">
        <w:del w:id="631" w:author="Thomas Harter" w:date="2024-03-21T03:05:00Z">
          <w:r w:rsidDel="00E6321E">
            <w:delText>)</w:delText>
          </w:r>
        </w:del>
      </w:ins>
      <w:del w:id="632" w:author="Thomas Harter" w:date="2024-03-21T03:05:00Z">
        <w:r w:rsidR="0080747B" w:rsidDel="00E6321E">
          <w:delText xml:space="preserve">, </w:delText>
        </w:r>
      </w:del>
      <w:ins w:id="633" w:author="Thomas Harter" w:date="2024-03-21T03:05:00Z">
        <w:r w:rsidR="00E6321E">
          <w:t xml:space="preserve"> </w:t>
        </w:r>
      </w:ins>
      <w:ins w:id="634" w:author="Claire Kouba" w:date="2024-03-19T11:53:00Z">
        <w:r>
          <w:t xml:space="preserve">is associated with </w:t>
        </w:r>
      </w:ins>
      <w:r w:rsidR="0080747B">
        <w:t xml:space="preserve">multiple </w:t>
      </w:r>
      <w:ins w:id="635" w:author="Thomas Harter" w:date="2024-03-21T03:06:00Z">
        <w:r w:rsidR="00A91BF6">
          <w:t xml:space="preserve">ecological response variable, </w:t>
        </w:r>
        <w:proofErr w:type="spellStart"/>
        <w:r w:rsidR="00A91BF6">
          <w:t>i</w:t>
        </w:r>
        <w:proofErr w:type="spellEnd"/>
        <w:r w:rsidR="00A91BF6">
          <w:t xml:space="preserve">..e., </w:t>
        </w:r>
      </w:ins>
      <w:r w:rsidR="0080747B">
        <w:t>“fish outcome” observatio</w:t>
      </w:r>
      <w:ins w:id="636" w:author="Claire Kouba" w:date="2024-03-19T11:54:00Z">
        <w:r>
          <w:t>n type</w:t>
        </w:r>
      </w:ins>
      <w:del w:id="637" w:author="Claire Kouba" w:date="2024-03-19T11:54:00Z">
        <w:r w:rsidR="0080747B" w:rsidDel="00EA5A64">
          <w:delText>n</w:delText>
        </w:r>
      </w:del>
      <w:r w:rsidR="0080747B">
        <w:t>s</w:t>
      </w:r>
      <w:del w:id="638" w:author="Claire Kouba" w:date="2024-03-19T11:54:00Z">
        <w:r w:rsidR="0080747B" w:rsidDel="00EA5A64">
          <w:delText xml:space="preserve"> are assigned to each brood year,</w:delText>
        </w:r>
      </w:del>
      <w:ins w:id="639" w:author="Claire Kouba" w:date="2024-03-19T11:54:00Z">
        <w:r>
          <w:t>,</w:t>
        </w:r>
      </w:ins>
      <w:r w:rsidR="0080747B">
        <w:t xml:space="preserve"> including number of Chinook and coho spawners observed and the estimated number of smolt observed at the end of their CFLP.</w:t>
      </w:r>
      <w:ins w:id="640" w:author="Thomas Harter" w:date="2024-03-21T03:48:00Z">
        <w:r w:rsidR="005C1C00">
          <w:t xml:space="preserve"> Data were </w:t>
        </w:r>
      </w:ins>
      <w:ins w:id="641" w:author="Thomas Harter" w:date="2024-03-21T03:49:00Z">
        <w:r w:rsidR="00636C81">
          <w:t xml:space="preserve">available and </w:t>
        </w:r>
      </w:ins>
      <w:ins w:id="642" w:author="Thomas Harter" w:date="2024-03-21T03:48:00Z">
        <w:r w:rsidR="005C1C00">
          <w:t>compiled for brood years 2004 throu</w:t>
        </w:r>
        <w:r w:rsidR="00636C81">
          <w:t>gh</w:t>
        </w:r>
      </w:ins>
      <w:ins w:id="643" w:author="Thomas Harter" w:date="2024-03-21T03:49:00Z">
        <w:r w:rsidR="00636C81">
          <w:t xml:space="preserve"> 2019</w:t>
        </w:r>
        <w:r w:rsidR="005D2D75">
          <w:t>.</w:t>
        </w:r>
      </w:ins>
      <w:del w:id="644" w:author="Claire Kouba" w:date="2024-03-19T11:54:00Z">
        <w:r w:rsidR="0080747B" w:rsidDel="00EA5A64">
          <w:delText xml:space="preserve"> Hydrologic metrics are assigned to each Brood Year in terms of which flow metrics </w:delText>
        </w:r>
      </w:del>
      <w:ins w:id="645" w:author="Thomas Harter" w:date="2024-03-18T01:26:00Z">
        <w:del w:id="646" w:author="Claire Kouba" w:date="2024-03-19T11:54:00Z">
          <w:r w:rsidR="00E94A54" w:rsidDel="00EA5A64">
            <w:delText xml:space="preserve">that </w:delText>
          </w:r>
        </w:del>
      </w:ins>
      <w:del w:id="647" w:author="Claire Kouba" w:date="2024-03-19T11:54:00Z">
        <w:r w:rsidR="0080747B" w:rsidDel="00EA5A64">
          <w:delText>affected the salmon cohort as eggs, as rearing juveniles, and as yearlings/outmigrating smolt.</w:delText>
        </w:r>
      </w:del>
    </w:p>
    <w:p w14:paraId="475CD02C" w14:textId="659085AA" w:rsidR="00C26AC4" w:rsidRDefault="0080747B">
      <w:pPr>
        <w:pStyle w:val="Heading3"/>
      </w:pPr>
      <w:bookmarkStart w:id="648" w:name="data-alignment---chinook"/>
      <w:bookmarkEnd w:id="569"/>
      <w:r>
        <w:rPr>
          <w:rStyle w:val="SectionNumber"/>
        </w:rPr>
        <w:t>3.</w:t>
      </w:r>
      <w:del w:id="649" w:author="Claire Kouba" w:date="2024-03-12T21:15:00Z">
        <w:r w:rsidDel="007D57EB">
          <w:rPr>
            <w:rStyle w:val="SectionNumber"/>
          </w:rPr>
          <w:delText>2</w:delText>
        </w:r>
      </w:del>
      <w:ins w:id="650" w:author="Claire Kouba" w:date="2024-03-12T21:15:00Z">
        <w:r w:rsidR="007D57EB">
          <w:rPr>
            <w:rStyle w:val="SectionNumber"/>
          </w:rPr>
          <w:t>3</w:t>
        </w:r>
      </w:ins>
      <w:r>
        <w:rPr>
          <w:rStyle w:val="SectionNumber"/>
        </w:rPr>
        <w:t>.2</w:t>
      </w:r>
      <w:r>
        <w:tab/>
        <w:t>Data alignment - Chinook</w:t>
      </w:r>
    </w:p>
    <w:p w14:paraId="4EAB1142" w14:textId="77777777" w:rsidR="00C26AC4" w:rsidRDefault="0080747B">
      <w:pPr>
        <w:pStyle w:val="FirstParagraph"/>
        <w:rPr>
          <w:ins w:id="651" w:author="Thomas Harter" w:date="2024-03-21T03:24:00Z"/>
        </w:rPr>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36EE2A26" w14:textId="77777777" w:rsidR="00E72F88" w:rsidRPr="00E72F88" w:rsidRDefault="00E72F88" w:rsidP="00E72F88">
      <w:pPr>
        <w:pStyle w:val="BodyText"/>
        <w:pPrChange w:id="652" w:author="Thomas Harter" w:date="2024-03-21T03:24:00Z">
          <w:pPr>
            <w:pStyle w:val="FirstParagraph"/>
          </w:pPr>
        </w:pPrChange>
      </w:pPr>
    </w:p>
    <w:p w14:paraId="13C1F2B0" w14:textId="3E56B389" w:rsidR="00C26AC4" w:rsidDel="007D3528" w:rsidRDefault="0080747B">
      <w:pPr>
        <w:pStyle w:val="Heading3"/>
        <w:rPr>
          <w:del w:id="653" w:author="Thomas Harter" w:date="2024-03-21T03:23:00Z"/>
        </w:rPr>
        <w:pPrChange w:id="654" w:author="Claire Kouba" w:date="2024-03-12T21:16:00Z">
          <w:pPr>
            <w:pStyle w:val="Heading2"/>
          </w:pPr>
        </w:pPrChange>
      </w:pPr>
      <w:bookmarkStart w:id="655" w:name="X6018d71259a21efbcc9b5e28fcc63c4e048acf0"/>
      <w:bookmarkEnd w:id="419"/>
      <w:bookmarkEnd w:id="648"/>
      <w:del w:id="656" w:author="Thomas Harter" w:date="2024-03-21T03:23:00Z">
        <w:r w:rsidDel="007D3528">
          <w:rPr>
            <w:rStyle w:val="SectionNumber"/>
          </w:rPr>
          <w:delText>3.3</w:delText>
        </w:r>
      </w:del>
      <w:ins w:id="657" w:author="Claire Kouba" w:date="2024-03-12T21:15:00Z">
        <w:del w:id="658" w:author="Thomas Harter" w:date="2024-03-21T03:23:00Z">
          <w:r w:rsidR="007D57EB" w:rsidDel="007D3528">
            <w:rPr>
              <w:rStyle w:val="SectionNumber"/>
            </w:rPr>
            <w:delText>.3</w:delText>
          </w:r>
        </w:del>
      </w:ins>
      <w:del w:id="659" w:author="Thomas Harter" w:date="2024-03-21T03:23:00Z">
        <w:r w:rsidDel="007D3528">
          <w:tab/>
          <w:delText xml:space="preserve">Flow-ecology correlations and </w:delText>
        </w:r>
      </w:del>
      <w:ins w:id="660" w:author="Claire Kouba" w:date="2024-03-19T16:21:00Z">
        <w:del w:id="661" w:author="Thomas Harter" w:date="2024-03-21T03:23:00Z">
          <w:r w:rsidR="00BC2D2E" w:rsidDel="007D3528">
            <w:delText>response metric</w:delText>
          </w:r>
        </w:del>
      </w:ins>
      <w:del w:id="662" w:author="Thomas Harter" w:date="2024-03-21T03:23:00Z">
        <w:r w:rsidDel="007D3528">
          <w:delText xml:space="preserve">first pass predictor </w:delText>
        </w:r>
      </w:del>
      <w:ins w:id="663" w:author="Claire Kouba" w:date="2024-03-12T18:15:00Z">
        <w:del w:id="664" w:author="Thomas Harter" w:date="2024-03-21T03:23:00Z">
          <w:r w:rsidR="009F14DC" w:rsidDel="007D3528">
            <w:delText xml:space="preserve"> </w:delText>
          </w:r>
        </w:del>
      </w:ins>
      <w:del w:id="665" w:author="Thomas Harter" w:date="2024-03-21T03:23:00Z">
        <w:r w:rsidDel="007D3528">
          <w:delText>selection</w:delText>
        </w:r>
      </w:del>
    </w:p>
    <w:p w14:paraId="535E0485" w14:textId="1F7278F4" w:rsidR="00F13D79" w:rsidDel="00FE435A" w:rsidRDefault="00F13D79" w:rsidP="006044F0">
      <w:pPr>
        <w:pStyle w:val="BodyText"/>
        <w:rPr>
          <w:ins w:id="666" w:author="Claire Kouba" w:date="2024-03-12T17:41:00Z"/>
          <w:del w:id="667" w:author="Thomas Harter" w:date="2024-03-21T03:12:00Z"/>
        </w:rPr>
      </w:pPr>
      <w:ins w:id="668" w:author="Claire Kouba" w:date="2024-03-12T17:36:00Z">
        <w:del w:id="669" w:author="Thomas Harter" w:date="2024-03-21T03:06:00Z">
          <w:r w:rsidDel="00D2756D">
            <w:delText>After aligni</w:delText>
          </w:r>
        </w:del>
        <w:del w:id="670" w:author="Thomas Harter" w:date="2024-03-21T03:07:00Z">
          <w:r w:rsidDel="00D2756D">
            <w:delText xml:space="preserve">ng </w:delText>
          </w:r>
        </w:del>
        <w:del w:id="671" w:author="Thomas Harter" w:date="2024-03-21T03:12:00Z">
          <w:r w:rsidDel="00FE435A">
            <w:delText>hydrolog</w:delText>
          </w:r>
        </w:del>
      </w:ins>
      <w:ins w:id="672" w:author="Claire Kouba" w:date="2024-03-12T17:39:00Z">
        <w:del w:id="673" w:author="Thomas Harter" w:date="2024-03-21T03:07:00Z">
          <w:r w:rsidDel="002A11F0">
            <w:delText>y</w:delText>
          </w:r>
        </w:del>
      </w:ins>
      <w:ins w:id="674" w:author="Claire Kouba" w:date="2024-03-12T17:36:00Z">
        <w:del w:id="675" w:author="Thomas Harter" w:date="2024-03-21T03:08:00Z">
          <w:r w:rsidDel="002D30C0">
            <w:delText xml:space="preserve"> </w:delText>
          </w:r>
        </w:del>
        <w:del w:id="676" w:author="Thomas Harter" w:date="2024-03-21T03:12:00Z">
          <w:r w:rsidDel="00FE435A">
            <w:delText xml:space="preserve">data </w:delText>
          </w:r>
        </w:del>
        <w:del w:id="677" w:author="Thomas Harter" w:date="2024-03-21T03:07:00Z">
          <w:r w:rsidDel="002A11F0">
            <w:delText>with</w:delText>
          </w:r>
        </w:del>
        <w:del w:id="678" w:author="Thomas Harter" w:date="2024-03-21T03:12:00Z">
          <w:r w:rsidDel="00FE435A">
            <w:delText xml:space="preserve"> the </w:delText>
          </w:r>
        </w:del>
        <w:del w:id="679" w:author="Thomas Harter" w:date="2024-03-21T03:09:00Z">
          <w:r w:rsidDel="007855B8">
            <w:delText>appropriate</w:delText>
          </w:r>
        </w:del>
        <w:del w:id="680" w:author="Thomas Harter" w:date="2024-03-21T03:12:00Z">
          <w:r w:rsidDel="00FE435A">
            <w:delText xml:space="preserve"> salmon cohort, we assessed the potential for hydrologic metrics to predict biological outcomes by calculating Pearson correlation coefficients </w:delText>
          </w:r>
        </w:del>
      </w:ins>
      <w:ins w:id="681" w:author="Claire Kouba" w:date="2024-03-19T11:56:00Z">
        <w:del w:id="682" w:author="Thomas Harter" w:date="2024-03-21T03:12:00Z">
          <w:r w:rsidR="00EA5A64" w:rsidDel="00FE435A">
            <w:delText xml:space="preserve">(Pearson 1895) </w:delText>
          </w:r>
        </w:del>
      </w:ins>
      <w:ins w:id="683" w:author="Claire Kouba" w:date="2024-03-12T17:36:00Z">
        <w:del w:id="684" w:author="Thomas Harter" w:date="2024-03-21T03:12:00Z">
          <w:r w:rsidDel="00FE435A">
            <w:delText xml:space="preserve">between </w:delText>
          </w:r>
        </w:del>
      </w:ins>
      <w:ins w:id="685" w:author="Claire Kouba" w:date="2024-03-12T18:16:00Z">
        <w:del w:id="686" w:author="Thomas Harter" w:date="2024-03-21T03:12:00Z">
          <w:r w:rsidR="009F14DC" w:rsidDel="00FE435A">
            <w:delText>49</w:delText>
          </w:r>
        </w:del>
      </w:ins>
      <w:ins w:id="687" w:author="Claire Kouba" w:date="2024-03-12T17:36:00Z">
        <w:del w:id="688" w:author="Thomas Harter" w:date="2024-03-21T03:12:00Z">
          <w:r w:rsidDel="00FE435A">
            <w:delText xml:space="preserve"> hydrologic predictors and 7 ecological metrics (4 four </w:delText>
          </w:r>
        </w:del>
      </w:ins>
      <w:ins w:id="689" w:author="Claire Kouba" w:date="2024-03-12T17:40:00Z">
        <w:del w:id="690" w:author="Thomas Harter" w:date="2024-03-21T03:12:00Z">
          <w:r w:rsidDel="00FE435A">
            <w:delText xml:space="preserve">for </w:delText>
          </w:r>
        </w:del>
      </w:ins>
      <w:ins w:id="691" w:author="Claire Kouba" w:date="2024-03-12T17:36:00Z">
        <w:del w:id="692" w:author="Thomas Harter" w:date="2024-03-21T03:12:00Z">
          <w:r w:rsidDel="00FE435A">
            <w:delText>coho and three for Chinook)</w:delText>
          </w:r>
        </w:del>
      </w:ins>
      <w:ins w:id="693" w:author="Claire Kouba" w:date="2024-03-12T18:16:00Z">
        <w:del w:id="694" w:author="Thomas Harter" w:date="2024-03-21T03:12:00Z">
          <w:r w:rsidR="009F14DC" w:rsidDel="00FE435A">
            <w:delText xml:space="preserve"> (</w:delText>
          </w:r>
          <w:r w:rsidR="009F14DC" w:rsidRPr="009F14DC" w:rsidDel="00FE435A">
            <w:rPr>
              <w:i/>
              <w:rPrChange w:id="695" w:author="Claire Kouba" w:date="2024-03-12T18:17:00Z">
                <w:rPr/>
              </w:rPrChange>
            </w:rPr>
            <w:delText>Supplemental Figure 1</w:delText>
          </w:r>
          <w:r w:rsidR="009F14DC" w:rsidDel="00FE435A">
            <w:delText>)</w:delText>
          </w:r>
        </w:del>
      </w:ins>
      <w:ins w:id="696" w:author="Claire Kouba" w:date="2024-03-12T17:36:00Z">
        <w:del w:id="697" w:author="Thomas Harter" w:date="2024-03-21T03:12:00Z">
          <w:r w:rsidDel="00FE435A">
            <w:delText xml:space="preserve">. </w:delText>
          </w:r>
        </w:del>
      </w:ins>
    </w:p>
    <w:p w14:paraId="561D1F8E" w14:textId="7691C0DB" w:rsidR="006044F0" w:rsidDel="007D3528" w:rsidRDefault="00F13D79" w:rsidP="006044F0">
      <w:pPr>
        <w:pStyle w:val="BodyText"/>
        <w:rPr>
          <w:ins w:id="698" w:author="Claire Kouba" w:date="2024-03-12T17:13:00Z"/>
          <w:del w:id="699" w:author="Thomas Harter" w:date="2024-03-21T03:23:00Z"/>
        </w:rPr>
      </w:pPr>
      <w:ins w:id="700" w:author="Claire Kouba" w:date="2024-03-12T17:41:00Z">
        <w:del w:id="701" w:author="Thomas Harter" w:date="2024-03-21T03:23:00Z">
          <w:r w:rsidDel="007D3528">
            <w:delText>O</w:delText>
          </w:r>
        </w:del>
      </w:ins>
      <w:ins w:id="702" w:author="Claire Kouba" w:date="2024-03-12T17:13:00Z">
        <w:del w:id="703" w:author="Thomas Harter" w:date="2024-03-21T03:23:00Z">
          <w:r w:rsidR="006044F0" w:rsidDel="007D3528">
            <w:delText xml:space="preserve">ne </w:delText>
          </w:r>
        </w:del>
      </w:ins>
      <w:ins w:id="704" w:author="Claire Kouba" w:date="2024-03-12T17:41:00Z">
        <w:del w:id="705" w:author="Thomas Harter" w:date="2024-03-21T03:23:00Z">
          <w:r w:rsidDel="007D3528">
            <w:delText xml:space="preserve">metric </w:delText>
          </w:r>
        </w:del>
      </w:ins>
      <w:ins w:id="706" w:author="Claire Kouba" w:date="2024-03-12T17:13:00Z">
        <w:del w:id="707" w:author="Thomas Harter" w:date="2024-03-21T03:23:00Z">
          <w:r w:rsidR="006044F0" w:rsidDel="007D3528">
            <w:delText xml:space="preserve">was selected </w:delText>
          </w:r>
        </w:del>
      </w:ins>
      <w:ins w:id="708" w:author="Claire Kouba" w:date="2024-03-12T17:42:00Z">
        <w:del w:id="709" w:author="Thomas Harter" w:date="2024-03-21T03:23:00Z">
          <w:r w:rsidDel="007D3528">
            <w:delText xml:space="preserve">to represent the ecological response </w:delText>
          </w:r>
        </w:del>
      </w:ins>
      <w:ins w:id="710" w:author="Claire Kouba" w:date="2024-03-12T17:13:00Z">
        <w:del w:id="711" w:author="Thomas Harter" w:date="2024-03-21T03:23:00Z">
          <w:r w:rsidR="006044F0" w:rsidDel="007D3528">
            <w:delText>for each species for further analysis (see further details in Results):</w:delText>
          </w:r>
        </w:del>
      </w:ins>
    </w:p>
    <w:p w14:paraId="554989E3" w14:textId="3B667331" w:rsidR="004D72A2" w:rsidDel="007D3528" w:rsidRDefault="006044F0" w:rsidP="00CA4C9C">
      <w:pPr>
        <w:pStyle w:val="Compact"/>
        <w:numPr>
          <w:ilvl w:val="0"/>
          <w:numId w:val="6"/>
        </w:numPr>
        <w:rPr>
          <w:ins w:id="712" w:author="Claire Kouba" w:date="2024-03-12T17:13:00Z"/>
          <w:del w:id="713" w:author="Thomas Harter" w:date="2024-03-21T03:23:00Z"/>
        </w:rPr>
      </w:pPr>
      <w:ins w:id="714" w:author="Claire Kouba" w:date="2024-03-12T17:13:00Z">
        <w:del w:id="715" w:author="Thomas Harter" w:date="2024-03-21T03:23:00Z">
          <w:r w:rsidDel="007D3528">
            <w:delText>coho smolt per female (coho spf)</w:delText>
          </w:r>
        </w:del>
      </w:ins>
    </w:p>
    <w:p w14:paraId="7DC6FE77" w14:textId="01527D33" w:rsidR="006044F0" w:rsidDel="007D3528" w:rsidRDefault="006044F0">
      <w:pPr>
        <w:pStyle w:val="Compact"/>
        <w:numPr>
          <w:ilvl w:val="0"/>
          <w:numId w:val="6"/>
        </w:numPr>
        <w:rPr>
          <w:ins w:id="716" w:author="Claire Kouba" w:date="2024-03-12T17:13:00Z"/>
          <w:del w:id="717" w:author="Thomas Harter" w:date="2024-03-21T03:23:00Z"/>
        </w:rPr>
        <w:pPrChange w:id="718" w:author="Claire Kouba" w:date="2024-03-12T17:13:00Z">
          <w:pPr>
            <w:pStyle w:val="FirstParagraph"/>
          </w:pPr>
        </w:pPrChange>
      </w:pPr>
      <w:ins w:id="719" w:author="Claire Kouba" w:date="2024-03-12T17:13:00Z">
        <w:del w:id="720" w:author="Thomas Harter" w:date="2024-03-21T03:23:00Z">
          <w:r w:rsidDel="007D3528">
            <w:delText>Chinook juvenile per adult (Chinook jpa)</w:delText>
          </w:r>
        </w:del>
      </w:ins>
    </w:p>
    <w:p w14:paraId="1287F806" w14:textId="329DD79D" w:rsidR="00C26AC4" w:rsidDel="007D3528" w:rsidRDefault="0080747B">
      <w:pPr>
        <w:pStyle w:val="FirstParagraph"/>
        <w:rPr>
          <w:del w:id="721" w:author="Thomas Harter" w:date="2024-03-21T03:23:00Z"/>
        </w:rPr>
      </w:pPr>
      <w:del w:id="722" w:author="Thomas Harter" w:date="2024-03-21T03:23:00Z">
        <w:r w:rsidDel="007D3528">
          <w:delText>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delText>
        </w:r>
      </w:del>
    </w:p>
    <w:p w14:paraId="0542A67F" w14:textId="08A7DC15" w:rsidR="00C26AC4" w:rsidDel="007D3528" w:rsidRDefault="0080747B">
      <w:pPr>
        <w:pStyle w:val="Compact"/>
        <w:numPr>
          <w:ilvl w:val="0"/>
          <w:numId w:val="5"/>
        </w:numPr>
        <w:rPr>
          <w:del w:id="723" w:author="Thomas Harter" w:date="2024-03-21T03:23:00Z"/>
        </w:rPr>
      </w:pPr>
      <w:del w:id="724" w:author="Thomas Harter" w:date="2024-03-21T03:23:00Z">
        <w:r w:rsidDel="007D3528">
          <w:delText>Reconnection dates, for Brood Year and Rearing Year, for 10, 15, 20, and 100 cfs</w:delText>
        </w:r>
      </w:del>
    </w:p>
    <w:p w14:paraId="68F9FEF8" w14:textId="26B0B4F3" w:rsidR="00C26AC4" w:rsidDel="007D3528" w:rsidRDefault="0080747B">
      <w:pPr>
        <w:pStyle w:val="Compact"/>
        <w:numPr>
          <w:ilvl w:val="0"/>
          <w:numId w:val="5"/>
        </w:numPr>
        <w:rPr>
          <w:del w:id="725" w:author="Thomas Harter" w:date="2024-03-21T03:23:00Z"/>
        </w:rPr>
      </w:pPr>
      <w:del w:id="726" w:author="Thomas Harter" w:date="2024-03-21T03:23:00Z">
        <w:r w:rsidDel="007D3528">
          <w:delText>Disconnection dates, for the Rearing Year, for 10, 15, 20 and 100 cfs, and for 100 cfs in the Smolt Year</w:delText>
        </w:r>
      </w:del>
    </w:p>
    <w:p w14:paraId="59B77012" w14:textId="6A0182FD" w:rsidR="00C26AC4" w:rsidDel="007D3528" w:rsidRDefault="0080747B">
      <w:pPr>
        <w:pStyle w:val="Compact"/>
        <w:numPr>
          <w:ilvl w:val="0"/>
          <w:numId w:val="5"/>
        </w:numPr>
        <w:rPr>
          <w:del w:id="727" w:author="Thomas Harter" w:date="2024-03-21T03:23:00Z"/>
        </w:rPr>
      </w:pPr>
      <w:del w:id="728" w:author="Thomas Harter" w:date="2024-03-21T03:23:00Z">
        <w:r w:rsidDel="007D3528">
          <w:delText>Total flow (i.e., the sum of volumetric flow on all days) in the Brood Year, Rearing Year, Smolt Year, and CFLP periods</w:delText>
        </w:r>
      </w:del>
    </w:p>
    <w:p w14:paraId="6D5345AB" w14:textId="5CFD31AD" w:rsidR="00C26AC4" w:rsidDel="007D3528" w:rsidRDefault="0080747B">
      <w:pPr>
        <w:pStyle w:val="Compact"/>
        <w:numPr>
          <w:ilvl w:val="0"/>
          <w:numId w:val="5"/>
        </w:numPr>
        <w:rPr>
          <w:del w:id="729" w:author="Thomas Harter" w:date="2024-03-21T03:23:00Z"/>
        </w:rPr>
      </w:pPr>
      <w:del w:id="730" w:author="Thomas Harter" w:date="2024-03-21T03:23:00Z">
        <w:r w:rsidDel="007D3528">
          <w:delText>Wet season onset timing and baseflow duration, Rearing Year and Smolt Year</w:delText>
        </w:r>
      </w:del>
    </w:p>
    <w:p w14:paraId="2EA496E0" w14:textId="3CDDE777" w:rsidR="00C26AC4" w:rsidDel="007D3528" w:rsidRDefault="0080747B">
      <w:pPr>
        <w:pStyle w:val="Compact"/>
        <w:numPr>
          <w:ilvl w:val="0"/>
          <w:numId w:val="5"/>
        </w:numPr>
        <w:rPr>
          <w:del w:id="731" w:author="Thomas Harter" w:date="2024-03-21T03:23:00Z"/>
        </w:rPr>
      </w:pPr>
      <w:del w:id="732" w:author="Thomas Harter" w:date="2024-03-21T03:23:00Z">
        <w:r w:rsidDel="007D3528">
          <w:delText>Spring recession rate of change, Rearing Year and Smolt Year</w:delText>
        </w:r>
      </w:del>
    </w:p>
    <w:p w14:paraId="1530974E" w14:textId="093E4976" w:rsidR="00980F93" w:rsidDel="007D3528" w:rsidRDefault="0080747B">
      <w:pPr>
        <w:pStyle w:val="FirstParagraph"/>
        <w:rPr>
          <w:del w:id="733" w:author="Thomas Harter" w:date="2024-03-21T03:23:00Z"/>
        </w:rPr>
        <w:pPrChange w:id="734" w:author="Claire Kouba" w:date="2024-03-19T18:39:00Z">
          <w:pPr>
            <w:pStyle w:val="Compact"/>
            <w:numPr>
              <w:numId w:val="5"/>
            </w:numPr>
            <w:ind w:left="720" w:hanging="480"/>
          </w:pPr>
        </w:pPrChange>
      </w:pPr>
      <w:del w:id="735" w:author="Thomas Harter" w:date="2024-03-21T03:23:00Z">
        <w:r w:rsidDel="007D3528">
          <w:delText xml:space="preserve">Dry season flow magnitude in the Rearing Year (50th and 90th </w:delText>
        </w:r>
        <w:commentRangeStart w:id="736"/>
        <w:commentRangeStart w:id="737"/>
        <w:commentRangeStart w:id="738"/>
        <w:r w:rsidDel="007D3528">
          <w:delText>percentiles</w:delText>
        </w:r>
        <w:commentRangeEnd w:id="736"/>
        <w:r w:rsidR="00646818" w:rsidDel="007D3528">
          <w:rPr>
            <w:rStyle w:val="CommentReference"/>
          </w:rPr>
          <w:commentReference w:id="736"/>
        </w:r>
        <w:commentRangeEnd w:id="737"/>
        <w:r w:rsidR="00020B56" w:rsidDel="007D3528">
          <w:rPr>
            <w:rStyle w:val="CommentReference"/>
          </w:rPr>
          <w:commentReference w:id="737"/>
        </w:r>
        <w:commentRangeEnd w:id="738"/>
        <w:r w:rsidR="00CA4C9C" w:rsidDel="007D3528">
          <w:rPr>
            <w:rStyle w:val="CommentReference"/>
          </w:rPr>
          <w:commentReference w:id="738"/>
        </w:r>
        <w:r w:rsidDel="007D3528">
          <w:delText>)</w:delText>
        </w:r>
      </w:del>
    </w:p>
    <w:p w14:paraId="0F605872" w14:textId="3594D7AF" w:rsidR="009E28C2" w:rsidRPr="009E28C2" w:rsidDel="007D3528" w:rsidRDefault="009E28C2">
      <w:pPr>
        <w:pStyle w:val="BodyText"/>
        <w:rPr>
          <w:ins w:id="739" w:author="Claire Kouba" w:date="2024-03-11T14:13:00Z"/>
          <w:del w:id="740" w:author="Thomas Harter" w:date="2024-03-21T03:23:00Z"/>
          <w:rPrChange w:id="741" w:author="Claire Kouba" w:date="2024-03-11T14:14:00Z">
            <w:rPr>
              <w:ins w:id="742" w:author="Claire Kouba" w:date="2024-03-11T14:13:00Z"/>
              <w:del w:id="743" w:author="Thomas Harter" w:date="2024-03-21T03:23:00Z"/>
              <w:rStyle w:val="SectionNumber"/>
              <w:rFonts w:asciiTheme="minorHAnsi" w:eastAsiaTheme="minorHAnsi" w:hAnsiTheme="minorHAnsi" w:cstheme="minorBidi"/>
              <w:b w:val="0"/>
              <w:bCs w:val="0"/>
              <w:color w:val="auto"/>
              <w:sz w:val="24"/>
              <w:szCs w:val="24"/>
            </w:rPr>
          </w:rPrChange>
        </w:rPr>
        <w:pPrChange w:id="744" w:author="Claire Kouba" w:date="2024-03-11T14:14:00Z">
          <w:pPr>
            <w:pStyle w:val="Heading2"/>
          </w:pPr>
        </w:pPrChange>
      </w:pPr>
      <w:bookmarkStart w:id="745" w:name="X9a8b029ebc5b02b7e8c6071856b5ee7a459bfc3"/>
      <w:bookmarkEnd w:id="655"/>
    </w:p>
    <w:p w14:paraId="68E8CA60" w14:textId="09084B2E" w:rsidR="00C26AC4" w:rsidDel="00E32749" w:rsidRDefault="0080747B">
      <w:pPr>
        <w:pStyle w:val="Heading2"/>
        <w:rPr>
          <w:del w:id="746" w:author="Claire Kouba" w:date="2024-03-12T18:47:00Z"/>
        </w:rPr>
      </w:pPr>
      <w:del w:id="747" w:author="Claire Kouba" w:date="2024-03-12T18:47:00Z">
        <w:r w:rsidDel="00E32749">
          <w:rPr>
            <w:rStyle w:val="SectionNumber"/>
          </w:rPr>
          <w:delText>3.4</w:delText>
        </w:r>
        <w:r w:rsidDel="00E32749">
          <w:tab/>
          <w:delText xml:space="preserve">Selection of ecological response variable and critical flow thresholds for reconnection </w:delText>
        </w:r>
        <w:commentRangeStart w:id="748"/>
        <w:r w:rsidDel="00E32749">
          <w:delText>predictors</w:delText>
        </w:r>
        <w:commentRangeEnd w:id="748"/>
        <w:r w:rsidR="0042015C" w:rsidDel="00E32749">
          <w:rPr>
            <w:rStyle w:val="CommentReference"/>
            <w:rFonts w:asciiTheme="minorHAnsi" w:eastAsiaTheme="minorHAnsi" w:hAnsiTheme="minorHAnsi" w:cstheme="minorBidi"/>
            <w:b w:val="0"/>
            <w:bCs w:val="0"/>
            <w:color w:val="auto"/>
          </w:rPr>
          <w:commentReference w:id="748"/>
        </w:r>
      </w:del>
    </w:p>
    <w:p w14:paraId="45A8C693" w14:textId="5DBEA02B" w:rsidR="00C26AC4" w:rsidDel="007F4CE1" w:rsidRDefault="0080747B">
      <w:pPr>
        <w:pStyle w:val="FirstParagraph"/>
        <w:rPr>
          <w:del w:id="749" w:author="Thomas Harter" w:date="2024-03-11T01:30:00Z"/>
        </w:rPr>
      </w:pPr>
      <w:del w:id="750" w:author="Thomas Harter" w:date="2024-03-11T01:22:00Z">
        <w:r w:rsidDel="00082067">
          <w:delText>S</w:delText>
        </w:r>
      </w:del>
      <w:del w:id="751" w:author="Thomas Harter" w:date="2024-03-11T01:30:00Z">
        <w:r w:rsidDel="007F4CE1">
          <w:delText>elected response variables for further analysis:</w:delText>
        </w:r>
      </w:del>
    </w:p>
    <w:p w14:paraId="76D6DF59" w14:textId="08A63629" w:rsidR="00C26AC4" w:rsidDel="007F4CE1" w:rsidRDefault="0080747B">
      <w:pPr>
        <w:pStyle w:val="Compact"/>
        <w:numPr>
          <w:ilvl w:val="0"/>
          <w:numId w:val="6"/>
        </w:numPr>
        <w:rPr>
          <w:del w:id="752" w:author="Thomas Harter" w:date="2024-03-11T01:30:00Z"/>
        </w:rPr>
      </w:pPr>
      <w:del w:id="753" w:author="Thomas Harter" w:date="2024-03-11T01:30:00Z">
        <w:r w:rsidDel="007F4CE1">
          <w:delText>coho smolt per female (coho spf)</w:delText>
        </w:r>
      </w:del>
    </w:p>
    <w:p w14:paraId="2C435364" w14:textId="052E8589" w:rsidR="00C26AC4" w:rsidDel="007F4CE1" w:rsidRDefault="0080747B">
      <w:pPr>
        <w:pStyle w:val="Compact"/>
        <w:numPr>
          <w:ilvl w:val="0"/>
          <w:numId w:val="6"/>
        </w:numPr>
        <w:rPr>
          <w:del w:id="754" w:author="Thomas Harter" w:date="2024-03-11T01:30:00Z"/>
        </w:rPr>
      </w:pPr>
      <w:del w:id="755" w:author="Thomas Harter" w:date="2024-03-11T01:30:00Z">
        <w:r w:rsidDel="007F4CE1">
          <w:delText>Chinook juvenile per adult (Chinook jpa)</w:delText>
        </w:r>
      </w:del>
    </w:p>
    <w:p w14:paraId="2DE2F91F" w14:textId="3A4BA921" w:rsidR="00C26AC4" w:rsidDel="007F4CE1" w:rsidRDefault="0080747B">
      <w:pPr>
        <w:pStyle w:val="FirstParagraph"/>
        <w:rPr>
          <w:del w:id="756" w:author="Thomas Harter" w:date="2024-03-11T01:30:00Z"/>
        </w:rPr>
      </w:pPr>
      <w:del w:id="757" w:author="Thomas Harter" w:date="2024-03-11T01:23:00Z">
        <w:r w:rsidDel="00076641">
          <w:delText>S</w:delText>
        </w:r>
      </w:del>
      <w:del w:id="758" w:author="Thomas Harter" w:date="2024-03-11T01:30:00Z">
        <w:r w:rsidDel="007F4CE1">
          <w:delText>elected flow thresholds for river reconnection and disconnection analyses:</w:delText>
        </w:r>
      </w:del>
    </w:p>
    <w:p w14:paraId="777BF346" w14:textId="4D22E47D" w:rsidR="00C26AC4" w:rsidDel="007F4CE1" w:rsidRDefault="0080747B">
      <w:pPr>
        <w:pStyle w:val="Compact"/>
        <w:numPr>
          <w:ilvl w:val="0"/>
          <w:numId w:val="7"/>
        </w:numPr>
        <w:rPr>
          <w:del w:id="759" w:author="Thomas Harter" w:date="2024-03-11T01:30:00Z"/>
        </w:rPr>
      </w:pPr>
      <w:del w:id="760" w:author="Thomas Harter" w:date="2024-03-11T01:30:00Z">
        <w:r w:rsidDel="007F4CE1">
          <w:delText>10 and 100 cfs</w:delText>
        </w:r>
      </w:del>
    </w:p>
    <w:p w14:paraId="6930BC8A" w14:textId="46EFC471" w:rsidR="00C26AC4" w:rsidDel="00E32749" w:rsidRDefault="0080747B">
      <w:pPr>
        <w:pStyle w:val="FirstParagraph"/>
        <w:rPr>
          <w:del w:id="761" w:author="Claire Kouba" w:date="2024-03-12T18:42:00Z"/>
        </w:rPr>
      </w:pPr>
      <w:del w:id="762" w:author="Claire Kouba" w:date="2024-03-12T18:42:00Z">
        <w:r w:rsidDel="00E32749">
          <w:delText>Of the ecological response variables that were evaluated for coho, one variable clearly showed a higher degree of correlatedness with hydrologic metrics (see Results, Section 4.2):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further hydro-ecological modeling for coho uses this coho smolt per female (coho spf) metric as the response variable.</w:delText>
        </w:r>
      </w:del>
    </w:p>
    <w:p w14:paraId="0DBDDA92" w14:textId="2AA70ADE" w:rsidR="00C26AC4" w:rsidDel="00E32749" w:rsidRDefault="0080747B">
      <w:pPr>
        <w:pStyle w:val="BodyText"/>
        <w:rPr>
          <w:del w:id="763" w:author="Claire Kouba" w:date="2024-03-12T18:42:00Z"/>
        </w:rPr>
      </w:pPr>
      <w:del w:id="764" w:author="Claire Kouba" w:date="2024-03-12T18:42:00Z">
        <w:r w:rsidDel="00E32749">
          <w:delText xml:space="preserve">For Chinook, conversely, none of the three available ecological response variables stood out as being substantially more correlated with hydrologic metrics than the others (see Results, Section 4.2 and </w:delText>
        </w:r>
        <w:r w:rsidDel="00E32749">
          <w:rPr>
            <w:i/>
            <w:iCs/>
          </w:rPr>
          <w:delText>Supplemental Figure 1</w:delText>
        </w:r>
        <w:r w:rsidDel="00E32749">
          <w:delText>).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delText>
        </w:r>
      </w:del>
    </w:p>
    <w:p w14:paraId="4776BDC0" w14:textId="680557A0" w:rsidR="00C26AC4" w:rsidDel="00E32749" w:rsidRDefault="0080747B">
      <w:pPr>
        <w:pStyle w:val="BodyText"/>
        <w:rPr>
          <w:ins w:id="765" w:author="Thomas Harter" w:date="2024-03-11T01:30:00Z"/>
          <w:del w:id="766" w:author="Claire Kouba" w:date="2024-03-12T18:42:00Z"/>
        </w:rPr>
      </w:pPr>
      <w:del w:id="767" w:author="Claire Kouba" w:date="2024-03-12T18:42:00Z">
        <w:r w:rsidDel="00E32749">
          <w:delText>To avoid introducing redundant information into the prediction analysis (Olden and Poff 2003),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delText>
        </w:r>
        <w:r w:rsidDel="00E32749">
          <w:rPr>
            <w:vertAlign w:val="superscript"/>
          </w:rPr>
          <w:delText>2</w:delText>
        </w:r>
        <w:r w:rsidDel="00E32749">
          <w:delText xml:space="preserve"> values), as well as professional judgment and previous work done on salmon passage in the watershed (e.g., SRWC 2018).</w:delText>
        </w:r>
      </w:del>
    </w:p>
    <w:p w14:paraId="456B15F8" w14:textId="1757122F" w:rsidR="007F4CE1" w:rsidDel="00E32749" w:rsidRDefault="007F4CE1" w:rsidP="007F4CE1">
      <w:pPr>
        <w:pStyle w:val="FirstParagraph"/>
        <w:rPr>
          <w:ins w:id="768" w:author="Thomas Harter" w:date="2024-03-11T01:30:00Z"/>
          <w:del w:id="769" w:author="Claire Kouba" w:date="2024-03-12T18:42:00Z"/>
        </w:rPr>
      </w:pPr>
      <w:ins w:id="770" w:author="Thomas Harter" w:date="2024-03-11T01:30:00Z">
        <w:del w:id="771" w:author="Claire Kouba" w:date="2024-03-12T18:42:00Z">
          <w:r w:rsidDel="00E32749">
            <w:delText xml:space="preserve">In summary, </w:delText>
          </w:r>
          <w:r w:rsidR="00C0135F" w:rsidDel="00E32749">
            <w:delText xml:space="preserve">from the first round of analysis, </w:delText>
          </w:r>
          <w:r w:rsidDel="00E32749">
            <w:delText>we selected the following response variables for further analysis (see Results):</w:delText>
          </w:r>
        </w:del>
      </w:ins>
    </w:p>
    <w:p w14:paraId="3836AD7A" w14:textId="02615F55" w:rsidR="007F4CE1" w:rsidDel="00E32749" w:rsidRDefault="007F4CE1" w:rsidP="007F4CE1">
      <w:pPr>
        <w:pStyle w:val="Compact"/>
        <w:numPr>
          <w:ilvl w:val="0"/>
          <w:numId w:val="6"/>
        </w:numPr>
        <w:rPr>
          <w:ins w:id="772" w:author="Thomas Harter" w:date="2024-03-11T01:30:00Z"/>
          <w:del w:id="773" w:author="Claire Kouba" w:date="2024-03-12T18:42:00Z"/>
        </w:rPr>
      </w:pPr>
      <w:ins w:id="774" w:author="Thomas Harter" w:date="2024-03-11T01:30:00Z">
        <w:del w:id="775" w:author="Claire Kouba" w:date="2024-03-12T18:42:00Z">
          <w:r w:rsidDel="00E32749">
            <w:delText>coho smolt per female (coho spf)</w:delText>
          </w:r>
        </w:del>
      </w:ins>
    </w:p>
    <w:p w14:paraId="24A9E7C1" w14:textId="6C92F394" w:rsidR="007F4CE1" w:rsidDel="00E32749" w:rsidRDefault="007F4CE1" w:rsidP="007F4CE1">
      <w:pPr>
        <w:pStyle w:val="Compact"/>
        <w:numPr>
          <w:ilvl w:val="0"/>
          <w:numId w:val="6"/>
        </w:numPr>
        <w:rPr>
          <w:ins w:id="776" w:author="Thomas Harter" w:date="2024-03-11T01:30:00Z"/>
          <w:del w:id="777" w:author="Claire Kouba" w:date="2024-03-12T18:42:00Z"/>
        </w:rPr>
      </w:pPr>
      <w:ins w:id="778" w:author="Thomas Harter" w:date="2024-03-11T01:30:00Z">
        <w:del w:id="779" w:author="Claire Kouba" w:date="2024-03-12T18:42:00Z">
          <w:r w:rsidDel="00E32749">
            <w:delText>Chinook juvenile per adult (Chinook jpa)</w:delText>
          </w:r>
        </w:del>
      </w:ins>
    </w:p>
    <w:p w14:paraId="252CA710" w14:textId="35982300" w:rsidR="007F4CE1" w:rsidDel="00E32749" w:rsidRDefault="007F4CE1" w:rsidP="007F4CE1">
      <w:pPr>
        <w:pStyle w:val="FirstParagraph"/>
        <w:rPr>
          <w:ins w:id="780" w:author="Thomas Harter" w:date="2024-03-11T01:30:00Z"/>
          <w:del w:id="781" w:author="Claire Kouba" w:date="2024-03-12T18:42:00Z"/>
        </w:rPr>
      </w:pPr>
      <w:ins w:id="782" w:author="Thomas Harter" w:date="2024-03-11T01:30:00Z">
        <w:del w:id="783" w:author="Claire Kouba" w:date="2024-03-12T18:42:00Z">
          <w:r w:rsidDel="00E32749">
            <w:delText>We selected the following flow thresholds for river reconnection and disconnection analyses (hydrologic predictors, see Results):</w:delText>
          </w:r>
        </w:del>
      </w:ins>
    </w:p>
    <w:p w14:paraId="3D11E362" w14:textId="28837D49" w:rsidR="007F4CE1" w:rsidDel="00E32749" w:rsidRDefault="007F4CE1" w:rsidP="007F4CE1">
      <w:pPr>
        <w:pStyle w:val="Compact"/>
        <w:numPr>
          <w:ilvl w:val="0"/>
          <w:numId w:val="7"/>
        </w:numPr>
        <w:rPr>
          <w:ins w:id="784" w:author="Thomas Harter" w:date="2024-03-11T01:30:00Z"/>
          <w:del w:id="785" w:author="Claire Kouba" w:date="2024-03-12T18:42:00Z"/>
        </w:rPr>
      </w:pPr>
      <w:ins w:id="786" w:author="Thomas Harter" w:date="2024-03-11T01:30:00Z">
        <w:del w:id="787" w:author="Claire Kouba" w:date="2024-03-12T18:42:00Z">
          <w:r w:rsidDel="00E32749">
            <w:delText>10 and 100 cfs</w:delText>
          </w:r>
        </w:del>
      </w:ins>
    </w:p>
    <w:p w14:paraId="4668AD53" w14:textId="71F9BD3C" w:rsidR="007F4CE1" w:rsidDel="004D0E63" w:rsidRDefault="007F4CE1">
      <w:pPr>
        <w:pStyle w:val="BodyText"/>
        <w:rPr>
          <w:del w:id="788" w:author="Claire Kouba" w:date="2024-03-12T18:31:00Z"/>
        </w:rPr>
      </w:pPr>
    </w:p>
    <w:p w14:paraId="315A36C2" w14:textId="63EA8A31" w:rsidR="00C26AC4" w:rsidDel="004D0E63" w:rsidRDefault="0080747B">
      <w:pPr>
        <w:pStyle w:val="Heading2"/>
        <w:rPr>
          <w:del w:id="789" w:author="Claire Kouba" w:date="2024-03-12T18:31:00Z"/>
        </w:rPr>
      </w:pPr>
      <w:bookmarkStart w:id="790" w:name="X4645f8f4a124565f9d466360a95c2cc73f4432d"/>
      <w:bookmarkEnd w:id="745"/>
      <w:del w:id="791" w:author="Claire Kouba" w:date="2024-03-12T18:31:00Z">
        <w:r w:rsidDel="004D0E63">
          <w:rPr>
            <w:rStyle w:val="SectionNumber"/>
          </w:rPr>
          <w:delText>3.5</w:delText>
        </w:r>
        <w:r w:rsidDel="004D0E63">
          <w:tab/>
          <w:delText>Evaluation of all possible linear models and exclusion of Chinook</w:delText>
        </w:r>
      </w:del>
    </w:p>
    <w:p w14:paraId="6CF3794E" w14:textId="0A29EF3F" w:rsidR="00C26AC4" w:rsidDel="004D0E63" w:rsidRDefault="0080747B">
      <w:pPr>
        <w:pStyle w:val="FirstParagraph"/>
        <w:rPr>
          <w:del w:id="792" w:author="Claire Kouba" w:date="2024-03-12T18:31:00Z"/>
        </w:rPr>
      </w:pPr>
      <w:del w:id="793" w:author="Claire Kouba" w:date="2024-03-12T18:31:00Z">
        <w:r w:rsidDel="004D0E63">
          <w:delText>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delText>
        </w:r>
      </w:del>
    </w:p>
    <w:p w14:paraId="7547C792" w14:textId="77777777" w:rsidR="005A3C0F" w:rsidRDefault="0080747B">
      <w:pPr>
        <w:pStyle w:val="Heading2"/>
        <w:rPr>
          <w:ins w:id="794" w:author="Claire Kouba" w:date="2024-03-12T20:39:00Z"/>
        </w:rPr>
      </w:pPr>
      <w:bookmarkStart w:id="795" w:name="linear-model-selection-for-coho-only"/>
      <w:bookmarkEnd w:id="790"/>
      <w:r>
        <w:rPr>
          <w:rStyle w:val="SectionNumber"/>
        </w:rPr>
        <w:t>3.</w:t>
      </w:r>
      <w:del w:id="796" w:author="Claire Kouba" w:date="2024-03-12T20:37:00Z">
        <w:r w:rsidDel="005A3C0F">
          <w:rPr>
            <w:rStyle w:val="SectionNumber"/>
          </w:rPr>
          <w:delText>6</w:delText>
        </w:r>
      </w:del>
      <w:ins w:id="797" w:author="Claire Kouba" w:date="2024-03-12T20:37:00Z">
        <w:r w:rsidR="005A3C0F">
          <w:rPr>
            <w:rStyle w:val="SectionNumber"/>
          </w:rPr>
          <w:t>4</w:t>
        </w:r>
      </w:ins>
      <w:r>
        <w:tab/>
      </w:r>
      <w:ins w:id="798" w:author="Claire Kouba" w:date="2024-03-12T20:39:00Z">
        <w:r w:rsidR="005A3C0F">
          <w:t>Predicting</w:t>
        </w:r>
      </w:ins>
      <w:ins w:id="799" w:author="Claire Kouba" w:date="2024-03-12T20:38:00Z">
        <w:r w:rsidR="005A3C0F">
          <w:t xml:space="preserve"> coho reproduction </w:t>
        </w:r>
      </w:ins>
    </w:p>
    <w:p w14:paraId="0C7FD434" w14:textId="599EDD29" w:rsidR="00EA5BC0" w:rsidRPr="00BB242C" w:rsidRDefault="00EA5BC0" w:rsidP="00EA5BC0">
      <w:pPr>
        <w:pStyle w:val="Heading3"/>
        <w:rPr>
          <w:ins w:id="800" w:author="Thomas Harter" w:date="2024-03-21T03:42:00Z"/>
        </w:rPr>
      </w:pPr>
      <w:ins w:id="801" w:author="Thomas Harter" w:date="2024-03-21T03:42:00Z">
        <w:r>
          <w:t xml:space="preserve">3.4.1 </w:t>
        </w:r>
      </w:ins>
      <w:ins w:id="802" w:author="Thomas Harter" w:date="2024-03-21T03:43:00Z">
        <w:r>
          <w:t>Correlation analysis</w:t>
        </w:r>
      </w:ins>
    </w:p>
    <w:p w14:paraId="434203A8" w14:textId="2B3188D4" w:rsidR="00FE435A" w:rsidRDefault="00FE435A" w:rsidP="00FE435A">
      <w:pPr>
        <w:pStyle w:val="BodyText"/>
        <w:rPr>
          <w:ins w:id="803" w:author="Thomas Harter" w:date="2024-03-21T03:12:00Z"/>
        </w:rPr>
      </w:pPr>
      <w:ins w:id="804" w:author="Thomas Harter" w:date="2024-03-21T03:12:00Z">
        <w:r>
          <w:t>Wit</w:t>
        </w:r>
      </w:ins>
      <w:ins w:id="805" w:author="Thomas Harter" w:date="2024-03-21T05:50:00Z">
        <w:r w:rsidR="00327F84">
          <w:t>h hydrologic metrics assigned</w:t>
        </w:r>
      </w:ins>
      <w:ins w:id="806" w:author="Thomas Harter" w:date="2024-03-21T05:51:00Z">
        <w:r w:rsidR="00327F84">
          <w:t xml:space="preserve"> to each salmon </w:t>
        </w:r>
      </w:ins>
      <w:ins w:id="807" w:author="Thomas Harter" w:date="2024-03-21T06:09:00Z">
        <w:r w:rsidR="004E4C88">
          <w:t>generation, indexed by brood-year and corresponding smolt year</w:t>
        </w:r>
        <w:r w:rsidR="00DB3160">
          <w:t xml:space="preserve"> (Supplemental Table 1)</w:t>
        </w:r>
      </w:ins>
      <w:ins w:id="808" w:author="Thomas Harter" w:date="2024-03-21T03:12:00Z">
        <w:r>
          <w:t xml:space="preserve">, we assessed the potential for </w:t>
        </w:r>
      </w:ins>
      <w:ins w:id="809" w:author="Thomas Harter" w:date="2024-03-21T05:51:00Z">
        <w:r w:rsidR="00332BE5">
          <w:t xml:space="preserve">these </w:t>
        </w:r>
      </w:ins>
      <w:ins w:id="810" w:author="Thomas Harter" w:date="2024-03-21T03:12:00Z">
        <w:r>
          <w:t xml:space="preserve">hydrologic metrics to predict </w:t>
        </w:r>
      </w:ins>
      <w:ins w:id="811" w:author="Thomas Harter" w:date="2024-03-21T05:51:00Z">
        <w:r w:rsidR="00332BE5">
          <w:t>ec</w:t>
        </w:r>
      </w:ins>
      <w:ins w:id="812" w:author="Thomas Harter" w:date="2024-03-21T03:12:00Z">
        <w:r>
          <w:t>ological outcomes by calculating Pearson correlation coefficients (Pearson 1895) between 49 hydrologic predictors and 7 ecological metrics (4 four for coho and three for Chinook) (</w:t>
        </w:r>
        <w:r w:rsidRPr="00A53D5F">
          <w:rPr>
            <w:i/>
          </w:rPr>
          <w:t>Supplemental Figure 1</w:t>
        </w:r>
        <w:r>
          <w:t xml:space="preserve">). </w:t>
        </w:r>
      </w:ins>
      <w:ins w:id="813" w:author="Thomas Harter" w:date="2024-03-21T03:27:00Z">
        <w:r w:rsidR="005C0045">
          <w:t xml:space="preserve"> The </w:t>
        </w:r>
        <w:r w:rsidR="00E72E11">
          <w:t xml:space="preserve">ecological variable best predicted by hydrologic metrics was selected for further </w:t>
        </w:r>
      </w:ins>
      <w:ins w:id="814" w:author="Thomas Harter" w:date="2024-03-21T03:28:00Z">
        <w:r w:rsidR="00313922">
          <w:t>statistical model development.</w:t>
        </w:r>
      </w:ins>
    </w:p>
    <w:p w14:paraId="53819474" w14:textId="4F6ED39A" w:rsidR="00C26AC4" w:rsidDel="001E3A2E" w:rsidRDefault="0080747B">
      <w:pPr>
        <w:pStyle w:val="Heading3"/>
        <w:rPr>
          <w:del w:id="815" w:author="Claire Kouba" w:date="2024-03-19T16:51:00Z"/>
        </w:rPr>
        <w:pPrChange w:id="816" w:author="Claire Kouba" w:date="2024-03-12T20:50:00Z">
          <w:pPr>
            <w:pStyle w:val="Heading2"/>
          </w:pPr>
        </w:pPrChange>
      </w:pPr>
      <w:del w:id="817" w:author="Claire Kouba" w:date="2024-03-19T16:51:00Z">
        <w:r w:rsidDel="001E3A2E">
          <w:delText>Linear model selection</w:delText>
        </w:r>
      </w:del>
      <w:del w:id="818" w:author="Claire Kouba" w:date="2024-03-12T20:39:00Z">
        <w:r w:rsidDel="005A3C0F">
          <w:delText xml:space="preserve"> for coho only</w:delText>
        </w:r>
      </w:del>
    </w:p>
    <w:p w14:paraId="161ADB81" w14:textId="61D81E15" w:rsidR="001E3A2E" w:rsidDel="00776DBB" w:rsidRDefault="0080747B">
      <w:pPr>
        <w:pStyle w:val="FirstParagraph"/>
        <w:rPr>
          <w:ins w:id="819" w:author="Claire Kouba" w:date="2024-03-19T16:48:00Z"/>
          <w:del w:id="820" w:author="Thomas Harter" w:date="2024-03-21T03:34:00Z"/>
        </w:rPr>
      </w:pPr>
      <w:del w:id="821" w:author="Thomas Harter" w:date="2024-03-21T03:34:00Z">
        <w:r w:rsidDel="00776DBB">
          <w:delText>In the second pass of flow metric predictor selection, a refined</w:delText>
        </w:r>
      </w:del>
      <w:ins w:id="822" w:author="Claire Kouba" w:date="2024-03-19T16:41:00Z">
        <w:del w:id="823" w:author="Thomas Harter" w:date="2024-03-21T03:34:00Z">
          <w:r w:rsidR="001051C9" w:rsidDel="00776DBB">
            <w:delText>W</w:delText>
          </w:r>
        </w:del>
      </w:ins>
      <w:ins w:id="824" w:author="Claire Kouba" w:date="2024-03-19T16:38:00Z">
        <w:del w:id="825" w:author="Thomas Harter" w:date="2024-03-21T03:34:00Z">
          <w:r w:rsidR="001051C9" w:rsidDel="00776DBB">
            <w:delText xml:space="preserve">e used the R programming environment </w:delText>
          </w:r>
        </w:del>
      </w:ins>
      <w:ins w:id="826" w:author="Claire Kouba" w:date="2024-03-19T16:39:00Z">
        <w:del w:id="827" w:author="Thomas Harter" w:date="2024-03-21T03:34:00Z">
          <w:r w:rsidR="001051C9" w:rsidDel="00776DBB">
            <w:delText>(</w:delText>
          </w:r>
        </w:del>
      </w:ins>
      <w:ins w:id="828" w:author="Claire Kouba" w:date="2024-03-19T16:41:00Z">
        <w:del w:id="829" w:author="Thomas Harter" w:date="2024-03-21T03:34:00Z">
          <w:r w:rsidR="001051C9" w:rsidDel="00776DBB">
            <w:delText>R Core Team 2021</w:delText>
          </w:r>
        </w:del>
      </w:ins>
      <w:ins w:id="830" w:author="Claire Kouba" w:date="2024-03-19T16:39:00Z">
        <w:del w:id="831" w:author="Thomas Harter" w:date="2024-03-21T03:34:00Z">
          <w:r w:rsidR="001051C9" w:rsidDel="00776DBB">
            <w:delText xml:space="preserve">) </w:delText>
          </w:r>
        </w:del>
      </w:ins>
      <w:ins w:id="832" w:author="Claire Kouba" w:date="2024-03-19T16:38:00Z">
        <w:del w:id="833" w:author="Thomas Harter" w:date="2024-03-21T03:34:00Z">
          <w:r w:rsidR="001051C9" w:rsidDel="00776DBB">
            <w:delText>and the linear modeling function lm()</w:delText>
          </w:r>
        </w:del>
      </w:ins>
      <w:ins w:id="834" w:author="Claire Kouba" w:date="2024-03-19T16:39:00Z">
        <w:del w:id="835" w:author="Thomas Harter" w:date="2024-03-21T03:34:00Z">
          <w:r w:rsidR="001051C9" w:rsidDel="00776DBB">
            <w:delText xml:space="preserve"> </w:delText>
          </w:r>
        </w:del>
      </w:ins>
      <w:ins w:id="836" w:author="Claire Kouba" w:date="2024-03-19T16:41:00Z">
        <w:del w:id="837" w:author="Thomas Harter" w:date="2024-03-21T03:34:00Z">
          <w:r w:rsidR="001051C9" w:rsidDel="00776DBB">
            <w:delText>(</w:delText>
          </w:r>
          <w:commentRangeStart w:id="838"/>
          <w:commentRangeStart w:id="839"/>
          <w:r w:rsidR="001051C9" w:rsidDel="00776DBB">
            <w:delText>C</w:delText>
          </w:r>
        </w:del>
        <w:del w:id="840" w:author="Thomas Harter" w:date="2024-03-21T03:26:00Z">
          <w:r w:rsidR="001051C9" w:rsidDel="00A11BAE">
            <w:delText>I</w:delText>
          </w:r>
        </w:del>
        <w:del w:id="841" w:author="Thomas Harter" w:date="2024-03-21T03:25:00Z">
          <w:r w:rsidR="001051C9" w:rsidDel="00EB5700">
            <w:delText>TE</w:delText>
          </w:r>
        </w:del>
        <w:commentRangeEnd w:id="838"/>
        <w:del w:id="842" w:author="Thomas Harter" w:date="2024-03-21T03:34:00Z">
          <w:r w:rsidR="001051C9" w:rsidDel="00776DBB">
            <w:rPr>
              <w:rStyle w:val="CommentReference"/>
            </w:rPr>
            <w:commentReference w:id="838"/>
          </w:r>
        </w:del>
      </w:ins>
      <w:commentRangeEnd w:id="839"/>
      <w:del w:id="843" w:author="Thomas Harter" w:date="2024-03-21T03:34:00Z">
        <w:r w:rsidR="00DE36A6" w:rsidDel="00776DBB">
          <w:rPr>
            <w:rStyle w:val="CommentReference"/>
          </w:rPr>
          <w:commentReference w:id="839"/>
        </w:r>
      </w:del>
      <w:ins w:id="844" w:author="Claire Kouba" w:date="2024-03-19T18:39:00Z">
        <w:del w:id="845" w:author="Thomas Harter" w:date="2024-03-21T03:26:00Z">
          <w:r w:rsidR="00CB5A51" w:rsidDel="00A11BAE">
            <w:delText>?</w:delText>
          </w:r>
        </w:del>
      </w:ins>
      <w:ins w:id="846" w:author="Claire Kouba" w:date="2024-03-19T16:41:00Z">
        <w:del w:id="847" w:author="Thomas Harter" w:date="2024-03-21T03:34:00Z">
          <w:r w:rsidR="001051C9" w:rsidDel="00776DBB">
            <w:delText xml:space="preserve">) </w:delText>
          </w:r>
        </w:del>
      </w:ins>
      <w:ins w:id="848" w:author="Claire Kouba" w:date="2024-03-19T16:39:00Z">
        <w:del w:id="849" w:author="Thomas Harter" w:date="2024-03-21T03:34:00Z">
          <w:r w:rsidR="001051C9" w:rsidDel="00776DBB">
            <w:delText xml:space="preserve">to </w:delText>
          </w:r>
        </w:del>
      </w:ins>
      <w:del w:id="850" w:author="Thomas Harter" w:date="2024-03-21T03:34:00Z">
        <w:r w:rsidDel="00776DBB">
          <w:delText xml:space="preserve"> set of potential predictor variables was used to </w:delText>
        </w:r>
      </w:del>
      <w:del w:id="851" w:author="Thomas Harter" w:date="2024-03-18T01:43:00Z">
        <w:r w:rsidDel="00910BF0">
          <w:delText xml:space="preserve">make </w:delText>
        </w:r>
      </w:del>
      <w:del w:id="852" w:author="Thomas Harter" w:date="2024-03-21T03:34:00Z">
        <w:r w:rsidDel="00776DBB">
          <w:delText xml:space="preserve">one- and two-predictor linear </w:delText>
        </w:r>
      </w:del>
      <w:ins w:id="853" w:author="Claire Kouba" w:date="2024-03-18T13:28:00Z">
        <w:del w:id="854" w:author="Thomas Harter" w:date="2024-03-21T03:34:00Z">
          <w:r w:rsidR="00F55813" w:rsidDel="00776DBB">
            <w:delText xml:space="preserve">regression </w:delText>
          </w:r>
        </w:del>
      </w:ins>
      <w:del w:id="855" w:author="Thomas Harter" w:date="2024-03-21T03:34:00Z">
        <w:r w:rsidDel="00776DBB">
          <w:delText>models</w:delText>
        </w:r>
      </w:del>
      <w:ins w:id="856" w:author="Claire Kouba" w:date="2024-03-19T16:41:00Z">
        <w:del w:id="857" w:author="Thomas Harter" w:date="2024-03-21T03:34:00Z">
          <w:r w:rsidR="001051C9" w:rsidDel="00776DBB">
            <w:delText xml:space="preserve"> </w:delText>
          </w:r>
        </w:del>
      </w:ins>
      <w:del w:id="858" w:author="Thomas Harter" w:date="2024-03-21T03:34:00Z">
        <w:r w:rsidDel="00776DBB">
          <w:delText xml:space="preserve"> of the coho spf response variable</w:delText>
        </w:r>
      </w:del>
      <w:ins w:id="859" w:author="Claire Kouba" w:date="2024-03-19T16:39:00Z">
        <w:del w:id="860" w:author="Thomas Harter" w:date="2024-03-21T03:34:00Z">
          <w:r w:rsidR="001051C9" w:rsidDel="00776DBB">
            <w:delText xml:space="preserve">, </w:delText>
          </w:r>
        </w:del>
      </w:ins>
      <w:ins w:id="861" w:author="Claire Kouba" w:date="2024-03-19T16:48:00Z">
        <w:del w:id="862" w:author="Thomas Harter" w:date="2024-03-21T03:34:00Z">
          <w:r w:rsidR="001E3A2E" w:rsidDel="00776DBB">
            <w:delText>using</w:delText>
          </w:r>
        </w:del>
      </w:ins>
      <w:ins w:id="863" w:author="Claire Kouba" w:date="2024-03-19T16:49:00Z">
        <w:del w:id="864" w:author="Thomas Harter" w:date="2024-03-21T03:34:00Z">
          <w:r w:rsidR="001E3A2E" w:rsidDel="00776DBB">
            <w:delText xml:space="preserve"> </w:delText>
          </w:r>
        </w:del>
      </w:ins>
      <w:ins w:id="865" w:author="Claire Kouba" w:date="2024-03-19T16:39:00Z">
        <w:del w:id="866" w:author="Thomas Harter" w:date="2024-03-21T03:34:00Z">
          <w:r w:rsidR="001051C9" w:rsidDel="00776DBB">
            <w:delText>the set of hydrologic predictor variables described above</w:delText>
          </w:r>
        </w:del>
      </w:ins>
      <w:ins w:id="867" w:author="Claire Kouba" w:date="2024-03-19T16:41:00Z">
        <w:del w:id="868" w:author="Thomas Harter" w:date="2024-03-21T03:34:00Z">
          <w:r w:rsidR="001051C9" w:rsidDel="00776DBB">
            <w:delText>.</w:delText>
          </w:r>
        </w:del>
      </w:ins>
      <w:ins w:id="869" w:author="Claire Kouba" w:date="2024-03-19T20:07:00Z">
        <w:del w:id="870" w:author="Thomas Harter" w:date="2024-03-21T03:34:00Z">
          <w:r w:rsidR="0080325E" w:rsidDel="00776DBB">
            <w:delText xml:space="preserve"> </w:delText>
          </w:r>
        </w:del>
      </w:ins>
      <w:ins w:id="871" w:author="Claire Kouba" w:date="2024-03-19T20:06:00Z">
        <w:del w:id="872" w:author="Thomas Harter" w:date="2024-03-21T03:34:00Z">
          <w:r w:rsidR="0080325E" w:rsidDel="00776DBB">
            <w:delText>A complete set of one-predictor models was also produced for compara</w:delText>
          </w:r>
        </w:del>
      </w:ins>
      <w:ins w:id="873" w:author="Claire Kouba" w:date="2024-03-19T20:07:00Z">
        <w:del w:id="874" w:author="Thomas Harter" w:date="2024-03-21T03:34:00Z">
          <w:r w:rsidR="0080325E" w:rsidDel="00776DBB">
            <w:delText>tive purposes. Onl</w:delText>
          </w:r>
        </w:del>
      </w:ins>
      <w:ins w:id="875" w:author="Claire Kouba" w:date="2024-03-19T20:03:00Z">
        <w:del w:id="876" w:author="Thomas Harter" w:date="2024-03-21T03:34:00Z">
          <w:r w:rsidR="0080325E" w:rsidDel="00776DBB">
            <w:delText>y two-predictor models were included in the model selection exercise, because o</w:delText>
          </w:r>
        </w:del>
      </w:ins>
      <w:ins w:id="877" w:author="Claire Kouba" w:date="2024-03-19T16:45:00Z">
        <w:del w:id="878" w:author="Thomas Harter" w:date="2024-03-21T03:34:00Z">
          <w:r w:rsidR="001051C9" w:rsidDel="00776DBB">
            <w:delText xml:space="preserve">ne-predictor models performed </w:delText>
          </w:r>
        </w:del>
      </w:ins>
      <w:ins w:id="879" w:author="Claire Kouba" w:date="2024-03-19T16:46:00Z">
        <w:del w:id="880" w:author="Thomas Harter" w:date="2024-03-21T03:34:00Z">
          <w:r w:rsidR="001051C9" w:rsidDel="00776DBB">
            <w:delText xml:space="preserve">categorically </w:delText>
          </w:r>
        </w:del>
      </w:ins>
      <w:ins w:id="881" w:author="Claire Kouba" w:date="2024-03-19T16:45:00Z">
        <w:del w:id="882" w:author="Thomas Harter" w:date="2024-03-21T03:34:00Z">
          <w:r w:rsidR="001051C9" w:rsidDel="00776DBB">
            <w:delText xml:space="preserve">worse than </w:delText>
          </w:r>
        </w:del>
      </w:ins>
      <w:ins w:id="883" w:author="Claire Kouba" w:date="2024-03-19T20:04:00Z">
        <w:del w:id="884" w:author="Thomas Harter" w:date="2024-03-21T03:34:00Z">
          <w:r w:rsidR="0080325E" w:rsidDel="00776DBB">
            <w:delText>two</w:delText>
          </w:r>
        </w:del>
      </w:ins>
      <w:ins w:id="885" w:author="Claire Kouba" w:date="2024-03-19T16:45:00Z">
        <w:del w:id="886" w:author="Thomas Harter" w:date="2024-03-21T03:34:00Z">
          <w:r w:rsidR="001051C9" w:rsidDel="00776DBB">
            <w:delText>-predictor models</w:delText>
          </w:r>
        </w:del>
      </w:ins>
      <w:ins w:id="887" w:author="Claire Kouba" w:date="2024-03-19T20:03:00Z">
        <w:del w:id="888" w:author="Thomas Harter" w:date="2024-03-21T03:34:00Z">
          <w:r w:rsidR="0080325E" w:rsidDel="00776DBB">
            <w:delText xml:space="preserve"> (see Results Section 4.2.3)</w:delText>
          </w:r>
        </w:del>
      </w:ins>
      <w:ins w:id="889" w:author="Claire Kouba" w:date="2024-03-19T16:46:00Z">
        <w:del w:id="890" w:author="Thomas Harter" w:date="2024-03-21T03:34:00Z">
          <w:r w:rsidR="001051C9" w:rsidDel="00776DBB">
            <w:delText>. This is an expected outcome and likely reflects some ov</w:delText>
          </w:r>
        </w:del>
      </w:ins>
      <w:ins w:id="891" w:author="Claire Kouba" w:date="2024-03-19T16:47:00Z">
        <w:del w:id="892" w:author="Thomas Harter" w:date="2024-03-21T03:34:00Z">
          <w:r w:rsidR="001051C9" w:rsidDel="00776DBB">
            <w:delText>erf</w:delText>
          </w:r>
          <w:commentRangeStart w:id="893"/>
          <w:r w:rsidR="001051C9" w:rsidDel="00776DBB">
            <w:delText>itting</w:delText>
          </w:r>
        </w:del>
      </w:ins>
      <w:commentRangeEnd w:id="893"/>
      <w:ins w:id="894" w:author="Claire Kouba" w:date="2024-03-19T20:09:00Z">
        <w:del w:id="895" w:author="Thomas Harter" w:date="2024-03-21T03:34:00Z">
          <w:r w:rsidR="0080325E" w:rsidDel="00776DBB">
            <w:rPr>
              <w:rStyle w:val="CommentReference"/>
            </w:rPr>
            <w:commentReference w:id="893"/>
          </w:r>
          <w:r w:rsidR="0080325E" w:rsidDel="00776DBB">
            <w:delText>.</w:delText>
          </w:r>
        </w:del>
      </w:ins>
      <w:ins w:id="896" w:author="Claire Kouba" w:date="2024-03-19T16:47:00Z">
        <w:del w:id="897" w:author="Thomas Harter" w:date="2024-03-21T03:34:00Z">
          <w:r w:rsidR="001051C9" w:rsidDel="00776DBB">
            <w:delText xml:space="preserve"> </w:delText>
          </w:r>
        </w:del>
      </w:ins>
      <w:ins w:id="898" w:author="Claire Kouba" w:date="2024-03-19T20:13:00Z">
        <w:del w:id="899" w:author="Thomas Harter" w:date="2024-03-21T03:34:00Z">
          <w:r w:rsidR="008F6E1E" w:rsidDel="00776DBB">
            <w:delText xml:space="preserve">Diagnostics for all linear models are included in </w:delText>
          </w:r>
        </w:del>
        <w:del w:id="900" w:author="Thomas Harter" w:date="2024-03-21T03:12:00Z">
          <w:r w:rsidR="008F6E1E" w:rsidDel="00D05E32">
            <w:delText>Supplemnetal</w:delText>
          </w:r>
        </w:del>
        <w:del w:id="901" w:author="Thomas Harter" w:date="2024-03-21T03:34:00Z">
          <w:r w:rsidR="008F6E1E" w:rsidDel="00776DBB">
            <w:delText xml:space="preserve"> Tables 3 and 4.</w:delText>
          </w:r>
        </w:del>
      </w:ins>
    </w:p>
    <w:p w14:paraId="66745B9C" w14:textId="14594683" w:rsidR="008D2BDD" w:rsidRPr="00410EAA" w:rsidDel="00776DBB" w:rsidRDefault="001051C9">
      <w:pPr>
        <w:pStyle w:val="FirstParagraph"/>
        <w:rPr>
          <w:ins w:id="902" w:author="Claire Kouba" w:date="2024-03-19T16:32:00Z"/>
          <w:del w:id="903" w:author="Thomas Harter" w:date="2024-03-21T03:34:00Z"/>
          <w:rFonts w:eastAsiaTheme="minorEastAsia"/>
        </w:rPr>
        <w:pPrChange w:id="904" w:author="Claire Kouba" w:date="2024-03-19T16:51:00Z">
          <w:pPr>
            <w:pStyle w:val="BodyText"/>
          </w:pPr>
        </w:pPrChange>
      </w:pPr>
      <w:ins w:id="905" w:author="Claire Kouba" w:date="2024-03-19T16:43:00Z">
        <w:del w:id="906" w:author="Thomas Harter" w:date="2024-03-21T03:34:00Z">
          <w:r w:rsidDel="00776DBB">
            <w:delText>In</w:delText>
          </w:r>
        </w:del>
      </w:ins>
      <w:ins w:id="907" w:author="Claire Kouba" w:date="2024-03-19T16:48:00Z">
        <w:del w:id="908" w:author="Thomas Harter" w:date="2024-03-21T03:34:00Z">
          <w:r w:rsidDel="00776DBB">
            <w:delText xml:space="preserve"> all two-predictor </w:delText>
          </w:r>
        </w:del>
      </w:ins>
      <w:ins w:id="909" w:author="Claire Kouba" w:date="2024-03-19T16:41:00Z">
        <w:del w:id="910" w:author="Thomas Harter" w:date="2024-03-21T03:34:00Z">
          <w:r w:rsidDel="00776DBB">
            <w:delText xml:space="preserve">linear regression </w:delText>
          </w:r>
        </w:del>
      </w:ins>
      <w:ins w:id="911" w:author="Claire Kouba" w:date="2024-03-19T16:43:00Z">
        <w:del w:id="912" w:author="Thomas Harter" w:date="2024-03-21T03:34:00Z">
          <w:r w:rsidDel="00776DBB">
            <w:delText>models the ecological outcome for each water year was estimated as follows</w:delText>
          </w:r>
        </w:del>
      </w:ins>
    </w:p>
    <w:p w14:paraId="669162C3" w14:textId="3EEDEFD7" w:rsidR="004F01EE" w:rsidRPr="00BC3363" w:rsidDel="00776DBB" w:rsidRDefault="003563A0">
      <w:pPr>
        <w:pStyle w:val="BodyText"/>
        <w:rPr>
          <w:del w:id="913" w:author="Thomas Harter" w:date="2024-03-21T03:34:00Z"/>
        </w:rPr>
        <w:pPrChange w:id="914" w:author="Thomas Harter" w:date="2024-03-18T02:06:00Z">
          <w:pPr>
            <w:pStyle w:val="FirstParagraph"/>
          </w:pPr>
        </w:pPrChange>
      </w:pPr>
      <m:oMath>
        <m:sSub>
          <m:sSubPr>
            <m:ctrlPr>
              <w:ins w:id="915" w:author="Claire Kouba" w:date="2024-03-19T16:32:00Z">
                <w:del w:id="916" w:author="Thomas Harter" w:date="2024-03-21T03:34:00Z">
                  <w:rPr>
                    <w:rFonts w:ascii="Cambria Math" w:hAnsi="Cambria Math"/>
                    <w:i/>
                  </w:rPr>
                </w:del>
              </w:ins>
            </m:ctrlPr>
          </m:sSubPr>
          <m:e>
            <m:r>
              <w:ins w:id="917" w:author="Claire Kouba" w:date="2024-03-19T16:32:00Z">
                <w:del w:id="918" w:author="Thomas Harter" w:date="2024-03-21T03:34:00Z">
                  <w:rPr>
                    <w:rFonts w:ascii="Cambria Math" w:hAnsi="Cambria Math"/>
                  </w:rPr>
                  <m:t>y</m:t>
                </w:del>
              </w:ins>
            </m:r>
          </m:e>
          <m:sub>
            <m:r>
              <w:ins w:id="919" w:author="Claire Kouba" w:date="2024-03-19T16:32:00Z">
                <w:del w:id="920" w:author="Thomas Harter" w:date="2024-03-21T03:34:00Z">
                  <w:rPr>
                    <w:rFonts w:ascii="Cambria Math" w:hAnsi="Cambria Math"/>
                  </w:rPr>
                  <m:t>WY</m:t>
                </w:del>
              </w:ins>
            </m:r>
          </m:sub>
        </m:sSub>
        <m:r>
          <w:ins w:id="921" w:author="Claire Kouba" w:date="2024-03-19T16:32:00Z">
            <w:del w:id="922" w:author="Thomas Harter" w:date="2024-03-21T03:34:00Z">
              <w:rPr>
                <w:rFonts w:ascii="Cambria Math" w:hAnsi="Cambria Math"/>
              </w:rPr>
              <m:t xml:space="preserve">= </m:t>
            </w:del>
          </w:ins>
        </m:r>
        <m:r>
          <w:ins w:id="923" w:author="Claire Kouba" w:date="2024-03-19T16:35:00Z">
            <w:del w:id="924" w:author="Thomas Harter" w:date="2024-03-21T03:34:00Z">
              <w:rPr>
                <w:rFonts w:ascii="Cambria Math" w:hAnsi="Cambria Math"/>
              </w:rPr>
              <m:t>a</m:t>
            </w:del>
          </w:ins>
        </m:r>
        <m:r>
          <w:ins w:id="925" w:author="Claire Kouba" w:date="2024-03-19T16:32:00Z">
            <w:del w:id="926" w:author="Thomas Harter" w:date="2024-03-21T03:34:00Z">
              <w:rPr>
                <w:rFonts w:ascii="Cambria Math" w:hAnsi="Cambria Math"/>
              </w:rPr>
              <m:t>+</m:t>
            </w:del>
          </w:ins>
        </m:r>
        <m:sSub>
          <m:sSubPr>
            <m:ctrlPr>
              <w:ins w:id="927" w:author="Claire Kouba" w:date="2024-03-19T16:32:00Z">
                <w:del w:id="928" w:author="Thomas Harter" w:date="2024-03-21T03:34:00Z">
                  <w:rPr>
                    <w:rFonts w:ascii="Cambria Math" w:hAnsi="Cambria Math"/>
                    <w:i/>
                  </w:rPr>
                </w:del>
              </w:ins>
            </m:ctrlPr>
          </m:sSubPr>
          <m:e>
            <m:r>
              <w:ins w:id="929" w:author="Claire Kouba" w:date="2024-03-19T16:32:00Z">
                <w:del w:id="930" w:author="Thomas Harter" w:date="2024-03-21T03:34:00Z">
                  <w:rPr>
                    <w:rFonts w:ascii="Cambria Math" w:hAnsi="Cambria Math"/>
                  </w:rPr>
                  <m:t>b</m:t>
                </w:del>
              </w:ins>
            </m:r>
          </m:e>
          <m:sub>
            <m:r>
              <w:ins w:id="931" w:author="Claire Kouba" w:date="2024-03-19T16:34:00Z">
                <w:del w:id="932" w:author="Thomas Harter" w:date="2024-03-21T03:34:00Z">
                  <w:rPr>
                    <w:rFonts w:ascii="Cambria Math" w:hAnsi="Cambria Math"/>
                  </w:rPr>
                  <m:t>1</m:t>
                </w:del>
              </w:ins>
            </m:r>
          </m:sub>
        </m:sSub>
        <m:sSub>
          <m:sSubPr>
            <m:ctrlPr>
              <w:ins w:id="933" w:author="Claire Kouba" w:date="2024-03-19T16:32:00Z">
                <w:del w:id="934" w:author="Thomas Harter" w:date="2024-03-21T03:34:00Z">
                  <w:rPr>
                    <w:rFonts w:ascii="Cambria Math" w:hAnsi="Cambria Math"/>
                    <w:i/>
                  </w:rPr>
                </w:del>
              </w:ins>
            </m:ctrlPr>
          </m:sSubPr>
          <m:e>
            <m:r>
              <w:ins w:id="935" w:author="Claire Kouba" w:date="2024-03-19T16:32:00Z">
                <w:del w:id="936" w:author="Thomas Harter" w:date="2024-03-21T03:34:00Z">
                  <w:rPr>
                    <w:rFonts w:ascii="Cambria Math" w:hAnsi="Cambria Math"/>
                  </w:rPr>
                  <m:t>x</m:t>
                </w:del>
              </w:ins>
            </m:r>
          </m:e>
          <m:sub>
            <m:r>
              <w:ins w:id="937" w:author="Claire Kouba" w:date="2024-03-19T20:09:00Z">
                <w:del w:id="938" w:author="Thomas Harter" w:date="2024-03-21T03:34:00Z">
                  <w:rPr>
                    <w:rFonts w:ascii="Cambria Math" w:hAnsi="Cambria Math"/>
                  </w:rPr>
                  <m:t>1,</m:t>
                </w:del>
              </w:ins>
            </m:r>
            <m:r>
              <w:ins w:id="939" w:author="Claire Kouba" w:date="2024-03-19T16:32:00Z">
                <w:del w:id="940" w:author="Thomas Harter" w:date="2024-03-21T03:34:00Z">
                  <w:rPr>
                    <w:rFonts w:ascii="Cambria Math" w:hAnsi="Cambria Math"/>
                  </w:rPr>
                  <m:t>wy</m:t>
                </w:del>
              </w:ins>
            </m:r>
          </m:sub>
        </m:sSub>
        <m:r>
          <w:ins w:id="941" w:author="Claire Kouba" w:date="2024-03-19T16:33:00Z">
            <w:del w:id="942" w:author="Thomas Harter" w:date="2024-03-21T03:34:00Z">
              <w:rPr>
                <w:rFonts w:ascii="Cambria Math" w:hAnsi="Cambria Math"/>
              </w:rPr>
              <m:t>+</m:t>
            </w:del>
          </w:ins>
        </m:r>
        <m:sSub>
          <m:sSubPr>
            <m:ctrlPr>
              <w:ins w:id="943" w:author="Claire Kouba" w:date="2024-03-19T16:33:00Z">
                <w:del w:id="944" w:author="Thomas Harter" w:date="2024-03-21T03:34:00Z">
                  <w:rPr>
                    <w:rFonts w:ascii="Cambria Math" w:eastAsiaTheme="minorEastAsia" w:hAnsi="Cambria Math"/>
                    <w:i/>
                  </w:rPr>
                </w:del>
              </w:ins>
            </m:ctrlPr>
          </m:sSubPr>
          <m:e>
            <m:r>
              <w:ins w:id="945" w:author="Claire Kouba" w:date="2024-03-19T16:33:00Z">
                <w:del w:id="946" w:author="Thomas Harter" w:date="2024-03-21T03:34:00Z">
                  <w:rPr>
                    <w:rFonts w:ascii="Cambria Math" w:eastAsiaTheme="minorEastAsia" w:hAnsi="Cambria Math"/>
                  </w:rPr>
                  <m:t>b</m:t>
                </w:del>
              </w:ins>
            </m:r>
          </m:e>
          <m:sub>
            <m:r>
              <w:ins w:id="947" w:author="Claire Kouba" w:date="2024-03-19T16:34:00Z">
                <w:del w:id="948" w:author="Thomas Harter" w:date="2024-03-21T03:34:00Z">
                  <w:rPr>
                    <w:rFonts w:ascii="Cambria Math" w:eastAsiaTheme="minorEastAsia" w:hAnsi="Cambria Math"/>
                  </w:rPr>
                  <m:t>2</m:t>
                </w:del>
              </w:ins>
            </m:r>
          </m:sub>
        </m:sSub>
        <m:sSub>
          <m:sSubPr>
            <m:ctrlPr>
              <w:ins w:id="949" w:author="Claire Kouba" w:date="2024-03-19T16:33:00Z">
                <w:del w:id="950" w:author="Thomas Harter" w:date="2024-03-21T03:34:00Z">
                  <w:rPr>
                    <w:rFonts w:ascii="Cambria Math" w:eastAsiaTheme="minorEastAsia" w:hAnsi="Cambria Math"/>
                    <w:i/>
                  </w:rPr>
                </w:del>
              </w:ins>
            </m:ctrlPr>
          </m:sSubPr>
          <m:e>
            <m:r>
              <w:ins w:id="951" w:author="Claire Kouba" w:date="2024-03-19T16:33:00Z">
                <w:del w:id="952" w:author="Thomas Harter" w:date="2024-03-21T03:34:00Z">
                  <w:rPr>
                    <w:rFonts w:ascii="Cambria Math" w:eastAsiaTheme="minorEastAsia" w:hAnsi="Cambria Math"/>
                  </w:rPr>
                  <m:t>x</m:t>
                </w:del>
              </w:ins>
            </m:r>
          </m:e>
          <m:sub>
            <m:r>
              <w:ins w:id="953" w:author="Claire Kouba" w:date="2024-03-19T20:09:00Z">
                <w:del w:id="954" w:author="Thomas Harter" w:date="2024-03-21T03:34:00Z">
                  <w:rPr>
                    <w:rFonts w:ascii="Cambria Math" w:eastAsiaTheme="minorEastAsia" w:hAnsi="Cambria Math"/>
                  </w:rPr>
                  <m:t>2,</m:t>
                </w:del>
              </w:ins>
            </m:r>
            <m:r>
              <w:ins w:id="955" w:author="Claire Kouba" w:date="2024-03-19T16:33:00Z">
                <w:del w:id="956" w:author="Thomas Harter" w:date="2024-03-21T03:34:00Z">
                  <w:rPr>
                    <w:rFonts w:ascii="Cambria Math" w:eastAsiaTheme="minorEastAsia" w:hAnsi="Cambria Math"/>
                  </w:rPr>
                  <m:t>wy</m:t>
                </w:del>
              </w:ins>
            </m:r>
          </m:sub>
        </m:sSub>
      </m:oMath>
      <w:ins w:id="957" w:author="Claire Kouba" w:date="2024-03-19T16:50:00Z">
        <w:del w:id="958" w:author="Thomas Harter" w:date="2024-03-21T03:34:00Z">
          <w:r w:rsidR="001E3A2E" w:rsidDel="00776DBB">
            <w:delText xml:space="preserve">and </w:delText>
          </w:r>
        </w:del>
      </w:ins>
      <w:del w:id="959" w:author="Thomas Harter" w:date="2024-03-21T03:34:00Z">
        <w:r w:rsidR="007776B0" w:rsidDel="00776DBB">
          <w:rPr>
            <w:i/>
          </w:rPr>
          <w:delText xml:space="preserve">n </w:delText>
        </w:r>
        <w:r w:rsidR="007776B0" w:rsidDel="00776DBB">
          <w:delText xml:space="preserve">simply n, </w:delText>
        </w:r>
      </w:del>
      <w:del w:id="960" w:author="Thomas Harter" w:date="2024-03-21T03:15:00Z">
        <w:r w:rsidR="007776B0" w:rsidDel="007B29E3">
          <w:delText xml:space="preserve">average </w:delText>
        </w:r>
      </w:del>
      <w:del w:id="961" w:author="Thomas Harter" w:date="2024-03-21T03:34:00Z">
        <w:r w:rsidR="007776B0" w:rsidDel="00776DBB">
          <w:delText>ensemble</w:delText>
        </w:r>
      </w:del>
      <w:ins w:id="962" w:author="Claire Kouba" w:date="2024-03-19T16:44:00Z">
        <w:del w:id="963" w:author="Thomas Harter" w:date="2024-03-21T03:34:00Z">
          <w:r w:rsidR="001051C9" w:rsidDel="00776DBB">
            <w:delText xml:space="preserve">Results Section </w:delText>
          </w:r>
        </w:del>
      </w:ins>
      <w:del w:id="964" w:author="Thomas Harter" w:date="2024-03-18T01:51:00Z">
        <w:r w:rsidR="0080747B" w:rsidDel="00E56445">
          <w:delText>.</w:delText>
        </w:r>
      </w:del>
      <m:oMath>
        <m:r>
          <w:del w:id="965" w:author="Thomas Harter" w:date="2024-03-21T03:34:00Z">
            <w:rPr>
              <w:rFonts w:ascii="Cambria Math" w:hAnsi="Cambria Math"/>
            </w:rPr>
            <m:t xml:space="preserve"> </m:t>
          </w:del>
        </m:r>
        <m:f>
          <m:fPr>
            <m:ctrlPr>
              <w:del w:id="966" w:author="Thomas Harter" w:date="2024-03-21T03:34:00Z">
                <w:rPr>
                  <w:rFonts w:ascii="Cambria Math" w:hAnsi="Cambria Math"/>
                  <w:i/>
                </w:rPr>
              </w:del>
            </m:ctrlPr>
          </m:fPr>
          <m:num/>
          <m:den>
            <m:r>
              <w:del w:id="967" w:author="Thomas Harter" w:date="2024-03-21T03:34:00Z">
                <w:rPr>
                  <w:rFonts w:ascii="Cambria Math" w:hAnsi="Cambria Math"/>
                </w:rPr>
                <m:t>n</m:t>
              </w:del>
            </m:r>
          </m:den>
        </m:f>
      </m:oMath>
    </w:p>
    <w:p w14:paraId="02B665E8" w14:textId="60B3C6A5" w:rsidR="00741421" w:rsidDel="00776DBB" w:rsidRDefault="007776B0">
      <w:pPr>
        <w:pStyle w:val="BodyText"/>
        <w:rPr>
          <w:ins w:id="968" w:author="Claire Kouba" w:date="2024-03-19T16:51:00Z"/>
          <w:del w:id="969" w:author="Thomas Harter" w:date="2024-03-21T03:34:00Z"/>
        </w:rPr>
      </w:pPr>
      <w:ins w:id="970" w:author="Claire Kouba" w:date="2024-03-18T13:48:00Z">
        <w:del w:id="971" w:author="Thomas Harter" w:date="2024-03-21T03:14:00Z">
          <w:r w:rsidDel="00E03C27">
            <w:delText>The</w:delText>
          </w:r>
        </w:del>
        <w:del w:id="972" w:author="Thomas Harter" w:date="2024-03-21T03:34:00Z">
          <w:r w:rsidDel="00776DBB">
            <w:delText xml:space="preserve"> </w:delText>
          </w:r>
        </w:del>
        <w:del w:id="973" w:author="Thomas Harter" w:date="2024-03-21T03:14:00Z">
          <w:r w:rsidDel="00404F97">
            <w:delText xml:space="preserve">average </w:delText>
          </w:r>
        </w:del>
        <w:del w:id="974" w:author="Thomas Harter" w:date="2024-03-21T03:34:00Z">
          <w:r w:rsidDel="00776DBB">
            <w:delText>ensemble model was used</w:delText>
          </w:r>
        </w:del>
      </w:ins>
      <w:ins w:id="975" w:author="Claire Kouba" w:date="2024-03-18T13:49:00Z">
        <w:del w:id="976" w:author="Thomas Harter" w:date="2024-03-21T03:34:00Z">
          <w:r w:rsidDel="00776DBB">
            <w:delText xml:space="preserve"> to dampen the sensitivity of any individual model to a single water-year outcome.</w:delText>
          </w:r>
        </w:del>
      </w:ins>
      <w:ins w:id="977" w:author="Claire Kouba" w:date="2024-03-18T13:48:00Z">
        <w:del w:id="978" w:author="Thomas Harter" w:date="2024-03-21T03:34:00Z">
          <w:r w:rsidDel="00776DBB">
            <w:delText xml:space="preserve"> </w:delText>
          </w:r>
        </w:del>
      </w:ins>
    </w:p>
    <w:p w14:paraId="26BEE357" w14:textId="1F5C2379" w:rsidR="001E3A2E" w:rsidRPr="00BB242C" w:rsidRDefault="001E3A2E">
      <w:pPr>
        <w:pStyle w:val="Heading3"/>
        <w:rPr>
          <w:ins w:id="979" w:author="Thomas Harter" w:date="2024-03-18T02:08:00Z"/>
        </w:rPr>
        <w:pPrChange w:id="980" w:author="Claire Kouba" w:date="2024-03-19T16:51:00Z">
          <w:pPr>
            <w:pStyle w:val="BodyText"/>
          </w:pPr>
        </w:pPrChange>
      </w:pPr>
      <w:ins w:id="981" w:author="Claire Kouba" w:date="2024-03-19T16:51:00Z">
        <w:r>
          <w:t>3.4.</w:t>
        </w:r>
        <w:del w:id="982" w:author="Thomas Harter" w:date="2024-03-21T03:43:00Z">
          <w:r w:rsidDel="00EA5BC0">
            <w:delText>1</w:delText>
          </w:r>
        </w:del>
      </w:ins>
      <w:ins w:id="983" w:author="Thomas Harter" w:date="2024-03-21T03:43:00Z">
        <w:r w:rsidR="00EA5BC0">
          <w:t>2</w:t>
        </w:r>
      </w:ins>
      <w:ins w:id="984" w:author="Claire Kouba" w:date="2024-03-19T16:51:00Z">
        <w:r>
          <w:t xml:space="preserve"> Linear model</w:t>
        </w:r>
      </w:ins>
      <w:ins w:id="985" w:author="Thomas Harter" w:date="2024-03-21T03:58:00Z">
        <w:r w:rsidR="0031372D">
          <w:t>ing</w:t>
        </w:r>
      </w:ins>
      <w:ins w:id="986" w:author="Claire Kouba" w:date="2024-03-19T16:51:00Z">
        <w:del w:id="987" w:author="Thomas Harter" w:date="2024-03-21T03:58:00Z">
          <w:r w:rsidDel="0031372D">
            <w:delText xml:space="preserve"> selection cri</w:delText>
          </w:r>
        </w:del>
      </w:ins>
      <w:ins w:id="988" w:author="Claire Kouba" w:date="2024-03-19T16:52:00Z">
        <w:del w:id="989" w:author="Thomas Harter" w:date="2024-03-21T03:58:00Z">
          <w:r w:rsidDel="0031372D">
            <w:delText>teria</w:delText>
          </w:r>
        </w:del>
      </w:ins>
      <w:ins w:id="990" w:author="Thomas Harter" w:date="2024-03-21T03:59:00Z">
        <w:r w:rsidR="00391DD4">
          <w:t xml:space="preserve"> and model performance assessment</w:t>
        </w:r>
      </w:ins>
    </w:p>
    <w:p w14:paraId="47189F7F" w14:textId="358E7968" w:rsidR="00075B59" w:rsidRDefault="00776DBB" w:rsidP="00776DBB">
      <w:pPr>
        <w:pStyle w:val="FirstParagraph"/>
        <w:rPr>
          <w:ins w:id="991" w:author="Thomas Harter" w:date="2024-03-21T03:52:00Z"/>
        </w:rPr>
      </w:pPr>
      <w:ins w:id="992" w:author="Thomas Harter" w:date="2024-03-21T03:34:00Z">
        <w:r>
          <w:t xml:space="preserve">We used the R programming environment (R Core Team 2021) and the linear modeling function </w:t>
        </w:r>
        <w:proofErr w:type="spellStart"/>
        <w:proofErr w:type="gramStart"/>
        <w:r>
          <w:t>lm</w:t>
        </w:r>
        <w:proofErr w:type="spellEnd"/>
        <w:r>
          <w:t>(</w:t>
        </w:r>
        <w:proofErr w:type="gramEnd"/>
        <w:r>
          <w:t>) (</w:t>
        </w:r>
        <w:commentRangeStart w:id="993"/>
        <w:commentRangeStart w:id="994"/>
        <w:r>
          <w:t>Chambers, 1992</w:t>
        </w:r>
        <w:commentRangeEnd w:id="993"/>
        <w:r>
          <w:rPr>
            <w:rStyle w:val="CommentReference"/>
          </w:rPr>
          <w:commentReference w:id="993"/>
        </w:r>
        <w:commentRangeEnd w:id="994"/>
        <w:r>
          <w:rPr>
            <w:rStyle w:val="CommentReference"/>
          </w:rPr>
          <w:commentReference w:id="994"/>
        </w:r>
        <w:r>
          <w:t xml:space="preserve">) to build a complete set of two-predictor linear regression models of the coho </w:t>
        </w:r>
        <w:proofErr w:type="spellStart"/>
        <w:r>
          <w:t>spf</w:t>
        </w:r>
        <w:proofErr w:type="spellEnd"/>
        <w:r>
          <w:t xml:space="preserve"> response variable</w:t>
        </w:r>
      </w:ins>
      <w:ins w:id="995" w:author="Thomas Harter" w:date="2024-03-21T03:51:00Z">
        <w:r w:rsidR="009D11E3">
          <w:t xml:space="preserve"> for each brood-year</w:t>
        </w:r>
      </w:ins>
      <w:ins w:id="996" w:author="Thomas Harter" w:date="2024-03-21T05:52:00Z">
        <w:r w:rsidR="00135A2C">
          <w:t xml:space="preserve"> </w:t>
        </w:r>
        <w:r w:rsidR="00AB2730">
          <w:t>(the index used to typify a specific generation of salmon)</w:t>
        </w:r>
      </w:ins>
      <w:ins w:id="997" w:author="Thomas Harter" w:date="2024-03-21T03:34:00Z">
        <w:r>
          <w:t>, using the set of hydrologic predictor variables described above</w:t>
        </w:r>
      </w:ins>
      <w:ins w:id="998" w:author="Thomas Harter" w:date="2024-03-21T03:51:00Z">
        <w:r w:rsidR="00075B59">
          <w:t>:</w:t>
        </w:r>
      </w:ins>
    </w:p>
    <w:p w14:paraId="4C11AF31" w14:textId="7A1792F8" w:rsidR="009D11E3" w:rsidRPr="008D2BDD" w:rsidRDefault="009D11E3" w:rsidP="009D11E3">
      <w:pPr>
        <w:pStyle w:val="BodyText"/>
        <w:rPr>
          <w:ins w:id="999" w:author="Thomas Harter" w:date="2024-03-21T03:52:00Z"/>
        </w:rPr>
      </w:pPr>
      <m:oMathPara>
        <m:oMath>
          <m:sSub>
            <m:sSubPr>
              <m:ctrlPr>
                <w:ins w:id="1000" w:author="Thomas Harter" w:date="2024-03-21T03:52:00Z">
                  <w:rPr>
                    <w:rFonts w:ascii="Cambria Math" w:hAnsi="Cambria Math"/>
                    <w:i/>
                  </w:rPr>
                </w:ins>
              </m:ctrlPr>
            </m:sSubPr>
            <m:e>
              <m:r>
                <w:ins w:id="1001" w:author="Thomas Harter" w:date="2024-03-21T03:52:00Z">
                  <w:rPr>
                    <w:rFonts w:ascii="Cambria Math" w:hAnsi="Cambria Math"/>
                  </w:rPr>
                  <m:t>y</m:t>
                </w:ins>
              </m:r>
            </m:e>
            <m:sub>
              <m:r>
                <w:ins w:id="1002" w:author="Thomas Harter" w:date="2024-03-21T03:52:00Z">
                  <w:rPr>
                    <w:rFonts w:ascii="Cambria Math" w:hAnsi="Cambria Math"/>
                  </w:rPr>
                  <m:t>B</m:t>
                </w:ins>
              </m:r>
              <m:r>
                <w:ins w:id="1003" w:author="Thomas Harter" w:date="2024-03-21T03:52:00Z">
                  <w:rPr>
                    <w:rFonts w:ascii="Cambria Math" w:hAnsi="Cambria Math"/>
                  </w:rPr>
                  <m:t>Y</m:t>
                </w:ins>
              </m:r>
            </m:sub>
          </m:sSub>
          <m:r>
            <w:ins w:id="1004" w:author="Thomas Harter" w:date="2024-03-21T03:52:00Z">
              <w:rPr>
                <w:rFonts w:ascii="Cambria Math" w:hAnsi="Cambria Math"/>
              </w:rPr>
              <m:t>= a+</m:t>
            </w:ins>
          </m:r>
          <m:sSub>
            <m:sSubPr>
              <m:ctrlPr>
                <w:ins w:id="1005" w:author="Thomas Harter" w:date="2024-03-21T03:52:00Z">
                  <w:rPr>
                    <w:rFonts w:ascii="Cambria Math" w:hAnsi="Cambria Math"/>
                    <w:i/>
                  </w:rPr>
                </w:ins>
              </m:ctrlPr>
            </m:sSubPr>
            <m:e>
              <m:r>
                <w:ins w:id="1006" w:author="Thomas Harter" w:date="2024-03-21T03:52:00Z">
                  <w:rPr>
                    <w:rFonts w:ascii="Cambria Math" w:hAnsi="Cambria Math"/>
                  </w:rPr>
                  <m:t>b</m:t>
                </w:ins>
              </m:r>
            </m:e>
            <m:sub>
              <m:r>
                <w:ins w:id="1007" w:author="Thomas Harter" w:date="2024-03-21T03:52:00Z">
                  <w:rPr>
                    <w:rFonts w:ascii="Cambria Math" w:hAnsi="Cambria Math"/>
                  </w:rPr>
                  <m:t>1</m:t>
                </w:ins>
              </m:r>
            </m:sub>
          </m:sSub>
          <m:sSub>
            <m:sSubPr>
              <m:ctrlPr>
                <w:ins w:id="1008" w:author="Thomas Harter" w:date="2024-03-21T03:52:00Z">
                  <w:rPr>
                    <w:rFonts w:ascii="Cambria Math" w:hAnsi="Cambria Math"/>
                    <w:i/>
                  </w:rPr>
                </w:ins>
              </m:ctrlPr>
            </m:sSubPr>
            <m:e>
              <m:r>
                <w:ins w:id="1009" w:author="Thomas Harter" w:date="2024-03-21T03:52:00Z">
                  <w:rPr>
                    <w:rFonts w:ascii="Cambria Math" w:hAnsi="Cambria Math"/>
                  </w:rPr>
                  <m:t>x</m:t>
                </w:ins>
              </m:r>
            </m:e>
            <m:sub>
              <m:r>
                <w:ins w:id="1010" w:author="Thomas Harter" w:date="2024-03-21T03:52:00Z">
                  <w:rPr>
                    <w:rFonts w:ascii="Cambria Math" w:hAnsi="Cambria Math"/>
                  </w:rPr>
                  <m:t>1,</m:t>
                </w:ins>
              </m:r>
              <m:r>
                <w:ins w:id="1011" w:author="Thomas Harter" w:date="2024-03-21T03:52:00Z">
                  <w:rPr>
                    <w:rFonts w:ascii="Cambria Math" w:hAnsi="Cambria Math"/>
                  </w:rPr>
                  <m:t>BY</m:t>
                </w:ins>
              </m:r>
            </m:sub>
          </m:sSub>
          <m:r>
            <w:ins w:id="1012" w:author="Thomas Harter" w:date="2024-03-21T03:52:00Z">
              <w:rPr>
                <w:rFonts w:ascii="Cambria Math" w:hAnsi="Cambria Math"/>
              </w:rPr>
              <m:t>+</m:t>
            </w:ins>
          </m:r>
          <m:sSub>
            <m:sSubPr>
              <m:ctrlPr>
                <w:ins w:id="1013" w:author="Thomas Harter" w:date="2024-03-21T03:52:00Z">
                  <w:rPr>
                    <w:rFonts w:ascii="Cambria Math" w:eastAsiaTheme="minorEastAsia" w:hAnsi="Cambria Math"/>
                    <w:i/>
                  </w:rPr>
                </w:ins>
              </m:ctrlPr>
            </m:sSubPr>
            <m:e>
              <m:r>
                <w:ins w:id="1014" w:author="Thomas Harter" w:date="2024-03-21T03:52:00Z">
                  <w:rPr>
                    <w:rFonts w:ascii="Cambria Math" w:eastAsiaTheme="minorEastAsia" w:hAnsi="Cambria Math"/>
                  </w:rPr>
                  <m:t>b</m:t>
                </w:ins>
              </m:r>
            </m:e>
            <m:sub>
              <m:r>
                <w:ins w:id="1015" w:author="Thomas Harter" w:date="2024-03-21T03:52:00Z">
                  <w:rPr>
                    <w:rFonts w:ascii="Cambria Math" w:eastAsiaTheme="minorEastAsia" w:hAnsi="Cambria Math"/>
                  </w:rPr>
                  <m:t>2</m:t>
                </w:ins>
              </m:r>
            </m:sub>
          </m:sSub>
          <m:sSub>
            <m:sSubPr>
              <m:ctrlPr>
                <w:ins w:id="1016" w:author="Thomas Harter" w:date="2024-03-21T03:52:00Z">
                  <w:rPr>
                    <w:rFonts w:ascii="Cambria Math" w:eastAsiaTheme="minorEastAsia" w:hAnsi="Cambria Math"/>
                    <w:i/>
                  </w:rPr>
                </w:ins>
              </m:ctrlPr>
            </m:sSubPr>
            <m:e>
              <m:r>
                <w:ins w:id="1017" w:author="Thomas Harter" w:date="2024-03-21T03:52:00Z">
                  <w:rPr>
                    <w:rFonts w:ascii="Cambria Math" w:eastAsiaTheme="minorEastAsia" w:hAnsi="Cambria Math"/>
                  </w:rPr>
                  <m:t>x</m:t>
                </w:ins>
              </m:r>
            </m:e>
            <m:sub>
              <m:r>
                <w:ins w:id="1018" w:author="Thomas Harter" w:date="2024-03-21T03:52:00Z">
                  <w:rPr>
                    <w:rFonts w:ascii="Cambria Math" w:eastAsiaTheme="minorEastAsia" w:hAnsi="Cambria Math"/>
                  </w:rPr>
                  <m:t>2,</m:t>
                </w:ins>
              </m:r>
              <m:r>
                <w:ins w:id="1019" w:author="Thomas Harter" w:date="2024-03-21T03:52:00Z">
                  <w:rPr>
                    <w:rFonts w:ascii="Cambria Math" w:eastAsiaTheme="minorEastAsia" w:hAnsi="Cambria Math"/>
                  </w:rPr>
                  <m:t>BY</m:t>
                </w:ins>
              </m:r>
            </m:sub>
          </m:sSub>
        </m:oMath>
      </m:oMathPara>
    </w:p>
    <w:p w14:paraId="04C82A73" w14:textId="1CEB9885" w:rsidR="009D11E3" w:rsidRPr="009D11E3" w:rsidRDefault="009D11E3" w:rsidP="007F0CCF">
      <w:pPr>
        <w:pStyle w:val="FirstParagraph"/>
        <w:rPr>
          <w:ins w:id="1020" w:author="Thomas Harter" w:date="2024-03-21T03:51:00Z"/>
        </w:rPr>
      </w:pPr>
      <w:ins w:id="1021" w:author="Thomas Harter" w:date="2024-03-21T03:52:00Z">
        <w:r>
          <w:t xml:space="preserve">where </w:t>
        </w:r>
        <w:r>
          <w:rPr>
            <w:i/>
            <w:iCs/>
          </w:rPr>
          <w:t>y</w:t>
        </w:r>
        <w:r>
          <w:t xml:space="preserve"> is the ecologic response variable, </w:t>
        </w:r>
        <w:r>
          <w:rPr>
            <w:i/>
            <w:iCs/>
          </w:rPr>
          <w:t>x</w:t>
        </w:r>
        <w:r>
          <w:t xml:space="preserve"> is the hydrologic predictor variable, and </w:t>
        </w:r>
        <w:r>
          <w:rPr>
            <w:i/>
            <w:iCs/>
          </w:rPr>
          <w:t>a</w:t>
        </w:r>
        <w:r>
          <w:t xml:space="preserve"> and </w:t>
        </w:r>
        <w:r w:rsidRPr="00A53D5F">
          <w:rPr>
            <w:i/>
            <w:iCs/>
          </w:rPr>
          <w:t>b</w:t>
        </w:r>
        <w:r>
          <w:rPr>
            <w:i/>
            <w:iCs/>
          </w:rPr>
          <w:t xml:space="preserve"> </w:t>
        </w:r>
        <w:r>
          <w:t>are regression coefficients.</w:t>
        </w:r>
      </w:ins>
    </w:p>
    <w:p w14:paraId="6BEE7051" w14:textId="31D75E2A" w:rsidR="00A61693" w:rsidRDefault="00776DBB" w:rsidP="00A61693">
      <w:pPr>
        <w:pStyle w:val="BodyText"/>
        <w:rPr>
          <w:ins w:id="1022" w:author="Thomas Harter" w:date="2024-03-21T03:54:00Z"/>
        </w:rPr>
      </w:pPr>
      <w:ins w:id="1023" w:author="Thomas Harter" w:date="2024-03-21T03:34:00Z">
        <w:r>
          <w:t xml:space="preserve">A complete set of one-predictor models </w:t>
        </w:r>
      </w:ins>
      <w:ins w:id="1024" w:author="Thomas Harter" w:date="2024-03-21T03:53:00Z">
        <w:r w:rsidR="00CE50F5">
          <w:t>(</w:t>
        </w:r>
        <w:r w:rsidR="00CE50F5">
          <w:rPr>
            <w:i/>
            <w:iCs/>
          </w:rPr>
          <w:t>b</w:t>
        </w:r>
        <w:proofErr w:type="gramStart"/>
        <w:r w:rsidR="00CE50F5">
          <w:rPr>
            <w:i/>
            <w:iCs/>
            <w:vertAlign w:val="subscript"/>
          </w:rPr>
          <w:t>2</w:t>
        </w:r>
        <w:r w:rsidR="00CE50F5">
          <w:rPr>
            <w:i/>
            <w:iCs/>
          </w:rPr>
          <w:t xml:space="preserve"> </w:t>
        </w:r>
        <w:r w:rsidR="00CE50F5">
          <w:t xml:space="preserve"> =</w:t>
        </w:r>
        <w:proofErr w:type="gramEnd"/>
        <w:r w:rsidR="00CE50F5">
          <w:t xml:space="preserve"> 0</w:t>
        </w:r>
        <w:r w:rsidR="00CE50F5">
          <w:t>)</w:t>
        </w:r>
        <w:r w:rsidR="008D1FB4">
          <w:t xml:space="preserve"> </w:t>
        </w:r>
      </w:ins>
      <w:ins w:id="1025" w:author="Thomas Harter" w:date="2024-03-21T03:34:00Z">
        <w:r>
          <w:t xml:space="preserve">was also produced for comparative purposes. </w:t>
        </w:r>
      </w:ins>
      <w:ins w:id="1026" w:author="Thomas Harter" w:date="2024-03-21T03:55:00Z">
        <w:r w:rsidR="00AD0F72">
          <w:t>L</w:t>
        </w:r>
        <w:r w:rsidR="00AD0F72">
          <w:t>inear models with more than two predictors were not evaluated.</w:t>
        </w:r>
        <w:r w:rsidR="00AD0F72">
          <w:t xml:space="preserve"> W</w:t>
        </w:r>
      </w:ins>
      <w:ins w:id="1027" w:author="Thomas Harter" w:date="2024-03-21T03:54:00Z">
        <w:r w:rsidR="00A61693">
          <w:t xml:space="preserve">ith a dataset </w:t>
        </w:r>
        <w:r w:rsidR="00A61693">
          <w:lastRenderedPageBreak/>
          <w:t xml:space="preserve">this small, the risk of overfitting </w:t>
        </w:r>
      </w:ins>
      <w:ins w:id="1028" w:author="Thomas Harter" w:date="2024-03-21T03:55:00Z">
        <w:r w:rsidR="0028042E">
          <w:t xml:space="preserve">such higher order linear models </w:t>
        </w:r>
      </w:ins>
      <w:proofErr w:type="gramStart"/>
      <w:ins w:id="1029" w:author="Thomas Harter" w:date="2024-03-21T03:54:00Z">
        <w:r w:rsidR="00A61693">
          <w:t>is</w:t>
        </w:r>
        <w:proofErr w:type="gramEnd"/>
        <w:r w:rsidR="00A61693">
          <w:t xml:space="preserve"> relatively high (James et al. 2013).</w:t>
        </w:r>
      </w:ins>
    </w:p>
    <w:p w14:paraId="0B26F736" w14:textId="592A3E08" w:rsidR="00835A6B" w:rsidRDefault="0080747B">
      <w:pPr>
        <w:pStyle w:val="BodyText"/>
        <w:rPr>
          <w:ins w:id="1030" w:author="Claire Kouba" w:date="2024-03-12T20:26:00Z"/>
        </w:rPr>
      </w:pPr>
      <w:del w:id="1031" w:author="Thomas Harter" w:date="2024-03-21T03:54:00Z">
        <w:r w:rsidDel="00A61693">
          <w:delText>With a dataset this small, the risk of overfitting is relatively high (James et al. 2013). Consequently</w:delText>
        </w:r>
      </w:del>
      <w:ins w:id="1032" w:author="Claire Kouba" w:date="2024-03-19T19:59:00Z">
        <w:del w:id="1033" w:author="Thomas Harter" w:date="2024-03-21T03:54:00Z">
          <w:r w:rsidR="00E07B7C" w:rsidDel="00A61693">
            <w:delText>,</w:delText>
          </w:r>
        </w:del>
      </w:ins>
      <w:del w:id="1034" w:author="Thomas Harter" w:date="2024-03-21T03:54:00Z">
        <w:r w:rsidDel="00A61693">
          <w:delText xml:space="preserve"> linear models with </w:delText>
        </w:r>
      </w:del>
      <w:del w:id="1035" w:author="Thomas Harter" w:date="2024-03-21T03:53:00Z">
        <w:r w:rsidDel="00E42ED4">
          <w:delText xml:space="preserve">a maximum of </w:delText>
        </w:r>
      </w:del>
      <w:del w:id="1036" w:author="Thomas Harter" w:date="2024-03-21T03:54:00Z">
        <w:r w:rsidDel="00A61693">
          <w:delText>two predictors were evaluated.</w:delText>
        </w:r>
      </w:del>
      <w:del w:id="1037" w:author="Thomas Harter" w:date="2024-03-21T03:53:00Z">
        <w:r w:rsidDel="008D1FB4">
          <w:delText xml:space="preserve"> </w:delText>
        </w:r>
      </w:del>
      <w:moveToRangeStart w:id="1038" w:author="Claire Kouba" w:date="2024-03-12T20:26:00Z" w:name="move161167623"/>
      <w:moveTo w:id="1039" w:author="Claire Kouba" w:date="2024-03-12T20:26:00Z">
        <w:r w:rsidR="00716F5E">
          <w:t xml:space="preserve">Criteria used to </w:t>
        </w:r>
        <w:del w:id="1040" w:author="Claire Kouba" w:date="2024-03-12T20:30:00Z">
          <w:r w:rsidR="00716F5E" w:rsidDel="00716F5E">
            <w:delText>make the selection</w:delText>
          </w:r>
        </w:del>
      </w:moveTo>
      <w:ins w:id="1041" w:author="Claire Kouba" w:date="2024-03-12T20:30:00Z">
        <w:r w:rsidR="00716F5E">
          <w:t>evaluate model performance</w:t>
        </w:r>
      </w:ins>
      <w:moveTo w:id="1042" w:author="Claire Kouba" w:date="2024-03-12T20:26:00Z">
        <w:r w:rsidR="00716F5E">
          <w:t xml:space="preserve"> included degree of variability explained by the predictors (R</w:t>
        </w:r>
        <w:r w:rsidR="00716F5E">
          <w:rPr>
            <w:vertAlign w:val="superscript"/>
          </w:rPr>
          <w:t>2</w:t>
        </w:r>
        <w:r w:rsidR="00716F5E">
          <w:t xml:space="preserve"> and adjusted R</w:t>
        </w:r>
        <w:r w:rsidR="00716F5E">
          <w:rPr>
            <w:vertAlign w:val="superscript"/>
          </w:rPr>
          <w:t>2</w:t>
        </w:r>
        <w:r w:rsidR="00716F5E">
          <w:t xml:space="preserve">), statistical significance (p-value and F-statistic), the amount of total non-correlated information contained in the set of predictors (corrected AIC, or </w:t>
        </w:r>
        <w:proofErr w:type="spellStart"/>
        <w:r w:rsidR="00716F5E">
          <w:t>AIC</w:t>
        </w:r>
        <w:r w:rsidR="00716F5E">
          <w:rPr>
            <w:vertAlign w:val="subscript"/>
          </w:rPr>
          <w:t>c</w:t>
        </w:r>
        <w:proofErr w:type="spellEnd"/>
        <w:r w:rsidR="00716F5E">
          <w:t>, a statistic used for small sample sizes).</w:t>
        </w:r>
      </w:moveTo>
      <w:moveToRangeEnd w:id="1038"/>
    </w:p>
    <w:p w14:paraId="1B18F907" w14:textId="6AD3553B" w:rsidR="00C26AC4" w:rsidDel="00716F5E" w:rsidRDefault="0080747B">
      <w:pPr>
        <w:pStyle w:val="BodyText"/>
        <w:rPr>
          <w:del w:id="1043" w:author="Claire Kouba" w:date="2024-03-12T20:27:00Z"/>
        </w:rPr>
      </w:pPr>
      <w:del w:id="1044" w:author="Claire Kouba" w:date="2024-03-12T20:27:00Z">
        <w:r w:rsidDel="00716F5E">
          <w:delText xml:space="preserve">The four best one-predictor models and six of the best two-predictor models are shown in Table 2. </w:delText>
        </w:r>
      </w:del>
      <w:moveFromRangeStart w:id="1045" w:author="Claire Kouba" w:date="2024-03-12T20:26:00Z" w:name="move161167623"/>
      <w:moveFrom w:id="1046" w:author="Claire Kouba" w:date="2024-03-12T20:26:00Z">
        <w:del w:id="1047" w:author="Claire Kouba" w:date="2024-03-12T20:27:00Z">
          <w:r w:rsidDel="00716F5E">
            <w:delText>Criteria used to make the selection included degree of variability explained by the predictors (R</w:delText>
          </w:r>
          <w:r w:rsidDel="00716F5E">
            <w:rPr>
              <w:vertAlign w:val="superscript"/>
            </w:rPr>
            <w:delText>2</w:delText>
          </w:r>
          <w:r w:rsidDel="00716F5E">
            <w:delText xml:space="preserve"> and adjusted R</w:delText>
          </w:r>
          <w:r w:rsidDel="00716F5E">
            <w:rPr>
              <w:vertAlign w:val="superscript"/>
            </w:rPr>
            <w:delText>2</w:delText>
          </w:r>
          <w:r w:rsidDel="00716F5E">
            <w:delText>), statistical significance (p-value and F-statistic), the amount of total non-correlated information contained in the set of predictors (corrected AIC, or AIC</w:delText>
          </w:r>
          <w:r w:rsidDel="00716F5E">
            <w:rPr>
              <w:vertAlign w:val="subscript"/>
            </w:rPr>
            <w:delText>c</w:delText>
          </w:r>
          <w:r w:rsidDel="00716F5E">
            <w:delText xml:space="preserve">, a statistic used for small sample sizes). </w:delText>
          </w:r>
        </w:del>
      </w:moveFrom>
      <w:moveFromRangeEnd w:id="1045"/>
      <w:del w:id="1048" w:author="Claire Kouba" w:date="2024-03-12T20:27:00Z">
        <w:r w:rsidDel="00716F5E">
          <w:delText>For coho, because the predictor BY_recon_10 (Brood Year reconnection date, 10 cfs) performed so much better than all other metrics in the one-predictor model set, all two-predictor models evaluated included that predictor.</w:delText>
        </w:r>
      </w:del>
    </w:p>
    <w:p w14:paraId="281642F5" w14:textId="4B10815B" w:rsidR="00C26AC4" w:rsidRDefault="0080747B">
      <w:pPr>
        <w:pStyle w:val="BodyText"/>
      </w:pPr>
      <w:r>
        <w:t xml:space="preserve">For each of </w:t>
      </w:r>
      <w:del w:id="1049" w:author="Claire Kouba" w:date="2024-03-12T20:30:00Z">
        <w:r w:rsidDel="00716F5E">
          <w:delText xml:space="preserve">these </w:delText>
        </w:r>
      </w:del>
      <w:ins w:id="1050" w:author="Claire Kouba" w:date="2024-03-12T20:30:00Z">
        <w:r w:rsidR="00716F5E">
          <w:t xml:space="preserve">the one- and two-predictor </w:t>
        </w:r>
      </w:ins>
      <w:r>
        <w:t xml:space="preserve">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79137A6E" w14:textId="43E32299" w:rsidR="00C26AC4" w:rsidDel="00716F5E" w:rsidRDefault="0080747B" w:rsidP="00716F5E">
      <w:pPr>
        <w:pStyle w:val="BodyText"/>
        <w:rPr>
          <w:del w:id="1051" w:author="Claire Kouba" w:date="2024-03-12T20:29:00Z"/>
        </w:rPr>
      </w:pPr>
      <w:r>
        <w:t>Finally, minimum performance criteria were established to select the models which were incorporated into the ultimate HB function</w:t>
      </w:r>
      <w:ins w:id="1052" w:author="Claire Kouba" w:date="2024-03-12T20:28:00Z">
        <w:r w:rsidR="00716F5E">
          <w:t xml:space="preserve"> (discussed further in Results)</w:t>
        </w:r>
      </w:ins>
      <w:r>
        <w:t xml:space="preserve">. </w:t>
      </w:r>
      <w:del w:id="1053" w:author="Claire Kouba" w:date="2024-03-12T20:29:00Z">
        <w:r w:rsidDel="00716F5E">
          <w:delText>These criteria were: adjusted R</w:delText>
        </w:r>
        <w:r w:rsidDel="00716F5E">
          <w:rPr>
            <w:vertAlign w:val="superscript"/>
          </w:rPr>
          <w:delText>2</w:delText>
        </w:r>
        <w:r w:rsidDel="00716F5E">
          <w:delText xml:space="preserve"> value of &gt;0.6, a p-value of &lt;0.2, an F-statistic of more than 10, and a LOOCV value of less than 747 (i.e., the LOOCV value of the best one-predictor model). The predictors and </w:delText>
        </w:r>
      </w:del>
      <w:del w:id="1054" w:author="Claire Kouba" w:date="2024-03-12T20:27:00Z">
        <w:r w:rsidDel="00716F5E">
          <w:delText xml:space="preserve">slopes </w:delText>
        </w:r>
      </w:del>
      <w:del w:id="1055" w:author="Claire Kouba" w:date="2024-03-12T20:29:00Z">
        <w:r w:rsidDel="00716F5E">
          <w:delText>of the three models which met these criteria (lm2a, lm2b, and lm2c) are shown in Table 4.</w:delText>
        </w:r>
      </w:del>
    </w:p>
    <w:p w14:paraId="7B4CCE76" w14:textId="3D187B97" w:rsidR="00C26AC4" w:rsidRDefault="0080747B" w:rsidP="00716F5E">
      <w:pPr>
        <w:pStyle w:val="BodyText"/>
        <w:rPr>
          <w:ins w:id="1056" w:author="Claire Kouba" w:date="2024-03-12T20:37:00Z"/>
        </w:rPr>
      </w:pPr>
      <w:del w:id="1057" w:author="Claire Kouba" w:date="2024-03-12T20:29:00Z">
        <w:r w:rsidDel="00716F5E">
          <w:delTex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delText>
        </w:r>
      </w:del>
    </w:p>
    <w:p w14:paraId="1E85B92A" w14:textId="79EFA5A4" w:rsidR="00C3717D" w:rsidRDefault="00C3717D">
      <w:pPr>
        <w:pStyle w:val="Heading3"/>
        <w:rPr>
          <w:ins w:id="1058" w:author="Claire Kouba" w:date="2024-03-12T20:37:00Z"/>
        </w:rPr>
        <w:pPrChange w:id="1059" w:author="Claire Kouba" w:date="2024-03-12T20:51:00Z">
          <w:pPr>
            <w:pStyle w:val="Heading2"/>
          </w:pPr>
        </w:pPrChange>
      </w:pPr>
      <w:ins w:id="1060" w:author="Claire Kouba" w:date="2024-03-12T20:37:00Z">
        <w:r>
          <w:rPr>
            <w:rStyle w:val="SectionNumber"/>
          </w:rPr>
          <w:t>3.4</w:t>
        </w:r>
      </w:ins>
      <w:ins w:id="1061" w:author="Claire Kouba" w:date="2024-03-12T20:39:00Z">
        <w:r w:rsidR="005A3C0F">
          <w:rPr>
            <w:rStyle w:val="SectionNumber"/>
          </w:rPr>
          <w:t>.</w:t>
        </w:r>
        <w:del w:id="1062" w:author="Thomas Harter" w:date="2024-03-21T03:43:00Z">
          <w:r w:rsidR="005A3C0F" w:rsidDel="00EA5BC0">
            <w:rPr>
              <w:rStyle w:val="SectionNumber"/>
            </w:rPr>
            <w:delText>2</w:delText>
          </w:r>
        </w:del>
      </w:ins>
      <w:ins w:id="1063" w:author="Thomas Harter" w:date="2024-03-21T03:43:00Z">
        <w:r w:rsidR="00EA5BC0">
          <w:rPr>
            <w:rStyle w:val="SectionNumber"/>
          </w:rPr>
          <w:t>3</w:t>
        </w:r>
      </w:ins>
      <w:ins w:id="1064" w:author="Claire Kouba" w:date="2024-03-12T20:37:00Z">
        <w:r>
          <w:rPr>
            <w:rStyle w:val="SectionNumber"/>
          </w:rPr>
          <w:t xml:space="preserve"> </w:t>
        </w:r>
        <w:r>
          <w:t>Hydrologic benefit formulation</w:t>
        </w:r>
      </w:ins>
    </w:p>
    <w:p w14:paraId="0B1D4BB7" w14:textId="61822A5C" w:rsidR="00C3717D" w:rsidDel="002D7BFD" w:rsidRDefault="00C3717D" w:rsidP="00C3717D">
      <w:pPr>
        <w:pStyle w:val="FirstParagraph"/>
        <w:rPr>
          <w:ins w:id="1065" w:author="Claire Kouba" w:date="2024-03-12T20:37:00Z"/>
          <w:del w:id="1066" w:author="Thomas Harter" w:date="2024-03-21T04:00:00Z"/>
        </w:rPr>
      </w:pPr>
      <w:ins w:id="1067" w:author="Claire Kouba" w:date="2024-03-12T20:37:00Z">
        <w:del w:id="1068" w:author="Thomas Harter" w:date="2024-03-21T04:00:00Z">
          <w:r w:rsidDel="002D7BFD">
            <w:delText xml:space="preserve">Before finalizing the selection of the highest-utility hydrologic predictors, all predictors were evaluated in aggregate. Based on this analysis, we determined that Chinook reproductive outcomes were substantially less predictable than coho reproductive outcomes. The </w:delText>
          </w:r>
        </w:del>
        <w:del w:id="1069" w:author="Thomas Harter" w:date="2024-03-21T03:38:00Z">
          <w:r w:rsidDel="00E10C37">
            <w:delText>final linear modeling exercise</w:delText>
          </w:r>
        </w:del>
        <w:del w:id="1070" w:author="Thomas Harter" w:date="2024-03-21T04:00:00Z">
          <w:r w:rsidDel="002D7BFD">
            <w:delText xml:space="preserve"> was carried out only for coho salmon.</w:delText>
          </w:r>
        </w:del>
      </w:ins>
    </w:p>
    <w:p w14:paraId="744DCE8E" w14:textId="3D465DD7" w:rsidR="00776DBB" w:rsidRDefault="00776DBB" w:rsidP="00776DBB">
      <w:pPr>
        <w:pStyle w:val="FirstParagraph"/>
        <w:rPr>
          <w:ins w:id="1071" w:author="Thomas Harter" w:date="2024-03-21T03:34:00Z"/>
        </w:rPr>
      </w:pPr>
      <w:ins w:id="1072" w:author="Thomas Harter" w:date="2024-03-21T03:34:00Z">
        <w:r>
          <w:t xml:space="preserve">The best </w:t>
        </w:r>
        <w:r>
          <w:rPr>
            <w:i/>
          </w:rPr>
          <w:t xml:space="preserve">n </w:t>
        </w:r>
        <w:r>
          <w:t>performing linear models are selected and combined into an ensemble average model that comprises the “hydrologic benefit (HB) function”:</w:t>
        </w:r>
      </w:ins>
    </w:p>
    <w:p w14:paraId="67FA170B" w14:textId="4DA21CC5" w:rsidR="00776DBB" w:rsidRPr="00BC3363" w:rsidRDefault="00776DBB" w:rsidP="00776DBB">
      <w:pPr>
        <w:pStyle w:val="BodyText"/>
        <w:rPr>
          <w:ins w:id="1073" w:author="Thomas Harter" w:date="2024-03-21T03:34:00Z"/>
        </w:rPr>
      </w:pPr>
      <m:oMathPara>
        <m:oMath>
          <m:sSub>
            <m:sSubPr>
              <m:ctrlPr>
                <w:ins w:id="1074" w:author="Thomas Harter" w:date="2024-03-21T03:34:00Z">
                  <w:rPr>
                    <w:rFonts w:ascii="Cambria Math" w:hAnsi="Cambria Math"/>
                    <w:i/>
                  </w:rPr>
                </w:ins>
              </m:ctrlPr>
            </m:sSubPr>
            <m:e>
              <m:r>
                <w:ins w:id="1075" w:author="Thomas Harter" w:date="2024-03-21T03:34:00Z">
                  <w:rPr>
                    <w:rFonts w:ascii="Cambria Math" w:hAnsi="Cambria Math"/>
                  </w:rPr>
                  <m:t>HB</m:t>
                </w:ins>
              </m:r>
            </m:e>
            <m:sub>
              <m:r>
                <w:ins w:id="1076" w:author="Thomas Harter" w:date="2024-03-21T05:53:00Z">
                  <w:rPr>
                    <w:rFonts w:ascii="Cambria Math" w:hAnsi="Cambria Math"/>
                  </w:rPr>
                  <m:t>BY</m:t>
                </w:ins>
              </m:r>
            </m:sub>
          </m:sSub>
          <m:r>
            <w:ins w:id="1077" w:author="Thomas Harter" w:date="2024-03-21T03:34:00Z">
              <w:rPr>
                <w:rFonts w:ascii="Cambria Math" w:hAnsi="Cambria Math"/>
              </w:rPr>
              <m:t xml:space="preserve">= </m:t>
            </w:ins>
          </m:r>
          <m:f>
            <m:fPr>
              <m:ctrlPr>
                <w:ins w:id="1078" w:author="Thomas Harter" w:date="2024-03-21T03:34:00Z">
                  <w:rPr>
                    <w:rFonts w:ascii="Cambria Math" w:hAnsi="Cambria Math"/>
                    <w:i/>
                  </w:rPr>
                </w:ins>
              </m:ctrlPr>
            </m:fPr>
            <m:num>
              <m:nary>
                <m:naryPr>
                  <m:chr m:val="∑"/>
                  <m:limLoc m:val="undOvr"/>
                  <m:ctrlPr>
                    <w:ins w:id="1079" w:author="Thomas Harter" w:date="2024-03-21T03:34:00Z">
                      <w:rPr>
                        <w:rFonts w:ascii="Cambria Math" w:hAnsi="Cambria Math"/>
                        <w:i/>
                      </w:rPr>
                    </w:ins>
                  </m:ctrlPr>
                </m:naryPr>
                <m:sub>
                  <m:r>
                    <w:ins w:id="1080" w:author="Thomas Harter" w:date="2024-03-21T03:34:00Z">
                      <w:rPr>
                        <w:rFonts w:ascii="Cambria Math" w:hAnsi="Cambria Math"/>
                      </w:rPr>
                      <m:t>j=1</m:t>
                    </w:ins>
                  </m:r>
                </m:sub>
                <m:sup>
                  <m:r>
                    <w:ins w:id="1081" w:author="Thomas Harter" w:date="2024-03-21T03:34:00Z">
                      <w:rPr>
                        <w:rFonts w:ascii="Cambria Math" w:hAnsi="Cambria Math"/>
                      </w:rPr>
                      <m:t>n</m:t>
                    </w:ins>
                  </m:r>
                </m:sup>
                <m:e>
                  <m:r>
                    <w:ins w:id="1082" w:author="Thomas Harter" w:date="2024-03-21T03:34:00Z">
                      <w:rPr>
                        <w:rFonts w:ascii="Cambria Math" w:hAnsi="Cambria Math"/>
                      </w:rPr>
                      <m:t>(</m:t>
                    </w:ins>
                  </m:r>
                  <m:sSub>
                    <m:sSubPr>
                      <m:ctrlPr>
                        <w:ins w:id="1083" w:author="Thomas Harter" w:date="2024-03-21T03:34:00Z">
                          <w:rPr>
                            <w:rFonts w:ascii="Cambria Math" w:hAnsi="Cambria Math"/>
                            <w:i/>
                          </w:rPr>
                        </w:ins>
                      </m:ctrlPr>
                    </m:sSubPr>
                    <m:e>
                      <m:r>
                        <w:ins w:id="1084" w:author="Thomas Harter" w:date="2024-03-21T03:34:00Z">
                          <w:rPr>
                            <w:rFonts w:ascii="Cambria Math" w:hAnsi="Cambria Math"/>
                          </w:rPr>
                          <m:t>a</m:t>
                        </w:ins>
                      </m:r>
                    </m:e>
                    <m:sub>
                      <m:r>
                        <w:ins w:id="1085" w:author="Thomas Harter" w:date="2024-03-21T03:34:00Z">
                          <w:rPr>
                            <w:rFonts w:ascii="Cambria Math" w:hAnsi="Cambria Math"/>
                          </w:rPr>
                          <m:t>j</m:t>
                        </w:ins>
                      </m:r>
                    </m:sub>
                  </m:sSub>
                  <m:r>
                    <w:ins w:id="1086" w:author="Thomas Harter" w:date="2024-03-21T03:34:00Z">
                      <w:rPr>
                        <w:rFonts w:ascii="Cambria Math" w:hAnsi="Cambria Math"/>
                      </w:rPr>
                      <m:t>+</m:t>
                    </w:ins>
                  </m:r>
                  <m:sSub>
                    <m:sSubPr>
                      <m:ctrlPr>
                        <w:ins w:id="1087" w:author="Thomas Harter" w:date="2024-03-21T03:34:00Z">
                          <w:rPr>
                            <w:rFonts w:ascii="Cambria Math" w:hAnsi="Cambria Math"/>
                            <w:i/>
                          </w:rPr>
                        </w:ins>
                      </m:ctrlPr>
                    </m:sSubPr>
                    <m:e>
                      <m:r>
                        <w:ins w:id="1088" w:author="Thomas Harter" w:date="2024-03-21T03:34:00Z">
                          <w:rPr>
                            <w:rFonts w:ascii="Cambria Math" w:hAnsi="Cambria Math"/>
                          </w:rPr>
                          <m:t>b</m:t>
                        </w:ins>
                      </m:r>
                    </m:e>
                    <m:sub>
                      <m:r>
                        <w:ins w:id="1089" w:author="Thomas Harter" w:date="2024-03-21T03:34:00Z">
                          <w:rPr>
                            <w:rFonts w:ascii="Cambria Math" w:hAnsi="Cambria Math"/>
                          </w:rPr>
                          <m:t>j,1</m:t>
                        </w:ins>
                      </m:r>
                    </m:sub>
                  </m:sSub>
                  <m:sSub>
                    <m:sSubPr>
                      <m:ctrlPr>
                        <w:ins w:id="1090" w:author="Thomas Harter" w:date="2024-03-21T03:34:00Z">
                          <w:rPr>
                            <w:rFonts w:ascii="Cambria Math" w:hAnsi="Cambria Math"/>
                            <w:i/>
                          </w:rPr>
                        </w:ins>
                      </m:ctrlPr>
                    </m:sSubPr>
                    <m:e>
                      <m:r>
                        <w:ins w:id="1091" w:author="Thomas Harter" w:date="2024-03-21T03:34:00Z">
                          <w:rPr>
                            <w:rFonts w:ascii="Cambria Math" w:hAnsi="Cambria Math"/>
                          </w:rPr>
                          <m:t>x</m:t>
                        </w:ins>
                      </m:r>
                    </m:e>
                    <m:sub>
                      <m:r>
                        <w:ins w:id="1092" w:author="Thomas Harter" w:date="2024-03-21T03:34:00Z">
                          <w:rPr>
                            <w:rFonts w:ascii="Cambria Math" w:hAnsi="Cambria Math"/>
                          </w:rPr>
                          <m:t>j,1,</m:t>
                        </w:ins>
                      </m:r>
                      <m:r>
                        <w:ins w:id="1093" w:author="Thomas Harter" w:date="2024-03-21T05:54:00Z">
                          <w:rPr>
                            <w:rFonts w:ascii="Cambria Math" w:hAnsi="Cambria Math"/>
                          </w:rPr>
                          <m:t>BY</m:t>
                        </w:ins>
                      </m:r>
                    </m:sub>
                  </m:sSub>
                  <m:r>
                    <w:ins w:id="1094" w:author="Thomas Harter" w:date="2024-03-21T03:34:00Z">
                      <w:rPr>
                        <w:rFonts w:ascii="Cambria Math" w:hAnsi="Cambria Math"/>
                      </w:rPr>
                      <m:t>+</m:t>
                    </w:ins>
                  </m:r>
                  <m:sSub>
                    <m:sSubPr>
                      <m:ctrlPr>
                        <w:ins w:id="1095" w:author="Thomas Harter" w:date="2024-03-21T03:34:00Z">
                          <w:rPr>
                            <w:rFonts w:ascii="Cambria Math" w:hAnsi="Cambria Math"/>
                            <w:i/>
                          </w:rPr>
                        </w:ins>
                      </m:ctrlPr>
                    </m:sSubPr>
                    <m:e>
                      <m:r>
                        <w:ins w:id="1096" w:author="Thomas Harter" w:date="2024-03-21T03:34:00Z">
                          <w:rPr>
                            <w:rFonts w:ascii="Cambria Math" w:hAnsi="Cambria Math"/>
                          </w:rPr>
                          <m:t>b</m:t>
                        </w:ins>
                      </m:r>
                    </m:e>
                    <m:sub>
                      <m:r>
                        <w:ins w:id="1097" w:author="Thomas Harter" w:date="2024-03-21T03:34:00Z">
                          <w:rPr>
                            <w:rFonts w:ascii="Cambria Math" w:hAnsi="Cambria Math"/>
                          </w:rPr>
                          <m:t>j,2</m:t>
                        </w:ins>
                      </m:r>
                    </m:sub>
                  </m:sSub>
                  <m:sSub>
                    <m:sSubPr>
                      <m:ctrlPr>
                        <w:ins w:id="1098" w:author="Thomas Harter" w:date="2024-03-21T03:34:00Z">
                          <w:rPr>
                            <w:rFonts w:ascii="Cambria Math" w:hAnsi="Cambria Math"/>
                            <w:i/>
                          </w:rPr>
                        </w:ins>
                      </m:ctrlPr>
                    </m:sSubPr>
                    <m:e>
                      <m:r>
                        <w:ins w:id="1099" w:author="Thomas Harter" w:date="2024-03-21T03:34:00Z">
                          <w:rPr>
                            <w:rFonts w:ascii="Cambria Math" w:hAnsi="Cambria Math"/>
                          </w:rPr>
                          <m:t>x</m:t>
                        </w:ins>
                      </m:r>
                    </m:e>
                    <m:sub>
                      <m:r>
                        <w:ins w:id="1100" w:author="Thomas Harter" w:date="2024-03-21T03:34:00Z">
                          <w:rPr>
                            <w:rFonts w:ascii="Cambria Math" w:hAnsi="Cambria Math"/>
                          </w:rPr>
                          <m:t>j,2,</m:t>
                        </w:ins>
                      </m:r>
                      <m:r>
                        <w:ins w:id="1101" w:author="Thomas Harter" w:date="2024-03-21T05:54:00Z">
                          <w:rPr>
                            <w:rFonts w:ascii="Cambria Math" w:hAnsi="Cambria Math"/>
                          </w:rPr>
                          <m:t>BY</m:t>
                        </w:ins>
                      </m:r>
                    </m:sub>
                  </m:sSub>
                  <m:r>
                    <w:ins w:id="1102" w:author="Thomas Harter" w:date="2024-03-21T03:34:00Z">
                      <w:rPr>
                        <w:rFonts w:ascii="Cambria Math" w:hAnsi="Cambria Math"/>
                      </w:rPr>
                      <m:t>)</m:t>
                    </w:ins>
                  </m:r>
                </m:e>
              </m:nary>
            </m:num>
            <m:den>
              <m:r>
                <w:ins w:id="1103" w:author="Thomas Harter" w:date="2024-03-21T03:34:00Z">
                  <w:rPr>
                    <w:rFonts w:ascii="Cambria Math" w:hAnsi="Cambria Math"/>
                  </w:rPr>
                  <m:t>n</m:t>
                </w:ins>
              </m:r>
            </m:den>
          </m:f>
        </m:oMath>
      </m:oMathPara>
    </w:p>
    <w:p w14:paraId="0EF8D3D4" w14:textId="6679565C" w:rsidR="00644FE4" w:rsidRDefault="00644FE4" w:rsidP="00644FE4">
      <w:pPr>
        <w:pStyle w:val="BodyText"/>
        <w:rPr>
          <w:ins w:id="1104" w:author="Thomas Harter" w:date="2024-03-21T06:29:00Z"/>
        </w:rPr>
      </w:pPr>
      <w:ins w:id="1105" w:author="Thomas Harter" w:date="2024-03-21T06:29:00Z">
        <w:r>
          <w:t>We note that ecologic outcome in water year</w:t>
        </w:r>
      </w:ins>
      <w:ins w:id="1106" w:author="Thomas Harter" w:date="2024-03-21T06:30:00Z">
        <w:r>
          <w:t>,</w:t>
        </w:r>
      </w:ins>
      <w:ins w:id="1107" w:author="Thomas Harter" w:date="2024-03-21T06:29:00Z">
        <w:r>
          <w:t xml:space="preserve"> </w:t>
        </w:r>
        <w:proofErr w:type="spellStart"/>
        <w:r>
          <w:rPr>
            <w:i/>
            <w:iCs/>
            <w:u w:val="single"/>
          </w:rPr>
          <w:t>wy</w:t>
        </w:r>
      </w:ins>
      <w:proofErr w:type="spellEnd"/>
      <w:ins w:id="1108" w:author="Thomas Harter" w:date="2024-03-21T06:30:00Z">
        <w:r>
          <w:rPr>
            <w:u w:val="single"/>
          </w:rPr>
          <w:t>,</w:t>
        </w:r>
      </w:ins>
      <w:ins w:id="1109" w:author="Thomas Harter" w:date="2024-03-21T06:29:00Z">
        <w:r>
          <w:t xml:space="preserve"> is </w:t>
        </w:r>
      </w:ins>
      <w:ins w:id="1110" w:author="Thomas Harter" w:date="2024-03-21T06:30:00Z">
        <w:r w:rsidR="006C4727">
          <w:t>obtained</w:t>
        </w:r>
      </w:ins>
      <w:ins w:id="1111" w:author="Thomas Harter" w:date="2024-03-21T06:29:00Z">
        <w:r>
          <w:t xml:space="preserve"> for </w:t>
        </w:r>
        <w:r>
          <w:rPr>
            <w:i/>
            <w:iCs/>
          </w:rPr>
          <w:t>BY</w:t>
        </w:r>
        <w:r>
          <w:t xml:space="preserve"> = </w:t>
        </w:r>
        <w:proofErr w:type="spellStart"/>
        <w:r>
          <w:rPr>
            <w:i/>
            <w:iCs/>
          </w:rPr>
          <w:t>wy</w:t>
        </w:r>
        <w:proofErr w:type="spellEnd"/>
        <w:r>
          <w:rPr>
            <w:i/>
            <w:iCs/>
          </w:rPr>
          <w:t xml:space="preserve"> </w:t>
        </w:r>
        <w:r>
          <w:t xml:space="preserve">– 1 and for </w:t>
        </w:r>
        <w:r>
          <w:rPr>
            <w:i/>
            <w:iCs/>
          </w:rPr>
          <w:t xml:space="preserve">BY </w:t>
        </w:r>
        <w:r>
          <w:t xml:space="preserve">= </w:t>
        </w:r>
        <w:proofErr w:type="spellStart"/>
        <w:r>
          <w:rPr>
            <w:i/>
            <w:iCs/>
          </w:rPr>
          <w:t>wy</w:t>
        </w:r>
        <w:proofErr w:type="spellEnd"/>
        <w:r>
          <w:t xml:space="preserve"> – 2 for Chinook and coho salmon, respectively.</w:t>
        </w:r>
      </w:ins>
    </w:p>
    <w:p w14:paraId="7DEE5B95" w14:textId="74DF6106" w:rsidR="00C3717D" w:rsidRDefault="00776DBB" w:rsidP="006C609C">
      <w:pPr>
        <w:pStyle w:val="BodyText"/>
        <w:rPr>
          <w:ins w:id="1112" w:author="Claire Kouba" w:date="2024-03-12T20:37:00Z"/>
        </w:rPr>
      </w:pPr>
      <w:ins w:id="1113" w:author="Thomas Harter" w:date="2024-03-21T03:34:00Z">
        <w:r>
          <w:t xml:space="preserve">An ensemble average model approach </w:t>
        </w:r>
      </w:ins>
      <w:ins w:id="1114" w:author="Thomas Harter" w:date="2024-03-21T06:29:00Z">
        <w:r w:rsidR="00FC5039">
          <w:t>is</w:t>
        </w:r>
      </w:ins>
      <w:ins w:id="1115" w:author="Thomas Harter" w:date="2024-03-21T03:34:00Z">
        <w:r>
          <w:t xml:space="preserve"> </w:t>
        </w:r>
      </w:ins>
      <w:ins w:id="1116" w:author="Thomas Harter" w:date="2024-03-21T03:40:00Z">
        <w:r w:rsidR="00FC282A">
          <w:t>necessary</w:t>
        </w:r>
      </w:ins>
      <w:ins w:id="1117" w:author="Thomas Harter" w:date="2024-03-21T03:34:00Z">
        <w:r>
          <w:t xml:space="preserve"> for the HB function to dampen the</w:t>
        </w:r>
      </w:ins>
      <w:ins w:id="1118" w:author="Thomas Harter" w:date="2024-03-21T06:29:00Z">
        <w:r w:rsidR="00D05D34">
          <w:t xml:space="preserve"> possible</w:t>
        </w:r>
      </w:ins>
      <w:ins w:id="1119" w:author="Thomas Harter" w:date="2024-03-21T03:34:00Z">
        <w:r>
          <w:t xml:space="preserve"> sensitivity of any individual </w:t>
        </w:r>
      </w:ins>
      <w:ins w:id="1120" w:author="Thomas Harter" w:date="2024-03-21T03:40:00Z">
        <w:r w:rsidR="002C686E">
          <w:t xml:space="preserve">linear </w:t>
        </w:r>
      </w:ins>
      <w:ins w:id="1121" w:author="Thomas Harter" w:date="2024-03-21T03:34:00Z">
        <w:r>
          <w:t xml:space="preserve">model to a single water-year outcome. </w:t>
        </w:r>
      </w:ins>
      <w:ins w:id="1122" w:author="Thomas Harter" w:date="2024-03-21T03:41:00Z">
        <w:r w:rsidR="006C609C">
          <w:t>This approach</w:t>
        </w:r>
      </w:ins>
      <w:ins w:id="1123" w:author="Claire Kouba" w:date="2024-03-19T20:10:00Z">
        <w:del w:id="1124" w:author="Thomas Harter" w:date="2024-03-21T03:41:00Z">
          <w:r w:rsidR="00827650" w:rsidDel="002C686E">
            <w:delText>As described above, c</w:delText>
          </w:r>
        </w:del>
      </w:ins>
      <w:ins w:id="1125" w:author="Claire Kouba" w:date="2024-03-12T20:37:00Z">
        <w:del w:id="1126" w:author="Thomas Harter" w:date="2024-03-21T03:41:00Z">
          <w:r w:rsidR="00C3717D" w:rsidDel="002C686E">
            <w:delText xml:space="preserve">oho salmon outcomes were modeled using two-predictor linear </w:delText>
          </w:r>
        </w:del>
      </w:ins>
      <w:ins w:id="1127" w:author="Claire Kouba" w:date="2024-03-19T20:02:00Z">
        <w:del w:id="1128" w:author="Thomas Harter" w:date="2024-03-21T03:41:00Z">
          <w:r w:rsidR="0080325E" w:rsidDel="002C686E">
            <w:delText xml:space="preserve">regression </w:delText>
          </w:r>
        </w:del>
      </w:ins>
      <w:ins w:id="1129" w:author="Claire Kouba" w:date="2024-03-12T20:37:00Z">
        <w:del w:id="1130" w:author="Thomas Harter" w:date="2024-03-21T03:41:00Z">
          <w:r w:rsidR="00C3717D" w:rsidDel="002C686E">
            <w:delText>models.</w:delText>
          </w:r>
        </w:del>
      </w:ins>
      <w:ins w:id="1131" w:author="Claire Kouba" w:date="2024-03-19T20:01:00Z">
        <w:del w:id="1132" w:author="Thomas Harter" w:date="2024-03-21T03:41:00Z">
          <w:r w:rsidR="0080325E" w:rsidDel="002C686E">
            <w:delText xml:space="preserve"> One-predictor models were also calculated for comparative purposes</w:delText>
          </w:r>
        </w:del>
      </w:ins>
      <w:ins w:id="1133" w:author="Claire Kouba" w:date="2024-03-19T20:11:00Z">
        <w:del w:id="1134" w:author="Thomas Harter" w:date="2024-03-21T03:41:00Z">
          <w:r w:rsidR="00827650" w:rsidDel="002C686E">
            <w:delText xml:space="preserve"> (see Results)</w:delText>
          </w:r>
        </w:del>
      </w:ins>
      <w:ins w:id="1135" w:author="Claire Kouba" w:date="2024-03-19T20:01:00Z">
        <w:del w:id="1136" w:author="Thomas Harter" w:date="2024-03-21T03:41:00Z">
          <w:r w:rsidR="0080325E" w:rsidDel="002C686E">
            <w:delText>.</w:delText>
          </w:r>
        </w:del>
      </w:ins>
      <w:ins w:id="1137" w:author="Claire Kouba" w:date="2024-03-12T20:37:00Z">
        <w:del w:id="1138" w:author="Thomas Harter" w:date="2024-03-21T03:41:00Z">
          <w:r w:rsidR="00C3717D" w:rsidDel="002C686E">
            <w:delText xml:space="preserve"> </w:delText>
          </w:r>
          <w:r w:rsidR="00C3717D" w:rsidDel="006C609C">
            <w:delText>To</w:delText>
          </w:r>
        </w:del>
        <w:r w:rsidR="00C3717D">
          <w:t xml:space="preserve"> avoid</w:t>
        </w:r>
      </w:ins>
      <w:ins w:id="1139" w:author="Thomas Harter" w:date="2024-03-21T03:41:00Z">
        <w:r w:rsidR="006C609C">
          <w:t>s</w:t>
        </w:r>
      </w:ins>
      <w:ins w:id="1140" w:author="Claire Kouba" w:date="2024-03-12T20:37:00Z">
        <w:r w:rsidR="00C3717D">
          <w:t xml:space="preserve"> over-interpret</w:t>
        </w:r>
      </w:ins>
      <w:ins w:id="1141" w:author="Thomas Harter" w:date="2024-03-21T03:41:00Z">
        <w:r w:rsidR="006C609C">
          <w:t>ation of</w:t>
        </w:r>
      </w:ins>
      <w:ins w:id="1142" w:author="Claire Kouba" w:date="2024-03-12T20:37:00Z">
        <w:del w:id="1143" w:author="Thomas Harter" w:date="2024-03-21T03:41:00Z">
          <w:r w:rsidR="00C3717D" w:rsidDel="006C609C">
            <w:delText>ing</w:delText>
          </w:r>
        </w:del>
        <w:r w:rsidR="00C3717D">
          <w:t xml:space="preserve"> results </w:t>
        </w:r>
        <w:del w:id="1144" w:author="Thomas Harter" w:date="2024-03-21T06:29:00Z">
          <w:r w:rsidR="00C3717D" w:rsidDel="00D05D34">
            <w:delText>based on</w:delText>
          </w:r>
        </w:del>
      </w:ins>
      <w:ins w:id="1145" w:author="Thomas Harter" w:date="2024-03-21T06:29:00Z">
        <w:r w:rsidR="00D05D34">
          <w:t>given</w:t>
        </w:r>
      </w:ins>
      <w:ins w:id="1146" w:author="Claire Kouba" w:date="2024-03-12T20:37:00Z">
        <w:r w:rsidR="00C3717D">
          <w:t xml:space="preserve"> the small ecological dataset of coho </w:t>
        </w:r>
        <w:del w:id="1147" w:author="Thomas Harter" w:date="2024-03-21T03:42:00Z">
          <w:r w:rsidR="00C3717D" w:rsidDel="006C609C">
            <w:delText>reproduction</w:delText>
          </w:r>
        </w:del>
      </w:ins>
      <w:ins w:id="1148" w:author="Thomas Harter" w:date="2024-03-21T03:42:00Z">
        <w:r w:rsidR="006C609C">
          <w:t>outcomes.</w:t>
        </w:r>
        <w:r w:rsidR="00EA5BC0">
          <w:t xml:space="preserve"> </w:t>
        </w:r>
      </w:ins>
      <w:ins w:id="1149" w:author="Claire Kouba" w:date="2024-03-12T20:37:00Z">
        <w:del w:id="1150" w:author="Thomas Harter" w:date="2024-03-21T03:42:00Z">
          <w:r w:rsidR="00C3717D" w:rsidDel="00EA5BC0">
            <w:delText>, the coefficients of the three best selected models were averaged into the coefficients of an ensemble model shown in Table 4. The ensemble model coefficients provide the formulation of the Hydrologic Benefit function.</w:delText>
          </w:r>
        </w:del>
      </w:ins>
    </w:p>
    <w:p w14:paraId="3C3C547F" w14:textId="6488E1FA" w:rsidR="00C3717D" w:rsidRDefault="00C3717D">
      <w:pPr>
        <w:pStyle w:val="Heading3"/>
        <w:rPr>
          <w:ins w:id="1151" w:author="Claire Kouba" w:date="2024-03-12T20:37:00Z"/>
        </w:rPr>
        <w:pPrChange w:id="1152" w:author="Claire Kouba" w:date="2024-03-12T20:51:00Z">
          <w:pPr>
            <w:pStyle w:val="Heading2"/>
          </w:pPr>
        </w:pPrChange>
      </w:pPr>
      <w:ins w:id="1153" w:author="Claire Kouba" w:date="2024-03-12T20:37:00Z">
        <w:r>
          <w:t>3.</w:t>
        </w:r>
      </w:ins>
      <w:ins w:id="1154" w:author="Claire Kouba" w:date="2024-03-12T20:39:00Z">
        <w:r w:rsidR="005A3C0F">
          <w:t>4.</w:t>
        </w:r>
        <w:del w:id="1155" w:author="Thomas Harter" w:date="2024-03-21T03:43:00Z">
          <w:r w:rsidR="005A3C0F" w:rsidDel="00EA5BC0">
            <w:delText>3</w:delText>
          </w:r>
        </w:del>
      </w:ins>
      <w:ins w:id="1156" w:author="Thomas Harter" w:date="2024-03-21T03:43:00Z">
        <w:r w:rsidR="00EA5BC0">
          <w:t>4</w:t>
        </w:r>
      </w:ins>
      <w:ins w:id="1157" w:author="Claire Kouba" w:date="2024-03-12T20:37:00Z">
        <w:r>
          <w:t xml:space="preserve"> Hydrologic benefit function sensitivity</w:t>
        </w:r>
      </w:ins>
    </w:p>
    <w:p w14:paraId="71825F3B" w14:textId="649082BF" w:rsidR="00C3717D" w:rsidRDefault="00C3717D" w:rsidP="00C3717D">
      <w:pPr>
        <w:pStyle w:val="BodyText"/>
        <w:rPr>
          <w:ins w:id="1158" w:author="Claire Kouba" w:date="2024-03-12T20:37:00Z"/>
        </w:rPr>
      </w:pPr>
      <w:ins w:id="1159" w:author="Claire Kouba" w:date="2024-03-12T20:37:00Z">
        <w:r>
          <w:t xml:space="preserve">To further explore the uncertainty associated with such a small dataset, the sensitivity of the predictive model was estimated by adding an additional data point. Specifically, a hypothetical value of “observed” coho </w:t>
        </w:r>
        <w:proofErr w:type="spellStart"/>
        <w:r>
          <w:t>spf</w:t>
        </w:r>
        <w:proofErr w:type="spellEnd"/>
        <w:r>
          <w:t xml:space="preserve"> was assigned to brood year 2015 (influenced by conditions in water year 2016). This is a missing value in the existing observational dataset. The missing value for brood year 2015 was replaced by 0, as well as the minimum, mean and maximum values of observed coho </w:t>
        </w:r>
        <w:proofErr w:type="spellStart"/>
        <w:r>
          <w:t>spf</w:t>
        </w:r>
        <w:proofErr w:type="spellEnd"/>
        <w:r>
          <w:t xml:space="preserve"> (5.8, 60.0, and 101.8 coho </w:t>
        </w:r>
        <w:proofErr w:type="spellStart"/>
        <w:r>
          <w:t>spf</w:t>
        </w:r>
        <w:proofErr w:type="spellEnd"/>
        <w:r>
          <w:t>, respectively). The ensemble average coefficients in the HB function were recalculated based on each revised dataset.</w:t>
        </w:r>
      </w:ins>
      <w:ins w:id="1160" w:author="Thomas Harter" w:date="2024-03-21T04:02:00Z">
        <w:r w:rsidR="00E06BA9">
          <w:t xml:space="preserve"> This sensitivity analysis was not implemented for Chinook (see Results).</w:t>
        </w:r>
      </w:ins>
      <w:ins w:id="1161" w:author="Claire Kouba" w:date="2024-03-12T20:37:00Z">
        <w:del w:id="1162" w:author="Thomas Harter" w:date="2024-03-21T04:02:00Z">
          <w:r w:rsidDel="00E06BA9">
            <w:delText xml:space="preserve"> </w:delText>
          </w:r>
        </w:del>
      </w:ins>
    </w:p>
    <w:p w14:paraId="6F4A1B4E" w14:textId="12D83E74" w:rsidR="00C3717D" w:rsidDel="00827650" w:rsidRDefault="00C3717D" w:rsidP="00C3717D">
      <w:pPr>
        <w:pStyle w:val="BodyText"/>
        <w:rPr>
          <w:del w:id="1163" w:author="Claire Kouba" w:date="2024-03-19T20:11:00Z"/>
        </w:rPr>
      </w:pPr>
    </w:p>
    <w:p w14:paraId="4C99727D" w14:textId="6C30A272" w:rsidR="00C26AC4" w:rsidDel="005A3C0F" w:rsidRDefault="0080747B">
      <w:pPr>
        <w:pStyle w:val="Heading2"/>
        <w:rPr>
          <w:del w:id="1164" w:author="Claire Kouba" w:date="2024-03-12T20:43:00Z"/>
        </w:rPr>
      </w:pPr>
      <w:bookmarkStart w:id="1165" w:name="X57a52924c851c61a9341e8e93e70bf04d5c1aee"/>
      <w:bookmarkEnd w:id="795"/>
      <w:del w:id="1166" w:author="Claire Kouba" w:date="2024-03-12T20:43:00Z">
        <w:r w:rsidDel="005A3C0F">
          <w:rPr>
            <w:rStyle w:val="SectionNumber"/>
          </w:rPr>
          <w:delText>3.7</w:delText>
        </w:r>
        <w:r w:rsidDel="005A3C0F">
          <w:tab/>
          <w:delText>Proposed formulation of a water year-based Hydrologic Benefit function for coho salmon</w:delText>
        </w:r>
      </w:del>
    </w:p>
    <w:p w14:paraId="35C9F55C" w14:textId="7AE62F6A" w:rsidR="00C26AC4" w:rsidDel="005A3C0F" w:rsidRDefault="0080747B">
      <w:pPr>
        <w:pStyle w:val="FirstParagraph"/>
        <w:rPr>
          <w:del w:id="1167" w:author="Claire Kouba" w:date="2024-03-12T20:40:00Z"/>
        </w:rPr>
      </w:pPr>
      <w:del w:id="1168" w:author="Claire Kouba" w:date="2024-03-12T20:40:00Z">
        <w:r w:rsidDel="005A3C0F">
          <w:delTex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 </w:delText>
        </w:r>
        <w:r w:rsidDel="005A3C0F">
          <w:rPr>
            <w:i/>
            <w:iCs/>
          </w:rPr>
          <w:delText>Supplemental Table 2</w:delText>
        </w:r>
        <w:r w:rsidDel="005A3C0F">
          <w:delText>.</w:delText>
        </w:r>
      </w:del>
    </w:p>
    <w:p w14:paraId="1FD69CFF" w14:textId="3D97A4C3" w:rsidR="00C26AC4" w:rsidDel="005A3C0F" w:rsidRDefault="0080747B">
      <w:pPr>
        <w:pStyle w:val="BodyText"/>
        <w:rPr>
          <w:del w:id="1169" w:author="Claire Kouba" w:date="2024-03-12T20:40:00Z"/>
        </w:rPr>
      </w:pPr>
      <w:del w:id="1170" w:author="Claire Kouba" w:date="2024-03-12T20:40:00Z">
        <w:r w:rsidDel="005A3C0F">
          <w:delText>The combined formulation is as follows:</w:delText>
        </w:r>
      </w:del>
    </w:p>
    <w:p w14:paraId="07519C8F" w14:textId="522228C8" w:rsidR="00C26AC4" w:rsidDel="005A3C0F" w:rsidRDefault="0080747B">
      <w:pPr>
        <w:pStyle w:val="BodyText"/>
        <w:rPr>
          <w:del w:id="1171" w:author="Claire Kouba" w:date="2024-03-12T20:40:00Z"/>
        </w:rPr>
      </w:pPr>
      <m:oMathPara>
        <m:oMathParaPr>
          <m:jc m:val="center"/>
        </m:oMathParaPr>
        <m:oMath>
          <m:r>
            <w:del w:id="1172" w:author="Claire Kouba" w:date="2024-03-12T20:40:00Z">
              <w:rPr>
                <w:rFonts w:ascii="Cambria Math" w:hAnsi="Cambria Math"/>
              </w:rPr>
              <m:t>H</m:t>
            </w:del>
          </m:r>
          <m:sSub>
            <m:sSubPr>
              <m:ctrlPr>
                <w:del w:id="1173" w:author="Claire Kouba" w:date="2024-03-12T20:40:00Z">
                  <w:rPr>
                    <w:rFonts w:ascii="Cambria Math" w:hAnsi="Cambria Math"/>
                  </w:rPr>
                </w:del>
              </m:ctrlPr>
            </m:sSubPr>
            <m:e>
              <m:r>
                <w:del w:id="1174" w:author="Claire Kouba" w:date="2024-03-12T20:40:00Z">
                  <w:rPr>
                    <w:rFonts w:ascii="Cambria Math" w:hAnsi="Cambria Math"/>
                  </w:rPr>
                  <m:t>B</m:t>
                </w:del>
              </m:r>
            </m:e>
            <m:sub>
              <m:r>
                <w:del w:id="1175" w:author="Claire Kouba" w:date="2024-03-12T20:40:00Z">
                  <w:rPr>
                    <w:rFonts w:ascii="Cambria Math" w:hAnsi="Cambria Math"/>
                  </w:rPr>
                  <m:t>wy</m:t>
                </w:del>
              </m:r>
            </m:sub>
          </m:sSub>
          <m:r>
            <w:del w:id="1176" w:author="Claire Kouba" w:date="2024-03-12T20:40:00Z">
              <m:rPr>
                <m:sty m:val="p"/>
              </m:rPr>
              <w:rPr>
                <w:rFonts w:ascii="Cambria Math" w:hAnsi="Cambria Math"/>
              </w:rPr>
              <m:t>=</m:t>
            </w:del>
          </m:r>
          <m:r>
            <w:del w:id="1177" w:author="Claire Kouba" w:date="2024-03-12T20:40:00Z">
              <w:rPr>
                <w:rFonts w:ascii="Cambria Math" w:hAnsi="Cambria Math"/>
              </w:rPr>
              <m:t>b</m:t>
            </w:del>
          </m:r>
          <m:r>
            <w:del w:id="1178" w:author="Claire Kouba" w:date="2024-03-12T20:40:00Z">
              <m:rPr>
                <m:sty m:val="p"/>
              </m:rPr>
              <w:rPr>
                <w:rFonts w:ascii="Cambria Math" w:hAnsi="Cambria Math"/>
              </w:rPr>
              <m:t>+</m:t>
            </w:del>
          </m:r>
          <m:sSub>
            <m:sSubPr>
              <m:ctrlPr>
                <w:del w:id="1179" w:author="Claire Kouba" w:date="2024-03-12T20:40:00Z">
                  <w:rPr>
                    <w:rFonts w:ascii="Cambria Math" w:hAnsi="Cambria Math"/>
                  </w:rPr>
                </w:del>
              </m:ctrlPr>
            </m:sSubPr>
            <m:e>
              <m:r>
                <w:del w:id="1180" w:author="Claire Kouba" w:date="2024-03-12T20:40:00Z">
                  <w:rPr>
                    <w:rFonts w:ascii="Cambria Math" w:hAnsi="Cambria Math"/>
                  </w:rPr>
                  <m:t>m</m:t>
                </w:del>
              </m:r>
            </m:e>
            <m:sub>
              <m:r>
                <w:del w:id="1181" w:author="Claire Kouba" w:date="2024-03-12T20:40:00Z">
                  <w:rPr>
                    <w:rFonts w:ascii="Cambria Math" w:hAnsi="Cambria Math"/>
                  </w:rPr>
                  <m:t>1</m:t>
                </w:del>
              </m:r>
            </m:sub>
          </m:sSub>
          <m:r>
            <w:del w:id="1182" w:author="Claire Kouba" w:date="2024-03-12T20:40:00Z">
              <m:rPr>
                <m:sty m:val="p"/>
              </m:rPr>
              <w:rPr>
                <w:rFonts w:ascii="Cambria Math" w:hAnsi="Cambria Math"/>
              </w:rPr>
              <m:t>*</m:t>
            </w:del>
          </m:r>
          <m:r>
            <w:del w:id="1183" w:author="Claire Kouba" w:date="2024-03-12T20:40:00Z">
              <w:rPr>
                <w:rFonts w:ascii="Cambria Math" w:hAnsi="Cambria Math"/>
              </w:rPr>
              <m:t>metri</m:t>
            </w:del>
          </m:r>
          <m:sSub>
            <m:sSubPr>
              <m:ctrlPr>
                <w:del w:id="1184" w:author="Claire Kouba" w:date="2024-03-12T20:40:00Z">
                  <w:rPr>
                    <w:rFonts w:ascii="Cambria Math" w:hAnsi="Cambria Math"/>
                  </w:rPr>
                </w:del>
              </m:ctrlPr>
            </m:sSubPr>
            <m:e>
              <m:r>
                <w:del w:id="1185" w:author="Claire Kouba" w:date="2024-03-12T20:40:00Z">
                  <w:rPr>
                    <w:rFonts w:ascii="Cambria Math" w:hAnsi="Cambria Math"/>
                  </w:rPr>
                  <m:t>c</m:t>
                </w:del>
              </m:r>
            </m:e>
            <m:sub>
              <m:r>
                <w:del w:id="1186" w:author="Claire Kouba" w:date="2024-03-12T20:40:00Z">
                  <w:rPr>
                    <w:rFonts w:ascii="Cambria Math" w:hAnsi="Cambria Math"/>
                  </w:rPr>
                  <m:t>1</m:t>
                </w:del>
              </m:r>
              <m:r>
                <w:del w:id="1187" w:author="Claire Kouba" w:date="2024-03-12T20:40:00Z">
                  <m:rPr>
                    <m:sty m:val="p"/>
                  </m:rPr>
                  <w:rPr>
                    <w:rFonts w:ascii="Cambria Math" w:hAnsi="Cambria Math"/>
                  </w:rPr>
                  <m:t>,</m:t>
                </w:del>
              </m:r>
              <m:r>
                <w:del w:id="1188" w:author="Claire Kouba" w:date="2024-03-12T20:40:00Z">
                  <w:rPr>
                    <w:rFonts w:ascii="Cambria Math" w:hAnsi="Cambria Math"/>
                  </w:rPr>
                  <m:t> wy</m:t>
                </w:del>
              </m:r>
            </m:sub>
          </m:sSub>
          <m:r>
            <w:del w:id="1189" w:author="Claire Kouba" w:date="2024-03-12T20:40:00Z">
              <m:rPr>
                <m:sty m:val="p"/>
              </m:rPr>
              <w:rPr>
                <w:rFonts w:ascii="Cambria Math" w:hAnsi="Cambria Math"/>
              </w:rPr>
              <m:t>+...+</m:t>
            </w:del>
          </m:r>
          <m:sSub>
            <m:sSubPr>
              <m:ctrlPr>
                <w:del w:id="1190" w:author="Claire Kouba" w:date="2024-03-12T20:40:00Z">
                  <w:rPr>
                    <w:rFonts w:ascii="Cambria Math" w:hAnsi="Cambria Math"/>
                  </w:rPr>
                </w:del>
              </m:ctrlPr>
            </m:sSubPr>
            <m:e>
              <m:r>
                <w:del w:id="1191" w:author="Claire Kouba" w:date="2024-03-12T20:40:00Z">
                  <w:rPr>
                    <w:rFonts w:ascii="Cambria Math" w:hAnsi="Cambria Math"/>
                  </w:rPr>
                  <m:t>m</m:t>
                </w:del>
              </m:r>
            </m:e>
            <m:sub>
              <m:r>
                <w:del w:id="1192" w:author="Claire Kouba" w:date="2024-03-12T20:40:00Z">
                  <w:rPr>
                    <w:rFonts w:ascii="Cambria Math" w:hAnsi="Cambria Math"/>
                  </w:rPr>
                  <m:t>4</m:t>
                </w:del>
              </m:r>
            </m:sub>
          </m:sSub>
          <m:r>
            <w:del w:id="1193" w:author="Claire Kouba" w:date="2024-03-12T20:40:00Z">
              <m:rPr>
                <m:sty m:val="p"/>
              </m:rPr>
              <w:rPr>
                <w:rFonts w:ascii="Cambria Math" w:hAnsi="Cambria Math"/>
              </w:rPr>
              <m:t>*</m:t>
            </w:del>
          </m:r>
          <m:r>
            <w:del w:id="1194" w:author="Claire Kouba" w:date="2024-03-12T20:40:00Z">
              <w:rPr>
                <w:rFonts w:ascii="Cambria Math" w:hAnsi="Cambria Math"/>
              </w:rPr>
              <m:t>metri</m:t>
            </w:del>
          </m:r>
          <m:sSub>
            <m:sSubPr>
              <m:ctrlPr>
                <w:del w:id="1195" w:author="Claire Kouba" w:date="2024-03-12T20:40:00Z">
                  <w:rPr>
                    <w:rFonts w:ascii="Cambria Math" w:hAnsi="Cambria Math"/>
                  </w:rPr>
                </w:del>
              </m:ctrlPr>
            </m:sSubPr>
            <m:e>
              <m:r>
                <w:del w:id="1196" w:author="Claire Kouba" w:date="2024-03-12T20:40:00Z">
                  <w:rPr>
                    <w:rFonts w:ascii="Cambria Math" w:hAnsi="Cambria Math"/>
                  </w:rPr>
                  <m:t>c</m:t>
                </w:del>
              </m:r>
            </m:e>
            <m:sub>
              <m:r>
                <w:del w:id="1197" w:author="Claire Kouba" w:date="2024-03-12T20:40:00Z">
                  <w:rPr>
                    <w:rFonts w:ascii="Cambria Math" w:hAnsi="Cambria Math"/>
                  </w:rPr>
                  <m:t>4</m:t>
                </w:del>
              </m:r>
              <m:r>
                <w:del w:id="1198" w:author="Claire Kouba" w:date="2024-03-12T20:40:00Z">
                  <m:rPr>
                    <m:sty m:val="p"/>
                  </m:rPr>
                  <w:rPr>
                    <w:rFonts w:ascii="Cambria Math" w:hAnsi="Cambria Math"/>
                  </w:rPr>
                  <m:t>,</m:t>
                </w:del>
              </m:r>
              <m:r>
                <w:del w:id="1199" w:author="Claire Kouba" w:date="2024-03-12T20:40:00Z">
                  <w:rPr>
                    <w:rFonts w:ascii="Cambria Math" w:hAnsi="Cambria Math"/>
                  </w:rPr>
                  <m:t> wy</m:t>
                </w:del>
              </m:r>
            </m:sub>
          </m:sSub>
        </m:oMath>
      </m:oMathPara>
    </w:p>
    <w:p w14:paraId="60EFDD15" w14:textId="63EB2C83" w:rsidR="00C26AC4" w:rsidDel="005A3C0F" w:rsidRDefault="0080747B">
      <w:pPr>
        <w:pStyle w:val="FirstParagraph"/>
        <w:rPr>
          <w:del w:id="1200" w:author="Claire Kouba" w:date="2024-03-12T20:40:00Z"/>
        </w:rPr>
      </w:pPr>
      <w:del w:id="1201" w:author="Claire Kouba" w:date="2024-03-12T20:40:00Z">
        <w:r w:rsidDel="005A3C0F">
          <w:delText>Where:</w:delText>
        </w:r>
      </w:del>
    </w:p>
    <w:p w14:paraId="6D01653D" w14:textId="123C0130" w:rsidR="00C26AC4" w:rsidDel="005A3C0F" w:rsidRDefault="0080747B">
      <w:pPr>
        <w:pStyle w:val="BodyText"/>
        <w:rPr>
          <w:del w:id="1202" w:author="Claire Kouba" w:date="2024-03-12T20:40:00Z"/>
        </w:rPr>
      </w:pPr>
      <m:oMathPara>
        <m:oMath>
          <m:r>
            <w:del w:id="1203" w:author="Claire Kouba" w:date="2024-03-12T20:40:00Z">
              <w:rPr>
                <w:rFonts w:ascii="Cambria Math" w:hAnsi="Cambria Math"/>
              </w:rPr>
              <m:t>H</m:t>
            </w:del>
          </m:r>
          <m:sSub>
            <m:sSubPr>
              <m:ctrlPr>
                <w:del w:id="1204" w:author="Claire Kouba" w:date="2024-03-12T20:40:00Z">
                  <w:rPr>
                    <w:rFonts w:ascii="Cambria Math" w:hAnsi="Cambria Math"/>
                  </w:rPr>
                </w:del>
              </m:ctrlPr>
            </m:sSubPr>
            <m:e>
              <m:r>
                <w:del w:id="1205" w:author="Claire Kouba" w:date="2024-03-12T20:40:00Z">
                  <w:rPr>
                    <w:rFonts w:ascii="Cambria Math" w:hAnsi="Cambria Math"/>
                  </w:rPr>
                  <m:t>B</m:t>
                </w:del>
              </m:r>
            </m:e>
            <m:sub>
              <m:r>
                <w:del w:id="1206" w:author="Claire Kouba" w:date="2024-03-12T20:40:00Z">
                  <w:rPr>
                    <w:rFonts w:ascii="Cambria Math" w:hAnsi="Cambria Math"/>
                  </w:rPr>
                  <m:t>wy</m:t>
                </w:del>
              </m:r>
            </m:sub>
          </m:sSub>
          <m:r>
            <w:del w:id="1207" w:author="Claire Kouba" w:date="2024-03-12T20:40:00Z">
              <m:rPr>
                <m:sty m:val="p"/>
              </m:rPr>
              <w:rPr>
                <w:rFonts w:ascii="Cambria Math" w:hAnsi="Cambria Math"/>
              </w:rPr>
              <m:t>=</m:t>
            </w:del>
          </m:r>
          <m:r>
            <w:del w:id="1208" w:author="Claire Kouba" w:date="2024-03-12T20:40:00Z">
              <w:rPr>
                <w:rFonts w:ascii="Cambria Math" w:hAnsi="Cambria Math"/>
              </w:rPr>
              <m:t>Hydrologic Benefit value for a given water year </m:t>
            </w:del>
          </m:r>
          <m:d>
            <m:dPr>
              <m:ctrlPr>
                <w:del w:id="1209" w:author="Claire Kouba" w:date="2024-03-12T20:40:00Z">
                  <w:rPr>
                    <w:rFonts w:ascii="Cambria Math" w:hAnsi="Cambria Math"/>
                  </w:rPr>
                </w:del>
              </m:ctrlPr>
            </m:dPr>
            <m:e>
              <m:r>
                <w:del w:id="1210" w:author="Claire Kouba" w:date="2024-03-12T20:40:00Z">
                  <w:rPr>
                    <w:rFonts w:ascii="Cambria Math" w:hAnsi="Cambria Math"/>
                  </w:rPr>
                  <m:t>coho spf equiv</m:t>
                </w:del>
              </m:r>
              <m:r>
                <w:del w:id="1211" w:author="Claire Kouba" w:date="2024-03-12T20:40:00Z">
                  <m:rPr>
                    <m:sty m:val="p"/>
                  </m:rPr>
                  <w:rPr>
                    <w:rFonts w:ascii="Cambria Math" w:hAnsi="Cambria Math"/>
                  </w:rPr>
                  <m:t>.</m:t>
                </w:del>
              </m:r>
            </m:e>
          </m:d>
        </m:oMath>
      </m:oMathPara>
    </w:p>
    <w:p w14:paraId="6995C39A" w14:textId="2CD59311" w:rsidR="00C26AC4" w:rsidDel="005A3C0F" w:rsidRDefault="0080747B">
      <w:pPr>
        <w:pStyle w:val="BodyText"/>
        <w:rPr>
          <w:del w:id="1212" w:author="Claire Kouba" w:date="2024-03-12T20:40:00Z"/>
        </w:rPr>
      </w:pPr>
      <m:oMathPara>
        <m:oMath>
          <m:r>
            <w:del w:id="1213" w:author="Claire Kouba" w:date="2024-03-12T20:40:00Z">
              <w:rPr>
                <w:rFonts w:ascii="Cambria Math" w:hAnsi="Cambria Math"/>
              </w:rPr>
              <m:t>b</m:t>
            </w:del>
          </m:r>
          <m:r>
            <w:del w:id="1214" w:author="Claire Kouba" w:date="2024-03-12T20:40:00Z">
              <m:rPr>
                <m:sty m:val="p"/>
              </m:rPr>
              <w:rPr>
                <w:rFonts w:ascii="Cambria Math" w:hAnsi="Cambria Math"/>
              </w:rPr>
              <m:t>=</m:t>
            </w:del>
          </m:r>
          <m:r>
            <w:del w:id="1215" w:author="Claire Kouba" w:date="2024-03-12T20:40:00Z">
              <w:rPr>
                <w:rFonts w:ascii="Cambria Math" w:hAnsi="Cambria Math"/>
              </w:rPr>
              <m:t>93.4 spf equiv</m:t>
            </w:del>
          </m:r>
          <m:r>
            <w:del w:id="1216" w:author="Claire Kouba" w:date="2024-03-12T20:40:00Z">
              <m:rPr>
                <m:sty m:val="p"/>
              </m:rPr>
              <w:rPr>
                <w:rFonts w:ascii="Cambria Math" w:hAnsi="Cambria Math"/>
              </w:rPr>
              <m:t>.</m:t>
            </w:del>
          </m:r>
        </m:oMath>
      </m:oMathPara>
    </w:p>
    <w:p w14:paraId="317DE142" w14:textId="717F9B4E" w:rsidR="00C26AC4" w:rsidDel="005A3C0F" w:rsidRDefault="003563A0">
      <w:pPr>
        <w:pStyle w:val="BodyText"/>
        <w:rPr>
          <w:del w:id="1217" w:author="Claire Kouba" w:date="2024-03-12T20:40:00Z"/>
        </w:rPr>
      </w:pPr>
      <m:oMathPara>
        <m:oMath>
          <m:sSub>
            <m:sSubPr>
              <m:ctrlPr>
                <w:del w:id="1218" w:author="Claire Kouba" w:date="2024-03-12T20:40:00Z">
                  <w:rPr>
                    <w:rFonts w:ascii="Cambria Math" w:hAnsi="Cambria Math"/>
                  </w:rPr>
                </w:del>
              </m:ctrlPr>
            </m:sSubPr>
            <m:e>
              <m:r>
                <w:del w:id="1219" w:author="Claire Kouba" w:date="2024-03-12T20:40:00Z">
                  <w:rPr>
                    <w:rFonts w:ascii="Cambria Math" w:hAnsi="Cambria Math"/>
                  </w:rPr>
                  <m:t>m</m:t>
                </w:del>
              </m:r>
            </m:e>
            <m:sub>
              <m:r>
                <w:del w:id="1220" w:author="Claire Kouba" w:date="2024-03-12T20:40:00Z">
                  <w:rPr>
                    <w:rFonts w:ascii="Cambria Math" w:hAnsi="Cambria Math"/>
                  </w:rPr>
                  <m:t>1</m:t>
                </w:del>
              </m:r>
            </m:sub>
          </m:sSub>
          <m:r>
            <w:del w:id="1221" w:author="Claire Kouba" w:date="2024-03-12T20:40:00Z">
              <m:rPr>
                <m:sty m:val="p"/>
              </m:rPr>
              <w:rPr>
                <w:rFonts w:ascii="Cambria Math" w:hAnsi="Cambria Math"/>
              </w:rPr>
              <m:t>=-</m:t>
            </w:del>
          </m:r>
          <m:r>
            <w:del w:id="1222" w:author="Claire Kouba" w:date="2024-03-12T20:40:00Z">
              <w:rPr>
                <w:rFonts w:ascii="Cambria Math" w:hAnsi="Cambria Math"/>
              </w:rPr>
              <m:t>1.15 spf equiv</m:t>
            </w:del>
          </m:r>
          <m:r>
            <w:del w:id="1223" w:author="Claire Kouba" w:date="2024-03-12T20:40:00Z">
              <m:rPr>
                <m:sty m:val="p"/>
              </m:rPr>
              <w:rPr>
                <w:rFonts w:ascii="Cambria Math" w:hAnsi="Cambria Math"/>
              </w:rPr>
              <m:t>./</m:t>
            </w:del>
          </m:r>
          <m:d>
            <m:dPr>
              <m:ctrlPr>
                <w:del w:id="1224" w:author="Claire Kouba" w:date="2024-03-12T20:40:00Z">
                  <w:rPr>
                    <w:rFonts w:ascii="Cambria Math" w:hAnsi="Cambria Math"/>
                  </w:rPr>
                </w:del>
              </m:ctrlPr>
            </m:dPr>
            <m:e>
              <m:r>
                <w:del w:id="1225" w:author="Claire Kouba" w:date="2024-03-12T20:40:00Z">
                  <w:rPr>
                    <w:rFonts w:ascii="Cambria Math" w:hAnsi="Cambria Math"/>
                  </w:rPr>
                  <m:t>day of reconnection after Aug</m:t>
                </w:del>
              </m:r>
              <m:r>
                <w:del w:id="1226" w:author="Claire Kouba" w:date="2024-03-12T20:40:00Z">
                  <m:rPr>
                    <m:sty m:val="p"/>
                  </m:rPr>
                  <w:rPr>
                    <w:rFonts w:ascii="Cambria Math" w:hAnsi="Cambria Math"/>
                  </w:rPr>
                  <m:t>.</m:t>
                </w:del>
              </m:r>
              <m:r>
                <w:del w:id="1227" w:author="Claire Kouba" w:date="2024-03-12T20:40:00Z">
                  <w:rPr>
                    <w:rFonts w:ascii="Cambria Math" w:hAnsi="Cambria Math"/>
                  </w:rPr>
                  <m:t> 31</m:t>
                </w:del>
              </m:r>
              <m:r>
                <w:del w:id="1228" w:author="Claire Kouba" w:date="2024-03-12T20:40:00Z">
                  <m:rPr>
                    <m:sty m:val="p"/>
                  </m:rPr>
                  <w:rPr>
                    <w:rFonts w:ascii="Cambria Math" w:hAnsi="Cambria Math"/>
                  </w:rPr>
                  <m:t>,</m:t>
                </w:del>
              </m:r>
              <m:r>
                <w:del w:id="1229" w:author="Claire Kouba" w:date="2024-03-12T20:40:00Z">
                  <w:rPr>
                    <w:rFonts w:ascii="Cambria Math" w:hAnsi="Cambria Math"/>
                  </w:rPr>
                  <m:t> 10 cfs</m:t>
                </w:del>
              </m:r>
            </m:e>
          </m:d>
        </m:oMath>
      </m:oMathPara>
    </w:p>
    <w:p w14:paraId="4537738C" w14:textId="1AAE9D83" w:rsidR="00C26AC4" w:rsidDel="005A3C0F" w:rsidRDefault="003563A0">
      <w:pPr>
        <w:pStyle w:val="BodyText"/>
        <w:rPr>
          <w:del w:id="1230" w:author="Claire Kouba" w:date="2024-03-12T20:40:00Z"/>
        </w:rPr>
      </w:pPr>
      <m:oMathPara>
        <m:oMath>
          <m:sSub>
            <m:sSubPr>
              <m:ctrlPr>
                <w:del w:id="1231" w:author="Claire Kouba" w:date="2024-03-12T20:40:00Z">
                  <w:rPr>
                    <w:rFonts w:ascii="Cambria Math" w:hAnsi="Cambria Math"/>
                  </w:rPr>
                </w:del>
              </m:ctrlPr>
            </m:sSubPr>
            <m:e>
              <m:r>
                <w:del w:id="1232" w:author="Claire Kouba" w:date="2024-03-12T20:40:00Z">
                  <w:rPr>
                    <w:rFonts w:ascii="Cambria Math" w:hAnsi="Cambria Math"/>
                  </w:rPr>
                  <m:t>m</m:t>
                </w:del>
              </m:r>
            </m:e>
            <m:sub>
              <m:r>
                <w:del w:id="1233" w:author="Claire Kouba" w:date="2024-03-12T20:40:00Z">
                  <w:rPr>
                    <w:rFonts w:ascii="Cambria Math" w:hAnsi="Cambria Math"/>
                  </w:rPr>
                  <m:t>2</m:t>
                </w:del>
              </m:r>
            </m:sub>
          </m:sSub>
          <m:r>
            <w:del w:id="1234" w:author="Claire Kouba" w:date="2024-03-12T20:40:00Z">
              <m:rPr>
                <m:sty m:val="p"/>
              </m:rPr>
              <w:rPr>
                <w:rFonts w:ascii="Cambria Math" w:hAnsi="Cambria Math"/>
              </w:rPr>
              <m:t>=-</m:t>
            </w:del>
          </m:r>
          <m:r>
            <w:del w:id="1235" w:author="Claire Kouba" w:date="2024-03-12T20:40:00Z">
              <w:rPr>
                <w:rFonts w:ascii="Cambria Math" w:hAnsi="Cambria Math"/>
              </w:rPr>
              <m:t>0.17 spf equiv</m:t>
            </w:del>
          </m:r>
          <m:r>
            <w:del w:id="1236" w:author="Claire Kouba" w:date="2024-03-12T20:40:00Z">
              <m:rPr>
                <m:sty m:val="p"/>
              </m:rPr>
              <w:rPr>
                <w:rFonts w:ascii="Cambria Math" w:hAnsi="Cambria Math"/>
              </w:rPr>
              <m:t>./</m:t>
            </w:del>
          </m:r>
          <m:d>
            <m:dPr>
              <m:ctrlPr>
                <w:del w:id="1237" w:author="Claire Kouba" w:date="2024-03-12T20:40:00Z">
                  <w:rPr>
                    <w:rFonts w:ascii="Cambria Math" w:hAnsi="Cambria Math"/>
                  </w:rPr>
                </w:del>
              </m:ctrlPr>
            </m:dPr>
            <m:e>
              <m:r>
                <w:del w:id="1238" w:author="Claire Kouba" w:date="2024-03-12T20:40:00Z">
                  <w:rPr>
                    <w:rFonts w:ascii="Cambria Math" w:hAnsi="Cambria Math"/>
                  </w:rPr>
                  <m:t>day of reconnection after Aug</m:t>
                </w:del>
              </m:r>
              <m:r>
                <w:del w:id="1239" w:author="Claire Kouba" w:date="2024-03-12T20:40:00Z">
                  <m:rPr>
                    <m:sty m:val="p"/>
                  </m:rPr>
                  <w:rPr>
                    <w:rFonts w:ascii="Cambria Math" w:hAnsi="Cambria Math"/>
                  </w:rPr>
                  <m:t>.</m:t>
                </w:del>
              </m:r>
              <m:r>
                <w:del w:id="1240" w:author="Claire Kouba" w:date="2024-03-12T20:40:00Z">
                  <w:rPr>
                    <w:rFonts w:ascii="Cambria Math" w:hAnsi="Cambria Math"/>
                  </w:rPr>
                  <m:t> 31</m:t>
                </w:del>
              </m:r>
              <m:r>
                <w:del w:id="1241" w:author="Claire Kouba" w:date="2024-03-12T20:40:00Z">
                  <m:rPr>
                    <m:sty m:val="p"/>
                  </m:rPr>
                  <w:rPr>
                    <w:rFonts w:ascii="Cambria Math" w:hAnsi="Cambria Math"/>
                  </w:rPr>
                  <m:t>,</m:t>
                </w:del>
              </m:r>
              <m:r>
                <w:del w:id="1242" w:author="Claire Kouba" w:date="2024-03-12T20:40:00Z">
                  <w:rPr>
                    <w:rFonts w:ascii="Cambria Math" w:hAnsi="Cambria Math"/>
                  </w:rPr>
                  <m:t> 100 cfs</m:t>
                </w:del>
              </m:r>
            </m:e>
          </m:d>
        </m:oMath>
      </m:oMathPara>
    </w:p>
    <w:p w14:paraId="7B58A224" w14:textId="1B6E415B" w:rsidR="00C26AC4" w:rsidDel="005A3C0F" w:rsidRDefault="003563A0">
      <w:pPr>
        <w:pStyle w:val="BodyText"/>
        <w:rPr>
          <w:del w:id="1243" w:author="Claire Kouba" w:date="2024-03-12T20:40:00Z"/>
        </w:rPr>
      </w:pPr>
      <m:oMathPara>
        <m:oMath>
          <m:sSub>
            <m:sSubPr>
              <m:ctrlPr>
                <w:del w:id="1244" w:author="Claire Kouba" w:date="2024-03-12T20:40:00Z">
                  <w:rPr>
                    <w:rFonts w:ascii="Cambria Math" w:hAnsi="Cambria Math"/>
                  </w:rPr>
                </w:del>
              </m:ctrlPr>
            </m:sSubPr>
            <m:e>
              <m:r>
                <w:del w:id="1245" w:author="Claire Kouba" w:date="2024-03-12T20:40:00Z">
                  <w:rPr>
                    <w:rFonts w:ascii="Cambria Math" w:hAnsi="Cambria Math"/>
                  </w:rPr>
                  <m:t>m</m:t>
                </w:del>
              </m:r>
            </m:e>
            <m:sub>
              <m:r>
                <w:del w:id="1246" w:author="Claire Kouba" w:date="2024-03-12T20:40:00Z">
                  <w:rPr>
                    <w:rFonts w:ascii="Cambria Math" w:hAnsi="Cambria Math"/>
                  </w:rPr>
                  <m:t>3</m:t>
                </w:del>
              </m:r>
            </m:sub>
          </m:sSub>
          <m:r>
            <w:del w:id="1247" w:author="Claire Kouba" w:date="2024-03-12T20:40:00Z">
              <m:rPr>
                <m:sty m:val="p"/>
              </m:rPr>
              <w:rPr>
                <w:rFonts w:ascii="Cambria Math" w:hAnsi="Cambria Math"/>
              </w:rPr>
              <m:t>=-</m:t>
            </w:del>
          </m:r>
          <m:r>
            <w:del w:id="1248" w:author="Claire Kouba" w:date="2024-03-12T20:40:00Z">
              <w:rPr>
                <w:rFonts w:ascii="Cambria Math" w:hAnsi="Cambria Math"/>
              </w:rPr>
              <m:t>0.20 spf equiv</m:t>
            </w:del>
          </m:r>
          <m:r>
            <w:del w:id="1249" w:author="Claire Kouba" w:date="2024-03-12T20:40:00Z">
              <m:rPr>
                <m:sty m:val="p"/>
              </m:rPr>
              <w:rPr>
                <w:rFonts w:ascii="Cambria Math" w:hAnsi="Cambria Math"/>
              </w:rPr>
              <m:t>./</m:t>
            </w:del>
          </m:r>
          <m:d>
            <m:dPr>
              <m:ctrlPr>
                <w:del w:id="1250" w:author="Claire Kouba" w:date="2024-03-12T20:40:00Z">
                  <w:rPr>
                    <w:rFonts w:ascii="Cambria Math" w:hAnsi="Cambria Math"/>
                  </w:rPr>
                </w:del>
              </m:ctrlPr>
            </m:dPr>
            <m:e>
              <m:r>
                <w:del w:id="1251" w:author="Claire Kouba" w:date="2024-03-12T20:40:00Z">
                  <w:rPr>
                    <w:rFonts w:ascii="Cambria Math" w:hAnsi="Cambria Math"/>
                  </w:rPr>
                  <m:t>day of wet season onset after Sep</m:t>
                </w:del>
              </m:r>
              <m:r>
                <w:del w:id="1252" w:author="Claire Kouba" w:date="2024-03-12T20:40:00Z">
                  <m:rPr>
                    <m:sty m:val="p"/>
                  </m:rPr>
                  <w:rPr>
                    <w:rFonts w:ascii="Cambria Math" w:hAnsi="Cambria Math"/>
                  </w:rPr>
                  <m:t>.</m:t>
                </w:del>
              </m:r>
              <m:r>
                <w:del w:id="1253" w:author="Claire Kouba" w:date="2024-03-12T20:40:00Z">
                  <w:rPr>
                    <w:rFonts w:ascii="Cambria Math" w:hAnsi="Cambria Math"/>
                  </w:rPr>
                  <m:t> 30</m:t>
                </w:del>
              </m:r>
            </m:e>
          </m:d>
        </m:oMath>
      </m:oMathPara>
    </w:p>
    <w:p w14:paraId="12512895" w14:textId="18D08894" w:rsidR="00C26AC4" w:rsidDel="005A3C0F" w:rsidRDefault="003563A0">
      <w:pPr>
        <w:pStyle w:val="BodyText"/>
        <w:rPr>
          <w:del w:id="1254" w:author="Claire Kouba" w:date="2024-03-12T20:40:00Z"/>
        </w:rPr>
      </w:pPr>
      <m:oMathPara>
        <m:oMath>
          <m:sSub>
            <m:sSubPr>
              <m:ctrlPr>
                <w:del w:id="1255" w:author="Claire Kouba" w:date="2024-03-12T20:40:00Z">
                  <w:rPr>
                    <w:rFonts w:ascii="Cambria Math" w:hAnsi="Cambria Math"/>
                  </w:rPr>
                </w:del>
              </m:ctrlPr>
            </m:sSubPr>
            <m:e>
              <m:r>
                <w:del w:id="1256" w:author="Claire Kouba" w:date="2024-03-12T20:40:00Z">
                  <w:rPr>
                    <w:rFonts w:ascii="Cambria Math" w:hAnsi="Cambria Math"/>
                  </w:rPr>
                  <m:t>m</m:t>
                </w:del>
              </m:r>
            </m:e>
            <m:sub>
              <m:r>
                <w:del w:id="1257" w:author="Claire Kouba" w:date="2024-03-12T20:40:00Z">
                  <w:rPr>
                    <w:rFonts w:ascii="Cambria Math" w:hAnsi="Cambria Math"/>
                  </w:rPr>
                  <m:t>4</m:t>
                </w:del>
              </m:r>
            </m:sub>
          </m:sSub>
          <m:r>
            <w:del w:id="1258" w:author="Claire Kouba" w:date="2024-03-12T20:40:00Z">
              <m:rPr>
                <m:sty m:val="p"/>
              </m:rPr>
              <w:rPr>
                <w:rFonts w:ascii="Cambria Math" w:hAnsi="Cambria Math"/>
              </w:rPr>
              <m:t>=</m:t>
            </w:del>
          </m:r>
          <m:r>
            <w:del w:id="1259" w:author="Claire Kouba" w:date="2024-03-12T20:40:00Z">
              <w:rPr>
                <w:rFonts w:ascii="Cambria Math" w:hAnsi="Cambria Math"/>
              </w:rPr>
              <m:t>0.12 spf equiv</m:t>
            </w:del>
          </m:r>
          <m:r>
            <w:del w:id="1260" w:author="Claire Kouba" w:date="2024-03-12T20:40:00Z">
              <m:rPr>
                <m:sty m:val="p"/>
              </m:rPr>
              <w:rPr>
                <w:rFonts w:ascii="Cambria Math" w:hAnsi="Cambria Math"/>
              </w:rPr>
              <m:t>./</m:t>
            </w:del>
          </m:r>
          <m:d>
            <m:dPr>
              <m:ctrlPr>
                <w:del w:id="1261" w:author="Claire Kouba" w:date="2024-03-12T20:40:00Z">
                  <w:rPr>
                    <w:rFonts w:ascii="Cambria Math" w:hAnsi="Cambria Math"/>
                  </w:rPr>
                </w:del>
              </m:ctrlPr>
            </m:dPr>
            <m:e>
              <m:r>
                <w:del w:id="1262" w:author="Claire Kouba" w:date="2024-03-12T20:40:00Z">
                  <w:rPr>
                    <w:rFonts w:ascii="Cambria Math" w:hAnsi="Cambria Math"/>
                  </w:rPr>
                  <m:t>day of wet season baseflow duration</m:t>
                </w:del>
              </m:r>
            </m:e>
          </m:d>
        </m:oMath>
      </m:oMathPara>
    </w:p>
    <w:p w14:paraId="4E8E8603" w14:textId="4144542D" w:rsidR="00C26AC4" w:rsidDel="005A3C0F" w:rsidRDefault="0080747B">
      <w:pPr>
        <w:pStyle w:val="TableCaption"/>
        <w:rPr>
          <w:del w:id="1263" w:author="Claire Kouba" w:date="2024-03-12T20:40:00Z"/>
        </w:rPr>
      </w:pPr>
      <w:del w:id="1264" w:author="Claire Kouba" w:date="2024-03-12T20:40:00Z">
        <w:r w:rsidDel="005A3C0F">
          <w:delTex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delText>
        </w:r>
      </w:del>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C26AC4" w:rsidDel="005A3C0F" w14:paraId="224DF6C9" w14:textId="4353BCB6" w:rsidTr="00C26AC4">
        <w:trPr>
          <w:cnfStyle w:val="100000000000" w:firstRow="1" w:lastRow="0" w:firstColumn="0" w:lastColumn="0" w:oddVBand="0" w:evenVBand="0" w:oddHBand="0" w:evenHBand="0" w:firstRowFirstColumn="0" w:firstRowLastColumn="0" w:lastRowFirstColumn="0" w:lastRowLastColumn="0"/>
          <w:tblHeader/>
          <w:jc w:val="center"/>
          <w:del w:id="1265"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80F89" w14:textId="335FC2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66" w:author="Claire Kouba" w:date="2024-03-12T20:40:00Z"/>
              </w:rPr>
            </w:pPr>
            <w:del w:id="1267" w:author="Claire Kouba" w:date="2024-03-12T20:40:00Z">
              <w:r w:rsidDel="005A3C0F">
                <w:rPr>
                  <w:rFonts w:ascii="Arial" w:eastAsia="Arial" w:hAnsi="Arial" w:cs="Arial"/>
                  <w:color w:val="000000"/>
                  <w:sz w:val="22"/>
                  <w:szCs w:val="22"/>
                </w:rPr>
                <w:delText>Model</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8CA91" w14:textId="2C07048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68" w:author="Claire Kouba" w:date="2024-03-12T20:40:00Z"/>
              </w:rPr>
            </w:pPr>
            <w:del w:id="1269" w:author="Claire Kouba" w:date="2024-03-12T20:40:00Z">
              <w:r w:rsidDel="005A3C0F">
                <w:rPr>
                  <w:rFonts w:ascii="Arial" w:eastAsia="Arial" w:hAnsi="Arial" w:cs="Arial"/>
                  <w:color w:val="000000"/>
                  <w:sz w:val="22"/>
                  <w:szCs w:val="22"/>
                </w:rPr>
                <w:delText>Predictor(s)</w:delText>
              </w:r>
            </w:del>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007AD" w14:textId="2F10AC6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0" w:author="Claire Kouba" w:date="2024-03-12T20:40:00Z"/>
              </w:rPr>
            </w:pPr>
            <w:del w:id="1271" w:author="Claire Kouba" w:date="2024-03-12T20:40:00Z">
              <w:r w:rsidDel="005A3C0F">
                <w:rPr>
                  <w:rFonts w:ascii="Arial" w:eastAsia="Arial" w:hAnsi="Arial" w:cs="Arial"/>
                  <w:color w:val="000000"/>
                  <w:sz w:val="22"/>
                  <w:szCs w:val="22"/>
                </w:rPr>
                <w:delText>F-stat.</w:delText>
              </w:r>
            </w:del>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33A03" w14:textId="3B49A9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2" w:author="Claire Kouba" w:date="2024-03-12T20:40:00Z"/>
              </w:rPr>
            </w:pPr>
            <w:del w:id="1273" w:author="Claire Kouba" w:date="2024-03-12T20:40:00Z">
              <w:r w:rsidDel="005A3C0F">
                <w:rPr>
                  <w:rFonts w:ascii="Arial" w:eastAsia="Arial" w:hAnsi="Arial" w:cs="Arial"/>
                  <w:color w:val="000000"/>
                  <w:sz w:val="22"/>
                  <w:szCs w:val="22"/>
                </w:rPr>
                <w:delText>P-value</w:delText>
              </w:r>
            </w:del>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5477B" w14:textId="24E14FF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4" w:author="Claire Kouba" w:date="2024-03-12T20:40:00Z"/>
              </w:rPr>
            </w:pPr>
            <w:del w:id="1275" w:author="Claire Kouba" w:date="2024-03-12T20:40:00Z">
              <w:r w:rsidDel="005A3C0F">
                <w:rPr>
                  <w:rFonts w:ascii="Arial" w:eastAsia="Arial" w:hAnsi="Arial" w:cs="Arial"/>
                  <w:color w:val="000000"/>
                  <w:sz w:val="22"/>
                  <w:szCs w:val="22"/>
                </w:rPr>
                <w:delText>R squared</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3EA9D" w14:textId="0F5385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6" w:author="Claire Kouba" w:date="2024-03-12T20:40:00Z"/>
              </w:rPr>
            </w:pPr>
            <w:del w:id="1277" w:author="Claire Kouba" w:date="2024-03-12T20:40:00Z">
              <w:r w:rsidDel="005A3C0F">
                <w:rPr>
                  <w:rFonts w:ascii="Arial" w:eastAsia="Arial" w:hAnsi="Arial" w:cs="Arial"/>
                  <w:color w:val="000000"/>
                  <w:sz w:val="22"/>
                  <w:szCs w:val="22"/>
                </w:rPr>
                <w:delText>Adj. R squared</w:delText>
              </w:r>
            </w:del>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C53F6" w14:textId="79300C4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78" w:author="Claire Kouba" w:date="2024-03-12T20:40:00Z"/>
              </w:rPr>
            </w:pPr>
            <w:del w:id="1279" w:author="Claire Kouba" w:date="2024-03-12T20:40:00Z">
              <w:r w:rsidDel="005A3C0F">
                <w:rPr>
                  <w:rFonts w:ascii="Arial" w:eastAsia="Arial" w:hAnsi="Arial" w:cs="Arial"/>
                  <w:color w:val="000000"/>
                  <w:sz w:val="22"/>
                  <w:szCs w:val="22"/>
                </w:rPr>
                <w:delText>AICc</w:delText>
              </w:r>
            </w:del>
          </w:p>
        </w:tc>
      </w:tr>
      <w:tr w:rsidR="00C26AC4" w:rsidDel="005A3C0F" w14:paraId="16F3A972" w14:textId="60B9D096" w:rsidTr="00C26AC4">
        <w:trPr>
          <w:jc w:val="center"/>
          <w:del w:id="1280"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3E82" w14:textId="5E0C3D2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81" w:author="Claire Kouba" w:date="2024-03-12T20:40:00Z"/>
              </w:rPr>
            </w:pPr>
            <w:del w:id="1282" w:author="Claire Kouba" w:date="2024-03-12T20:40:00Z">
              <w:r w:rsidDel="005A3C0F">
                <w:rPr>
                  <w:rFonts w:ascii="Arial" w:eastAsia="Arial" w:hAnsi="Arial" w:cs="Arial"/>
                  <w:color w:val="000000"/>
                  <w:sz w:val="22"/>
                  <w:szCs w:val="22"/>
                </w:rPr>
                <w:delText>lm1a</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1A0" w14:textId="305B5D7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83" w:author="Claire Kouba" w:date="2024-03-12T20:40:00Z"/>
              </w:rPr>
            </w:pPr>
            <w:del w:id="1284" w:author="Claire Kouba" w:date="2024-03-12T20:40:00Z">
              <w:r w:rsidDel="005A3C0F">
                <w:rPr>
                  <w:rFonts w:ascii="Arial" w:eastAsia="Arial" w:hAnsi="Arial" w:cs="Arial"/>
                  <w:color w:val="000000"/>
                  <w:sz w:val="22"/>
                  <w:szCs w:val="22"/>
                </w:rPr>
                <w:delText>BY_recon_10</w:delText>
              </w:r>
            </w:del>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D25" w14:textId="506C09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5" w:author="Claire Kouba" w:date="2024-03-12T20:40:00Z"/>
              </w:rPr>
            </w:pPr>
            <w:del w:id="1286" w:author="Claire Kouba" w:date="2024-03-12T20:40:00Z">
              <w:r w:rsidDel="005A3C0F">
                <w:rPr>
                  <w:rFonts w:ascii="Arial" w:eastAsia="Arial" w:hAnsi="Arial" w:cs="Arial"/>
                  <w:color w:val="000000"/>
                  <w:sz w:val="22"/>
                  <w:szCs w:val="22"/>
                </w:rPr>
                <w:delText>10.8</w:delText>
              </w:r>
            </w:del>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FBFF" w14:textId="03B05F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7" w:author="Claire Kouba" w:date="2024-03-12T20:40:00Z"/>
              </w:rPr>
            </w:pPr>
            <w:del w:id="1288" w:author="Claire Kouba" w:date="2024-03-12T20:40:00Z">
              <w:r w:rsidDel="005A3C0F">
                <w:rPr>
                  <w:rFonts w:ascii="Arial" w:eastAsia="Arial" w:hAnsi="Arial" w:cs="Arial"/>
                  <w:color w:val="000000"/>
                  <w:sz w:val="22"/>
                  <w:szCs w:val="22"/>
                </w:rPr>
                <w:delText>0.00003</w:delText>
              </w:r>
            </w:del>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5163" w14:textId="35E86A4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89" w:author="Claire Kouba" w:date="2024-03-12T20:40:00Z"/>
              </w:rPr>
            </w:pPr>
            <w:del w:id="1290" w:author="Claire Kouba" w:date="2024-03-12T20:40:00Z">
              <w:r w:rsidDel="005A3C0F">
                <w:rPr>
                  <w:rFonts w:ascii="Arial" w:eastAsia="Arial" w:hAnsi="Arial" w:cs="Arial"/>
                  <w:color w:val="000000"/>
                  <w:sz w:val="22"/>
                  <w:szCs w:val="22"/>
                </w:rPr>
                <w:delText>0.546</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FE16" w14:textId="181A01C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1" w:author="Claire Kouba" w:date="2024-03-12T20:40:00Z"/>
              </w:rPr>
            </w:pPr>
            <w:del w:id="1292" w:author="Claire Kouba" w:date="2024-03-12T20:40:00Z">
              <w:r w:rsidDel="005A3C0F">
                <w:rPr>
                  <w:rFonts w:ascii="Arial" w:eastAsia="Arial" w:hAnsi="Arial" w:cs="Arial"/>
                  <w:color w:val="000000"/>
                  <w:sz w:val="22"/>
                  <w:szCs w:val="22"/>
                </w:rPr>
                <w:delText>0.496</w:delText>
              </w:r>
            </w:del>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5187" w14:textId="52A360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293" w:author="Claire Kouba" w:date="2024-03-12T20:40:00Z"/>
              </w:rPr>
            </w:pPr>
            <w:del w:id="1294" w:author="Claire Kouba" w:date="2024-03-12T20:40:00Z">
              <w:r w:rsidDel="005A3C0F">
                <w:rPr>
                  <w:rFonts w:ascii="Arial" w:eastAsia="Arial" w:hAnsi="Arial" w:cs="Arial"/>
                  <w:color w:val="000000"/>
                  <w:sz w:val="22"/>
                  <w:szCs w:val="22"/>
                </w:rPr>
                <w:delText>108.4</w:delText>
              </w:r>
            </w:del>
          </w:p>
        </w:tc>
      </w:tr>
      <w:tr w:rsidR="00C26AC4" w:rsidDel="005A3C0F" w14:paraId="6307858C" w14:textId="5F37AD9E" w:rsidTr="00C26AC4">
        <w:trPr>
          <w:jc w:val="center"/>
          <w:del w:id="129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4891" w14:textId="070C14D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96" w:author="Claire Kouba" w:date="2024-03-12T20:40:00Z"/>
              </w:rPr>
            </w:pPr>
            <w:del w:id="1297" w:author="Claire Kouba" w:date="2024-03-12T20:40:00Z">
              <w:r w:rsidDel="005A3C0F">
                <w:rPr>
                  <w:rFonts w:ascii="Arial" w:eastAsia="Arial" w:hAnsi="Arial" w:cs="Arial"/>
                  <w:color w:val="000000"/>
                  <w:sz w:val="22"/>
                  <w:szCs w:val="22"/>
                </w:rPr>
                <w:delText>lm1b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A775" w14:textId="0DCB4EC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298" w:author="Claire Kouba" w:date="2024-03-12T20:40:00Z"/>
              </w:rPr>
            </w:pPr>
            <w:del w:id="1299" w:author="Claire Kouba" w:date="2024-03-12T20:40:00Z">
              <w:r w:rsidDel="005A3C0F">
                <w:rPr>
                  <w:rFonts w:ascii="Arial" w:eastAsia="Arial" w:hAnsi="Arial" w:cs="Arial"/>
                  <w:color w:val="000000"/>
                  <w:sz w:val="22"/>
                  <w:szCs w:val="22"/>
                </w:rPr>
                <w:delText>BY_recon_100</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9F7" w14:textId="4B48378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0" w:author="Claire Kouba" w:date="2024-03-12T20:40:00Z"/>
              </w:rPr>
            </w:pPr>
            <w:del w:id="1301"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93C" w14:textId="49CE5DA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2" w:author="Claire Kouba" w:date="2024-03-12T20:40:00Z"/>
              </w:rPr>
            </w:pPr>
            <w:del w:id="1303" w:author="Claire Kouba" w:date="2024-03-12T20:40:00Z">
              <w:r w:rsidDel="005A3C0F">
                <w:rPr>
                  <w:rFonts w:ascii="Arial" w:eastAsia="Arial" w:hAnsi="Arial" w:cs="Arial"/>
                  <w:color w:val="000000"/>
                  <w:sz w:val="22"/>
                  <w:szCs w:val="22"/>
                </w:rPr>
                <w:delText>0.00056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0133" w14:textId="2B4D7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4" w:author="Claire Kouba" w:date="2024-03-12T20:40:00Z"/>
              </w:rPr>
            </w:pPr>
            <w:del w:id="1305" w:author="Claire Kouba" w:date="2024-03-12T20:40:00Z">
              <w:r w:rsidDel="005A3C0F">
                <w:rPr>
                  <w:rFonts w:ascii="Arial" w:eastAsia="Arial" w:hAnsi="Arial" w:cs="Arial"/>
                  <w:color w:val="000000"/>
                  <w:sz w:val="22"/>
                  <w:szCs w:val="22"/>
                </w:rPr>
                <w:delText>0.434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EBC6" w14:textId="482F581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6" w:author="Claire Kouba" w:date="2024-03-12T20:40:00Z"/>
              </w:rPr>
            </w:pPr>
            <w:del w:id="1307" w:author="Claire Kouba" w:date="2024-03-12T20:40:00Z">
              <w:r w:rsidDel="005A3C0F">
                <w:rPr>
                  <w:rFonts w:ascii="Arial" w:eastAsia="Arial" w:hAnsi="Arial" w:cs="Arial"/>
                  <w:color w:val="000000"/>
                  <w:sz w:val="22"/>
                  <w:szCs w:val="22"/>
                </w:rPr>
                <w:delText>0.371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FAA6" w14:textId="45BF83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08" w:author="Claire Kouba" w:date="2024-03-12T20:40:00Z"/>
              </w:rPr>
            </w:pPr>
            <w:del w:id="1309" w:author="Claire Kouba" w:date="2024-03-12T20:40:00Z">
              <w:r w:rsidDel="005A3C0F">
                <w:rPr>
                  <w:rFonts w:ascii="Arial" w:eastAsia="Arial" w:hAnsi="Arial" w:cs="Arial"/>
                  <w:color w:val="000000"/>
                  <w:sz w:val="22"/>
                  <w:szCs w:val="22"/>
                </w:rPr>
                <w:delText>110.8</w:delText>
              </w:r>
            </w:del>
          </w:p>
        </w:tc>
      </w:tr>
      <w:tr w:rsidR="00C26AC4" w:rsidDel="005A3C0F" w14:paraId="67F7217C" w14:textId="02E0C0CD" w:rsidTr="00C26AC4">
        <w:trPr>
          <w:jc w:val="center"/>
          <w:del w:id="131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447F" w14:textId="57C008B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11" w:author="Claire Kouba" w:date="2024-03-12T20:40:00Z"/>
              </w:rPr>
            </w:pPr>
            <w:del w:id="1312" w:author="Claire Kouba" w:date="2024-03-12T20:40:00Z">
              <w:r w:rsidDel="005A3C0F">
                <w:rPr>
                  <w:rFonts w:ascii="Arial" w:eastAsia="Arial" w:hAnsi="Arial" w:cs="Arial"/>
                  <w:color w:val="000000"/>
                  <w:sz w:val="22"/>
                  <w:szCs w:val="22"/>
                </w:rPr>
                <w:delText>lm1c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808D" w14:textId="7CEDFB6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13" w:author="Claire Kouba" w:date="2024-03-12T20:40:00Z"/>
              </w:rPr>
            </w:pPr>
            <w:del w:id="1314" w:author="Claire Kouba" w:date="2024-03-12T20:40:00Z">
              <w:r w:rsidDel="005A3C0F">
                <w:rPr>
                  <w:rFonts w:ascii="Arial" w:eastAsia="Arial" w:hAnsi="Arial" w:cs="Arial"/>
                  <w:color w:val="000000"/>
                  <w:sz w:val="22"/>
                  <w:szCs w:val="22"/>
                </w:rPr>
                <w:delText>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4E7B" w14:textId="5AAF1FD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5" w:author="Claire Kouba" w:date="2024-03-12T20:40:00Z"/>
              </w:rPr>
            </w:pPr>
            <w:del w:id="1316" w:author="Claire Kouba" w:date="2024-03-12T20:40:00Z">
              <w:r w:rsidDel="005A3C0F">
                <w:rPr>
                  <w:rFonts w:ascii="Arial" w:eastAsia="Arial" w:hAnsi="Arial" w:cs="Arial"/>
                  <w:color w:val="000000"/>
                  <w:sz w:val="22"/>
                  <w:szCs w:val="22"/>
                </w:rPr>
                <w:delText>4.1</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936F" w14:textId="4FCAF0C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7" w:author="Claire Kouba" w:date="2024-03-12T20:40:00Z"/>
              </w:rPr>
            </w:pPr>
            <w:del w:id="1318" w:author="Claire Kouba" w:date="2024-03-12T20:40:00Z">
              <w:r w:rsidDel="005A3C0F">
                <w:rPr>
                  <w:rFonts w:ascii="Arial" w:eastAsia="Arial" w:hAnsi="Arial" w:cs="Arial"/>
                  <w:color w:val="000000"/>
                  <w:sz w:val="22"/>
                  <w:szCs w:val="22"/>
                </w:rPr>
                <w:delText>0.00336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DF7E" w14:textId="55CF56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19" w:author="Claire Kouba" w:date="2024-03-12T20:40:00Z"/>
              </w:rPr>
            </w:pPr>
            <w:del w:id="1320" w:author="Claire Kouba" w:date="2024-03-12T20:40:00Z">
              <w:r w:rsidDel="005A3C0F">
                <w:rPr>
                  <w:rFonts w:ascii="Arial" w:eastAsia="Arial" w:hAnsi="Arial" w:cs="Arial"/>
                  <w:color w:val="000000"/>
                  <w:sz w:val="22"/>
                  <w:szCs w:val="22"/>
                </w:rPr>
                <w:delText>0.316</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BA44" w14:textId="3BEE755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1" w:author="Claire Kouba" w:date="2024-03-12T20:40:00Z"/>
              </w:rPr>
            </w:pPr>
            <w:del w:id="1322" w:author="Claire Kouba" w:date="2024-03-12T20:40:00Z">
              <w:r w:rsidDel="005A3C0F">
                <w:rPr>
                  <w:rFonts w:ascii="Arial" w:eastAsia="Arial" w:hAnsi="Arial" w:cs="Arial"/>
                  <w:color w:val="000000"/>
                  <w:sz w:val="22"/>
                  <w:szCs w:val="22"/>
                </w:rPr>
                <w:delText>0.239</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A634" w14:textId="5CF01EF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23" w:author="Claire Kouba" w:date="2024-03-12T20:40:00Z"/>
              </w:rPr>
            </w:pPr>
            <w:del w:id="1324" w:author="Claire Kouba" w:date="2024-03-12T20:40:00Z">
              <w:r w:rsidDel="005A3C0F">
                <w:rPr>
                  <w:rFonts w:ascii="Arial" w:eastAsia="Arial" w:hAnsi="Arial" w:cs="Arial"/>
                  <w:color w:val="000000"/>
                  <w:sz w:val="22"/>
                  <w:szCs w:val="22"/>
                </w:rPr>
                <w:delText>112.9</w:delText>
              </w:r>
            </w:del>
          </w:p>
        </w:tc>
      </w:tr>
      <w:tr w:rsidR="00C26AC4" w:rsidDel="005A3C0F" w14:paraId="62AFC28A" w14:textId="00E4BF67" w:rsidTr="00C26AC4">
        <w:trPr>
          <w:jc w:val="center"/>
          <w:del w:id="1325" w:author="Claire Kouba" w:date="2024-03-12T20:40: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C70FC" w14:textId="5C71968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26" w:author="Claire Kouba" w:date="2024-03-12T20:40:00Z"/>
              </w:rPr>
            </w:pPr>
            <w:del w:id="1327" w:author="Claire Kouba" w:date="2024-03-12T20:40:00Z">
              <w:r w:rsidDel="005A3C0F">
                <w:rPr>
                  <w:rFonts w:ascii="Arial" w:eastAsia="Arial" w:hAnsi="Arial" w:cs="Arial"/>
                  <w:color w:val="000000"/>
                  <w:sz w:val="22"/>
                  <w:szCs w:val="22"/>
                </w:rPr>
                <w:delText>lm1d</w:delText>
              </w:r>
            </w:del>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72C57" w14:textId="61F6E0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28" w:author="Claire Kouba" w:date="2024-03-12T20:40:00Z"/>
              </w:rPr>
            </w:pPr>
            <w:del w:id="1329" w:author="Claire Kouba" w:date="2024-03-12T20:40:00Z">
              <w:r w:rsidDel="005A3C0F">
                <w:rPr>
                  <w:rFonts w:ascii="Arial" w:eastAsia="Arial" w:hAnsi="Arial" w:cs="Arial"/>
                  <w:color w:val="000000"/>
                  <w:sz w:val="22"/>
                  <w:szCs w:val="22"/>
                </w:rPr>
                <w:delText>RY_Wet_BFL_Dur</w:delText>
              </w:r>
            </w:del>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CF9AC" w14:textId="332931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0" w:author="Claire Kouba" w:date="2024-03-12T20:40:00Z"/>
              </w:rPr>
            </w:pPr>
            <w:del w:id="1331" w:author="Claire Kouba" w:date="2024-03-12T20:40:00Z">
              <w:r w:rsidDel="005A3C0F">
                <w:rPr>
                  <w:rFonts w:ascii="Arial" w:eastAsia="Arial" w:hAnsi="Arial" w:cs="Arial"/>
                  <w:color w:val="000000"/>
                  <w:sz w:val="22"/>
                  <w:szCs w:val="22"/>
                </w:rPr>
                <w:delText>6.7</w:delText>
              </w:r>
            </w:del>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2FCD2" w14:textId="759B6C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2" w:author="Claire Kouba" w:date="2024-03-12T20:40:00Z"/>
              </w:rPr>
            </w:pPr>
            <w:del w:id="1333" w:author="Claire Kouba" w:date="2024-03-12T20:40:00Z">
              <w:r w:rsidDel="005A3C0F">
                <w:rPr>
                  <w:rFonts w:ascii="Arial" w:eastAsia="Arial" w:hAnsi="Arial" w:cs="Arial"/>
                  <w:color w:val="000000"/>
                  <w:sz w:val="22"/>
                  <w:szCs w:val="22"/>
                </w:rPr>
                <w:delText>0.83792</w:delText>
              </w:r>
            </w:del>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39ED1C" w14:textId="06C2BB3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4" w:author="Claire Kouba" w:date="2024-03-12T20:40:00Z"/>
              </w:rPr>
            </w:pPr>
            <w:del w:id="1335" w:author="Claire Kouba" w:date="2024-03-12T20:40:00Z">
              <w:r w:rsidDel="005A3C0F">
                <w:rPr>
                  <w:rFonts w:ascii="Arial" w:eastAsia="Arial" w:hAnsi="Arial" w:cs="Arial"/>
                  <w:color w:val="000000"/>
                  <w:sz w:val="22"/>
                  <w:szCs w:val="22"/>
                </w:rPr>
                <w:delText>0.427</w:delText>
              </w:r>
            </w:del>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4A4FCB" w14:textId="1271352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6" w:author="Claire Kouba" w:date="2024-03-12T20:40:00Z"/>
              </w:rPr>
            </w:pPr>
            <w:del w:id="1337" w:author="Claire Kouba" w:date="2024-03-12T20:40:00Z">
              <w:r w:rsidDel="005A3C0F">
                <w:rPr>
                  <w:rFonts w:ascii="Arial" w:eastAsia="Arial" w:hAnsi="Arial" w:cs="Arial"/>
                  <w:color w:val="000000"/>
                  <w:sz w:val="22"/>
                  <w:szCs w:val="22"/>
                </w:rPr>
                <w:delText>0.363</w:delText>
              </w:r>
            </w:del>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40C11" w14:textId="28347E7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38" w:author="Claire Kouba" w:date="2024-03-12T20:40:00Z"/>
              </w:rPr>
            </w:pPr>
            <w:del w:id="1339" w:author="Claire Kouba" w:date="2024-03-12T20:40:00Z">
              <w:r w:rsidDel="005A3C0F">
                <w:rPr>
                  <w:rFonts w:ascii="Arial" w:eastAsia="Arial" w:hAnsi="Arial" w:cs="Arial"/>
                  <w:color w:val="000000"/>
                  <w:sz w:val="22"/>
                  <w:szCs w:val="22"/>
                </w:rPr>
                <w:delText>110.9</w:delText>
              </w:r>
            </w:del>
          </w:p>
        </w:tc>
      </w:tr>
      <w:tr w:rsidR="00C26AC4" w:rsidDel="005A3C0F" w14:paraId="6AD648E4" w14:textId="6CCEB22A" w:rsidTr="00C26AC4">
        <w:trPr>
          <w:jc w:val="center"/>
          <w:del w:id="1340" w:author="Claire Kouba" w:date="2024-03-12T20:40: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0439" w14:textId="36EB15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41" w:author="Claire Kouba" w:date="2024-03-12T20:40:00Z"/>
              </w:rPr>
            </w:pPr>
            <w:del w:id="1342" w:author="Claire Kouba" w:date="2024-03-12T20:40:00Z">
              <w:r w:rsidDel="005A3C0F">
                <w:rPr>
                  <w:rFonts w:ascii="Arial" w:eastAsia="Arial" w:hAnsi="Arial" w:cs="Arial"/>
                  <w:color w:val="000000"/>
                  <w:sz w:val="22"/>
                  <w:szCs w:val="22"/>
                </w:rPr>
                <w:delText>lm2a</w:delText>
              </w:r>
            </w:del>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BB3F" w14:textId="522C7AA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43" w:author="Claire Kouba" w:date="2024-03-12T20:40:00Z"/>
              </w:rPr>
            </w:pPr>
            <w:del w:id="1344" w:author="Claire Kouba" w:date="2024-03-12T20:40:00Z">
              <w:r w:rsidDel="005A3C0F">
                <w:rPr>
                  <w:rFonts w:ascii="Arial" w:eastAsia="Arial" w:hAnsi="Arial" w:cs="Arial"/>
                  <w:color w:val="000000"/>
                  <w:sz w:val="22"/>
                  <w:szCs w:val="22"/>
                </w:rPr>
                <w:delText>BY_recon_10, BY_recon_100</w:delText>
              </w:r>
            </w:del>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5719" w14:textId="749F9F3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5" w:author="Claire Kouba" w:date="2024-03-12T20:40:00Z"/>
              </w:rPr>
            </w:pPr>
            <w:del w:id="1346" w:author="Claire Kouba" w:date="2024-03-12T20:40:00Z">
              <w:r w:rsidDel="005A3C0F">
                <w:rPr>
                  <w:rFonts w:ascii="Arial" w:eastAsia="Arial" w:hAnsi="Arial" w:cs="Arial"/>
                  <w:color w:val="000000"/>
                  <w:sz w:val="22"/>
                  <w:szCs w:val="22"/>
                </w:rPr>
                <w:delText>12.9</w:delText>
              </w:r>
            </w:del>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339F" w14:textId="4EDA08F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7" w:author="Claire Kouba" w:date="2024-03-12T20:40:00Z"/>
              </w:rPr>
            </w:pPr>
            <w:del w:id="1348" w:author="Claire Kouba" w:date="2024-03-12T20:40:00Z">
              <w:r w:rsidDel="005A3C0F">
                <w:rPr>
                  <w:rFonts w:ascii="Arial" w:eastAsia="Arial" w:hAnsi="Arial" w:cs="Arial"/>
                  <w:color w:val="000000"/>
                  <w:sz w:val="22"/>
                  <w:szCs w:val="22"/>
                </w:rPr>
                <w:delText>0.00004</w:delText>
              </w:r>
            </w:del>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36ED" w14:textId="27C50E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49" w:author="Claire Kouba" w:date="2024-03-12T20:40:00Z"/>
              </w:rPr>
            </w:pPr>
            <w:del w:id="1350" w:author="Claire Kouba" w:date="2024-03-12T20:40:00Z">
              <w:r w:rsidDel="005A3C0F">
                <w:rPr>
                  <w:rFonts w:ascii="Arial" w:eastAsia="Arial" w:hAnsi="Arial" w:cs="Arial"/>
                  <w:color w:val="000000"/>
                  <w:sz w:val="22"/>
                  <w:szCs w:val="22"/>
                </w:rPr>
                <w:delText>0.764</w:delText>
              </w:r>
            </w:del>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E59B" w14:textId="01C2876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51" w:author="Claire Kouba" w:date="2024-03-12T20:40:00Z"/>
              </w:rPr>
            </w:pPr>
            <w:del w:id="1352" w:author="Claire Kouba" w:date="2024-03-12T20:40:00Z">
              <w:r w:rsidDel="005A3C0F">
                <w:rPr>
                  <w:rFonts w:ascii="Arial" w:eastAsia="Arial" w:hAnsi="Arial" w:cs="Arial"/>
                  <w:color w:val="000000"/>
                  <w:sz w:val="22"/>
                  <w:szCs w:val="22"/>
                </w:rPr>
                <w:delText>0.705</w:delText>
              </w:r>
            </w:del>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5E65" w14:textId="093FB9F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53" w:author="Claire Kouba" w:date="2024-03-12T20:40:00Z"/>
              </w:rPr>
            </w:pPr>
            <w:del w:id="1354" w:author="Claire Kouba" w:date="2024-03-12T20:40:00Z">
              <w:r w:rsidDel="005A3C0F">
                <w:rPr>
                  <w:rFonts w:ascii="Arial" w:eastAsia="Arial" w:hAnsi="Arial" w:cs="Arial"/>
                  <w:color w:val="000000"/>
                  <w:sz w:val="22"/>
                  <w:szCs w:val="22"/>
                </w:rPr>
                <w:delText>105.1</w:delText>
              </w:r>
            </w:del>
          </w:p>
        </w:tc>
      </w:tr>
      <w:tr w:rsidR="00C26AC4" w:rsidDel="005A3C0F" w14:paraId="751654C0" w14:textId="334E29CC" w:rsidTr="00C26AC4">
        <w:trPr>
          <w:jc w:val="center"/>
          <w:del w:id="135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4ADD" w14:textId="2221F69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56" w:author="Claire Kouba" w:date="2024-03-12T20:40:00Z"/>
              </w:rPr>
            </w:pPr>
            <w:del w:id="1357" w:author="Claire Kouba" w:date="2024-03-12T20:40:00Z">
              <w:r w:rsidDel="005A3C0F">
                <w:rPr>
                  <w:rFonts w:ascii="Arial" w:eastAsia="Arial" w:hAnsi="Arial" w:cs="Arial"/>
                  <w:color w:val="000000"/>
                  <w:sz w:val="22"/>
                  <w:szCs w:val="22"/>
                </w:rPr>
                <w:delText>lm2b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9D3" w14:textId="4F8A25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58" w:author="Claire Kouba" w:date="2024-03-12T20:40:00Z"/>
              </w:rPr>
            </w:pPr>
            <w:del w:id="1359" w:author="Claire Kouba" w:date="2024-03-12T20:40:00Z">
              <w:r w:rsidDel="005A3C0F">
                <w:rPr>
                  <w:rFonts w:ascii="Arial" w:eastAsia="Arial" w:hAnsi="Arial" w:cs="Arial"/>
                  <w:color w:val="000000"/>
                  <w:sz w:val="22"/>
                  <w:szCs w:val="22"/>
                </w:rPr>
                <w:delText>BY_recon_10, 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FD1" w14:textId="4B8A41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0" w:author="Claire Kouba" w:date="2024-03-12T20:40:00Z"/>
              </w:rPr>
            </w:pPr>
            <w:del w:id="1361" w:author="Claire Kouba" w:date="2024-03-12T20:40:00Z">
              <w:r w:rsidDel="005A3C0F">
                <w:rPr>
                  <w:rFonts w:ascii="Arial" w:eastAsia="Arial" w:hAnsi="Arial" w:cs="Arial"/>
                  <w:color w:val="000000"/>
                  <w:sz w:val="22"/>
                  <w:szCs w:val="22"/>
                </w:rPr>
                <w:delText>11.7</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86F" w14:textId="1301B6A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2" w:author="Claire Kouba" w:date="2024-03-12T20:40:00Z"/>
              </w:rPr>
            </w:pPr>
            <w:del w:id="1363" w:author="Claire Kouba" w:date="2024-03-12T20:40:00Z">
              <w:r w:rsidDel="005A3C0F">
                <w:rPr>
                  <w:rFonts w:ascii="Arial" w:eastAsia="Arial" w:hAnsi="Arial" w:cs="Arial"/>
                  <w:color w:val="000000"/>
                  <w:sz w:val="22"/>
                  <w:szCs w:val="22"/>
                </w:rPr>
                <w:delText>0.00017</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43D6A" w14:textId="65250A3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4" w:author="Claire Kouba" w:date="2024-03-12T20:40:00Z"/>
              </w:rPr>
            </w:pPr>
            <w:del w:id="1365" w:author="Claire Kouba" w:date="2024-03-12T20:40:00Z">
              <w:r w:rsidDel="005A3C0F">
                <w:rPr>
                  <w:rFonts w:ascii="Arial" w:eastAsia="Arial" w:hAnsi="Arial" w:cs="Arial"/>
                  <w:color w:val="000000"/>
                  <w:sz w:val="22"/>
                  <w:szCs w:val="22"/>
                </w:rPr>
                <w:delText>0.745</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E559" w14:textId="68E26EF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6" w:author="Claire Kouba" w:date="2024-03-12T20:40:00Z"/>
              </w:rPr>
            </w:pPr>
            <w:del w:id="1367" w:author="Claire Kouba" w:date="2024-03-12T20:40:00Z">
              <w:r w:rsidDel="005A3C0F">
                <w:rPr>
                  <w:rFonts w:ascii="Arial" w:eastAsia="Arial" w:hAnsi="Arial" w:cs="Arial"/>
                  <w:color w:val="000000"/>
                  <w:sz w:val="22"/>
                  <w:szCs w:val="22"/>
                </w:rPr>
                <w:delText>0.681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5900" w14:textId="0501DB7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68" w:author="Claire Kouba" w:date="2024-03-12T20:40:00Z"/>
              </w:rPr>
            </w:pPr>
            <w:del w:id="1369" w:author="Claire Kouba" w:date="2024-03-12T20:40:00Z">
              <w:r w:rsidDel="005A3C0F">
                <w:rPr>
                  <w:rFonts w:ascii="Arial" w:eastAsia="Arial" w:hAnsi="Arial" w:cs="Arial"/>
                  <w:color w:val="000000"/>
                  <w:sz w:val="22"/>
                  <w:szCs w:val="22"/>
                </w:rPr>
                <w:delText>106.0</w:delText>
              </w:r>
            </w:del>
          </w:p>
        </w:tc>
      </w:tr>
      <w:tr w:rsidR="00C26AC4" w:rsidDel="005A3C0F" w14:paraId="506B8753" w14:textId="50BC7A9A" w:rsidTr="00C26AC4">
        <w:trPr>
          <w:jc w:val="center"/>
          <w:del w:id="137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3E69" w14:textId="7B0CDF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71" w:author="Claire Kouba" w:date="2024-03-12T20:40:00Z"/>
              </w:rPr>
            </w:pPr>
            <w:del w:id="1372" w:author="Claire Kouba" w:date="2024-03-12T20:40:00Z">
              <w:r w:rsidDel="005A3C0F">
                <w:rPr>
                  <w:rFonts w:ascii="Arial" w:eastAsia="Arial" w:hAnsi="Arial" w:cs="Arial"/>
                  <w:color w:val="000000"/>
                  <w:sz w:val="22"/>
                  <w:szCs w:val="22"/>
                </w:rPr>
                <w:delText>lm2c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D3B4E" w14:textId="0633E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73" w:author="Claire Kouba" w:date="2024-03-12T20:40:00Z"/>
              </w:rPr>
            </w:pPr>
            <w:del w:id="1374" w:author="Claire Kouba" w:date="2024-03-12T20:40:00Z">
              <w:r w:rsidDel="005A3C0F">
                <w:rPr>
                  <w:rFonts w:ascii="Arial" w:eastAsia="Arial" w:hAnsi="Arial" w:cs="Arial"/>
                  <w:color w:val="000000"/>
                  <w:sz w:val="22"/>
                  <w:szCs w:val="22"/>
                </w:rPr>
                <w:delText>BY_recon_10, RY_Wet_BFL_Dur</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EE3D" w14:textId="71B4F1B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75" w:author="Claire Kouba" w:date="2024-03-12T20:40:00Z"/>
              </w:rPr>
            </w:pPr>
            <w:del w:id="1376" w:author="Claire Kouba" w:date="2024-03-12T20:40:00Z">
              <w:r w:rsidDel="005A3C0F">
                <w:rPr>
                  <w:rFonts w:ascii="Arial" w:eastAsia="Arial" w:hAnsi="Arial" w:cs="Arial"/>
                  <w:color w:val="000000"/>
                  <w:sz w:val="22"/>
                  <w:szCs w:val="22"/>
                </w:rPr>
                <w:delText>11.4</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857E7" w14:textId="1321AC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77" w:author="Claire Kouba" w:date="2024-03-12T20:40:00Z"/>
              </w:rPr>
            </w:pPr>
            <w:del w:id="1378" w:author="Claire Kouba" w:date="2024-03-12T20:40:00Z">
              <w:r w:rsidDel="005A3C0F">
                <w:rPr>
                  <w:rFonts w:ascii="Arial" w:eastAsia="Arial" w:hAnsi="Arial" w:cs="Arial"/>
                  <w:color w:val="000000"/>
                  <w:sz w:val="22"/>
                  <w:szCs w:val="22"/>
                </w:rPr>
                <w:delText>0.18325</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062C" w14:textId="251A23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79" w:author="Claire Kouba" w:date="2024-03-12T20:40:00Z"/>
              </w:rPr>
            </w:pPr>
            <w:del w:id="1380" w:author="Claire Kouba" w:date="2024-03-12T20:40:00Z">
              <w:r w:rsidDel="005A3C0F">
                <w:rPr>
                  <w:rFonts w:ascii="Arial" w:eastAsia="Arial" w:hAnsi="Arial" w:cs="Arial"/>
                  <w:color w:val="000000"/>
                  <w:sz w:val="22"/>
                  <w:szCs w:val="22"/>
                </w:rPr>
                <w:delText>0.740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83E0" w14:textId="4447F2B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81" w:author="Claire Kouba" w:date="2024-03-12T20:40:00Z"/>
              </w:rPr>
            </w:pPr>
            <w:del w:id="1382" w:author="Claire Kouba" w:date="2024-03-12T20:40:00Z">
              <w:r w:rsidDel="005A3C0F">
                <w:rPr>
                  <w:rFonts w:ascii="Arial" w:eastAsia="Arial" w:hAnsi="Arial" w:cs="Arial"/>
                  <w:color w:val="000000"/>
                  <w:sz w:val="22"/>
                  <w:szCs w:val="22"/>
                </w:rPr>
                <w:delText>0.675</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0390" w14:textId="69C1F4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83" w:author="Claire Kouba" w:date="2024-03-12T20:40:00Z"/>
              </w:rPr>
            </w:pPr>
            <w:del w:id="1384" w:author="Claire Kouba" w:date="2024-03-12T20:40:00Z">
              <w:r w:rsidDel="005A3C0F">
                <w:rPr>
                  <w:rFonts w:ascii="Arial" w:eastAsia="Arial" w:hAnsi="Arial" w:cs="Arial"/>
                  <w:color w:val="000000"/>
                  <w:sz w:val="22"/>
                  <w:szCs w:val="22"/>
                </w:rPr>
                <w:delText>106.2</w:delText>
              </w:r>
            </w:del>
          </w:p>
        </w:tc>
      </w:tr>
      <w:tr w:rsidR="00C26AC4" w:rsidDel="005A3C0F" w14:paraId="06B84976" w14:textId="4583CD2D" w:rsidTr="00C26AC4">
        <w:trPr>
          <w:jc w:val="center"/>
          <w:del w:id="138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5717" w14:textId="5D2EAB4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86" w:author="Claire Kouba" w:date="2024-03-12T20:40:00Z"/>
              </w:rPr>
            </w:pPr>
            <w:del w:id="1387" w:author="Claire Kouba" w:date="2024-03-12T20:40:00Z">
              <w:r w:rsidDel="005A3C0F">
                <w:rPr>
                  <w:rFonts w:ascii="Arial" w:eastAsia="Arial" w:hAnsi="Arial" w:cs="Arial"/>
                  <w:color w:val="000000"/>
                  <w:sz w:val="22"/>
                  <w:szCs w:val="22"/>
                </w:rPr>
                <w:delText>lm2d</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E252" w14:textId="2DA6DFB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388" w:author="Claire Kouba" w:date="2024-03-12T20:40:00Z"/>
              </w:rPr>
            </w:pPr>
            <w:del w:id="1389" w:author="Claire Kouba" w:date="2024-03-12T20:40:00Z">
              <w:r w:rsidDel="005A3C0F">
                <w:rPr>
                  <w:rFonts w:ascii="Arial" w:eastAsia="Arial" w:hAnsi="Arial" w:cs="Arial"/>
                  <w:color w:val="000000"/>
                  <w:sz w:val="22"/>
                  <w:szCs w:val="22"/>
                </w:rPr>
                <w:delText>BY_recon_10, SY_SP_ROC</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633E" w14:textId="515B9B0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0" w:author="Claire Kouba" w:date="2024-03-12T20:40:00Z"/>
              </w:rPr>
            </w:pPr>
            <w:del w:id="1391" w:author="Claire Kouba" w:date="2024-03-12T20:40:00Z">
              <w:r w:rsidDel="005A3C0F">
                <w:rPr>
                  <w:rFonts w:ascii="Arial" w:eastAsia="Arial" w:hAnsi="Arial" w:cs="Arial"/>
                  <w:color w:val="000000"/>
                  <w:sz w:val="22"/>
                  <w:szCs w:val="22"/>
                </w:rPr>
                <w:delText>10.2</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71A51" w14:textId="063A37C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2" w:author="Claire Kouba" w:date="2024-03-12T20:40:00Z"/>
              </w:rPr>
            </w:pPr>
            <w:del w:id="1393" w:author="Claire Kouba" w:date="2024-03-12T20:40:00Z">
              <w:r w:rsidDel="005A3C0F">
                <w:rPr>
                  <w:rFonts w:ascii="Arial" w:eastAsia="Arial" w:hAnsi="Arial" w:cs="Arial"/>
                  <w:color w:val="000000"/>
                  <w:sz w:val="22"/>
                  <w:szCs w:val="22"/>
                </w:rPr>
                <w:delText>0.64086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5244" w14:textId="26730CE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4" w:author="Claire Kouba" w:date="2024-03-12T20:40:00Z"/>
              </w:rPr>
            </w:pPr>
            <w:del w:id="1395" w:author="Claire Kouba" w:date="2024-03-12T20:40:00Z">
              <w:r w:rsidDel="005A3C0F">
                <w:rPr>
                  <w:rFonts w:ascii="Arial" w:eastAsia="Arial" w:hAnsi="Arial" w:cs="Arial"/>
                  <w:color w:val="000000"/>
                  <w:sz w:val="22"/>
                  <w:szCs w:val="22"/>
                </w:rPr>
                <w:delText>0.718</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76E" w14:textId="3C45A5E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6" w:author="Claire Kouba" w:date="2024-03-12T20:40:00Z"/>
              </w:rPr>
            </w:pPr>
            <w:del w:id="1397" w:author="Claire Kouba" w:date="2024-03-12T20:40:00Z">
              <w:r w:rsidDel="005A3C0F">
                <w:rPr>
                  <w:rFonts w:ascii="Arial" w:eastAsia="Arial" w:hAnsi="Arial" w:cs="Arial"/>
                  <w:color w:val="000000"/>
                  <w:sz w:val="22"/>
                  <w:szCs w:val="22"/>
                </w:rPr>
                <w:delText>0.648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993" w14:textId="0D2AFEF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398" w:author="Claire Kouba" w:date="2024-03-12T20:40:00Z"/>
              </w:rPr>
            </w:pPr>
            <w:del w:id="1399" w:author="Claire Kouba" w:date="2024-03-12T20:40:00Z">
              <w:r w:rsidDel="005A3C0F">
                <w:rPr>
                  <w:rFonts w:ascii="Arial" w:eastAsia="Arial" w:hAnsi="Arial" w:cs="Arial"/>
                  <w:color w:val="000000"/>
                  <w:sz w:val="22"/>
                  <w:szCs w:val="22"/>
                </w:rPr>
                <w:delText>107.0</w:delText>
              </w:r>
            </w:del>
          </w:p>
        </w:tc>
      </w:tr>
      <w:tr w:rsidR="00C26AC4" w:rsidDel="005A3C0F" w14:paraId="5B4ABEEE" w14:textId="6847D755" w:rsidTr="00C26AC4">
        <w:trPr>
          <w:jc w:val="center"/>
          <w:del w:id="140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D7C" w14:textId="31A2589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01" w:author="Claire Kouba" w:date="2024-03-12T20:40:00Z"/>
              </w:rPr>
            </w:pPr>
            <w:del w:id="1402" w:author="Claire Kouba" w:date="2024-03-12T20:40:00Z">
              <w:r w:rsidDel="005A3C0F">
                <w:rPr>
                  <w:rFonts w:ascii="Arial" w:eastAsia="Arial" w:hAnsi="Arial" w:cs="Arial"/>
                  <w:color w:val="000000"/>
                  <w:sz w:val="22"/>
                  <w:szCs w:val="22"/>
                </w:rPr>
                <w:delText>lm2e</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A209" w14:textId="1C5B167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03" w:author="Claire Kouba" w:date="2024-03-12T20:40:00Z"/>
              </w:rPr>
            </w:pPr>
            <w:del w:id="1404" w:author="Claire Kouba" w:date="2024-03-12T20:40:00Z">
              <w:r w:rsidDel="005A3C0F">
                <w:rPr>
                  <w:rFonts w:ascii="Arial" w:eastAsia="Arial" w:hAnsi="Arial" w:cs="Arial"/>
                  <w:color w:val="000000"/>
                  <w:sz w:val="22"/>
                  <w:szCs w:val="22"/>
                </w:rPr>
                <w:delText>BY_recon_10, SY_Wet_Tim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401" w14:textId="4D05AF6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05" w:author="Claire Kouba" w:date="2024-03-12T20:40:00Z"/>
              </w:rPr>
            </w:pPr>
            <w:del w:id="1406" w:author="Claire Kouba" w:date="2024-03-12T20:40:00Z">
              <w:r w:rsidDel="005A3C0F">
                <w:rPr>
                  <w:rFonts w:ascii="Arial" w:eastAsia="Arial" w:hAnsi="Arial" w:cs="Arial"/>
                  <w:color w:val="000000"/>
                  <w:sz w:val="22"/>
                  <w:szCs w:val="22"/>
                </w:rPr>
                <w:delText>7.6</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30F3" w14:textId="7583565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07" w:author="Claire Kouba" w:date="2024-03-12T20:40:00Z"/>
              </w:rPr>
            </w:pPr>
            <w:del w:id="1408" w:author="Claire Kouba" w:date="2024-03-12T20:40:00Z">
              <w:r w:rsidDel="005A3C0F">
                <w:rPr>
                  <w:rFonts w:ascii="Arial" w:eastAsia="Arial" w:hAnsi="Arial" w:cs="Arial"/>
                  <w:color w:val="000000"/>
                  <w:sz w:val="22"/>
                  <w:szCs w:val="22"/>
                </w:rPr>
                <w:delText>0.06299</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91CE" w14:textId="3C0B57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09" w:author="Claire Kouba" w:date="2024-03-12T20:40:00Z"/>
              </w:rPr>
            </w:pPr>
            <w:del w:id="1410" w:author="Claire Kouba" w:date="2024-03-12T20:40:00Z">
              <w:r w:rsidDel="005A3C0F">
                <w:rPr>
                  <w:rFonts w:ascii="Arial" w:eastAsia="Arial" w:hAnsi="Arial" w:cs="Arial"/>
                  <w:color w:val="000000"/>
                  <w:sz w:val="22"/>
                  <w:szCs w:val="22"/>
                </w:rPr>
                <w:delText>0.654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2FCC" w14:textId="60C4395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11" w:author="Claire Kouba" w:date="2024-03-12T20:40:00Z"/>
              </w:rPr>
            </w:pPr>
            <w:del w:id="1412" w:author="Claire Kouba" w:date="2024-03-12T20:40:00Z">
              <w:r w:rsidDel="005A3C0F">
                <w:rPr>
                  <w:rFonts w:ascii="Arial" w:eastAsia="Arial" w:hAnsi="Arial" w:cs="Arial"/>
                  <w:color w:val="000000"/>
                  <w:sz w:val="22"/>
                  <w:szCs w:val="22"/>
                </w:rPr>
                <w:delText>0.568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AC82" w14:textId="17C7D51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13" w:author="Claire Kouba" w:date="2024-03-12T20:40:00Z"/>
              </w:rPr>
            </w:pPr>
            <w:del w:id="1414" w:author="Claire Kouba" w:date="2024-03-12T20:40:00Z">
              <w:r w:rsidDel="005A3C0F">
                <w:rPr>
                  <w:rFonts w:ascii="Arial" w:eastAsia="Arial" w:hAnsi="Arial" w:cs="Arial"/>
                  <w:color w:val="000000"/>
                  <w:sz w:val="22"/>
                  <w:szCs w:val="22"/>
                </w:rPr>
                <w:delText>109.3</w:delText>
              </w:r>
            </w:del>
          </w:p>
        </w:tc>
      </w:tr>
      <w:tr w:rsidR="00C26AC4" w:rsidDel="005A3C0F" w14:paraId="2E965D0B" w14:textId="78AE10BE" w:rsidTr="00C26AC4">
        <w:trPr>
          <w:jc w:val="center"/>
          <w:del w:id="1415"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BAA25" w14:textId="15EE4E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16" w:author="Claire Kouba" w:date="2024-03-12T20:40:00Z"/>
              </w:rPr>
            </w:pPr>
            <w:del w:id="1417" w:author="Claire Kouba" w:date="2024-03-12T20:40:00Z">
              <w:r w:rsidDel="005A3C0F">
                <w:rPr>
                  <w:rFonts w:ascii="Arial" w:eastAsia="Arial" w:hAnsi="Arial" w:cs="Arial"/>
                  <w:color w:val="000000"/>
                  <w:sz w:val="22"/>
                  <w:szCs w:val="22"/>
                </w:rPr>
                <w:delText>lm2f</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26AE" w14:textId="0568F12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18" w:author="Claire Kouba" w:date="2024-03-12T20:40:00Z"/>
              </w:rPr>
            </w:pPr>
            <w:del w:id="1419" w:author="Claire Kouba" w:date="2024-03-12T20:40:00Z">
              <w:r w:rsidDel="005A3C0F">
                <w:rPr>
                  <w:rFonts w:ascii="Arial" w:eastAsia="Arial" w:hAnsi="Arial" w:cs="Arial"/>
                  <w:color w:val="000000"/>
                  <w:sz w:val="22"/>
                  <w:szCs w:val="22"/>
                </w:rPr>
                <w:delText>BY_recon_10, RY_discon_10</w:delText>
              </w:r>
            </w:del>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D7C7DE" w14:textId="5B60615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0" w:author="Claire Kouba" w:date="2024-03-12T20:40:00Z"/>
              </w:rPr>
            </w:pPr>
            <w:del w:id="1421"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B3D48" w14:textId="6EB16C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2" w:author="Claire Kouba" w:date="2024-03-12T20:40:00Z"/>
              </w:rPr>
            </w:pPr>
            <w:del w:id="1423" w:author="Claire Kouba" w:date="2024-03-12T20:40:00Z">
              <w:r w:rsidDel="005A3C0F">
                <w:rPr>
                  <w:rFonts w:ascii="Arial" w:eastAsia="Arial" w:hAnsi="Arial" w:cs="Arial"/>
                  <w:color w:val="000000"/>
                  <w:sz w:val="22"/>
                  <w:szCs w:val="22"/>
                </w:rPr>
                <w:delText>0.47116</w:delText>
              </w:r>
            </w:del>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BE62" w14:textId="1C789B7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4" w:author="Claire Kouba" w:date="2024-03-12T20:40:00Z"/>
              </w:rPr>
            </w:pPr>
            <w:del w:id="1425" w:author="Claire Kouba" w:date="2024-03-12T20:40:00Z">
              <w:r w:rsidDel="005A3C0F">
                <w:rPr>
                  <w:rFonts w:ascii="Arial" w:eastAsia="Arial" w:hAnsi="Arial" w:cs="Arial"/>
                  <w:color w:val="000000"/>
                  <w:sz w:val="22"/>
                  <w:szCs w:val="22"/>
                </w:rPr>
                <w:delText>0.634</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9D87" w14:textId="72D89B0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6" w:author="Claire Kouba" w:date="2024-03-12T20:40:00Z"/>
              </w:rPr>
            </w:pPr>
            <w:del w:id="1427" w:author="Claire Kouba" w:date="2024-03-12T20:40:00Z">
              <w:r w:rsidDel="005A3C0F">
                <w:rPr>
                  <w:rFonts w:ascii="Arial" w:eastAsia="Arial" w:hAnsi="Arial" w:cs="Arial"/>
                  <w:color w:val="000000"/>
                  <w:sz w:val="22"/>
                  <w:szCs w:val="22"/>
                </w:rPr>
                <w:delText>0.542</w:delText>
              </w:r>
            </w:del>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61B69" w14:textId="4197D4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28" w:author="Claire Kouba" w:date="2024-03-12T20:40:00Z"/>
              </w:rPr>
            </w:pPr>
            <w:del w:id="1429" w:author="Claire Kouba" w:date="2024-03-12T20:40:00Z">
              <w:r w:rsidDel="005A3C0F">
                <w:rPr>
                  <w:rFonts w:ascii="Arial" w:eastAsia="Arial" w:hAnsi="Arial" w:cs="Arial"/>
                  <w:color w:val="000000"/>
                  <w:sz w:val="22"/>
                  <w:szCs w:val="22"/>
                </w:rPr>
                <w:delText>109.9</w:delText>
              </w:r>
            </w:del>
          </w:p>
        </w:tc>
      </w:tr>
    </w:tbl>
    <w:p w14:paraId="597C36ED" w14:textId="525DB5FD" w:rsidR="00C26AC4" w:rsidDel="005A3C0F" w:rsidRDefault="0080747B">
      <w:pPr>
        <w:pStyle w:val="TableCaption"/>
        <w:rPr>
          <w:del w:id="1430" w:author="Claire Kouba" w:date="2024-03-12T20:40:00Z"/>
        </w:rPr>
      </w:pPr>
      <w:del w:id="1431" w:author="Claire Kouba" w:date="2024-03-12T20:40:00Z">
        <w:r w:rsidDel="005A3C0F">
          <w:delText>Table 3: Average model prediction error, based on leave-one-out cross-validation (James et al., 2013).</w:delText>
        </w:r>
      </w:del>
    </w:p>
    <w:tbl>
      <w:tblPr>
        <w:tblStyle w:val="Table"/>
        <w:tblW w:w="0" w:type="auto"/>
        <w:jc w:val="center"/>
        <w:tblLayout w:type="fixed"/>
        <w:tblLook w:val="0420" w:firstRow="1" w:lastRow="0" w:firstColumn="0" w:lastColumn="0" w:noHBand="0" w:noVBand="1"/>
      </w:tblPr>
      <w:tblGrid>
        <w:gridCol w:w="1010"/>
        <w:gridCol w:w="1768"/>
        <w:gridCol w:w="2160"/>
      </w:tblGrid>
      <w:tr w:rsidR="00C26AC4" w:rsidDel="005A3C0F" w14:paraId="15B0CE4C" w14:textId="638F6B6E" w:rsidTr="00C26AC4">
        <w:trPr>
          <w:cnfStyle w:val="100000000000" w:firstRow="1" w:lastRow="0" w:firstColumn="0" w:lastColumn="0" w:oddVBand="0" w:evenVBand="0" w:oddHBand="0" w:evenHBand="0" w:firstRowFirstColumn="0" w:firstRowLastColumn="0" w:lastRowFirstColumn="0" w:lastRowLastColumn="0"/>
          <w:cantSplit/>
          <w:tblHeader/>
          <w:jc w:val="center"/>
          <w:del w:id="1432"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40A54" w14:textId="6B19A76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33" w:author="Claire Kouba" w:date="2024-03-12T20:40:00Z"/>
              </w:rPr>
            </w:pPr>
            <w:del w:id="1434" w:author="Claire Kouba" w:date="2024-03-12T20:40:00Z">
              <w:r w:rsidDel="005A3C0F">
                <w:rPr>
                  <w:rFonts w:ascii="Arial" w:eastAsia="Arial" w:hAnsi="Arial" w:cs="Arial"/>
                  <w:color w:val="000000"/>
                  <w:sz w:val="22"/>
                  <w:szCs w:val="22"/>
                </w:rPr>
                <w:delText>Model</w:delText>
              </w:r>
            </w:del>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CDF07" w14:textId="56ED699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35" w:author="Claire Kouba" w:date="2024-03-12T20:40:00Z"/>
              </w:rPr>
            </w:pPr>
            <w:del w:id="1436" w:author="Claire Kouba" w:date="2024-03-12T20:40:00Z">
              <w:r w:rsidDel="005A3C0F">
                <w:rPr>
                  <w:rFonts w:ascii="Arial" w:eastAsia="Arial" w:hAnsi="Arial" w:cs="Arial"/>
                  <w:color w:val="000000"/>
                  <w:sz w:val="22"/>
                  <w:szCs w:val="22"/>
                </w:rPr>
                <w:delText>LOOCV value</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4F752" w14:textId="0CC7AEF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37" w:author="Claire Kouba" w:date="2024-03-12T20:40:00Z"/>
              </w:rPr>
            </w:pPr>
            <w:del w:id="1438" w:author="Claire Kouba" w:date="2024-03-12T20:40:00Z">
              <w:r w:rsidDel="005A3C0F">
                <w:rPr>
                  <w:rFonts w:ascii="Arial" w:eastAsia="Arial" w:hAnsi="Arial" w:cs="Arial"/>
                  <w:color w:val="000000"/>
                  <w:sz w:val="22"/>
                  <w:szCs w:val="22"/>
                </w:rPr>
                <w:delText>Average error (coho spf-equiv.)</w:delText>
              </w:r>
            </w:del>
          </w:p>
        </w:tc>
      </w:tr>
      <w:tr w:rsidR="00C26AC4" w:rsidDel="005A3C0F" w14:paraId="16F570B3" w14:textId="30640EF1" w:rsidTr="00C26AC4">
        <w:trPr>
          <w:cantSplit/>
          <w:jc w:val="center"/>
          <w:del w:id="1439"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F45B" w14:textId="331C81D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40" w:author="Claire Kouba" w:date="2024-03-12T20:40:00Z"/>
              </w:rPr>
            </w:pPr>
            <w:del w:id="1441" w:author="Claire Kouba" w:date="2024-03-12T20:40:00Z">
              <w:r w:rsidDel="005A3C0F">
                <w:rPr>
                  <w:rFonts w:ascii="Arial" w:eastAsia="Arial" w:hAnsi="Arial" w:cs="Arial"/>
                  <w:color w:val="000000"/>
                  <w:sz w:val="22"/>
                  <w:szCs w:val="22"/>
                </w:rPr>
                <w:delText>lm1a</w:delText>
              </w:r>
            </w:del>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0A1F" w14:textId="32342ED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42" w:author="Claire Kouba" w:date="2024-03-12T20:40:00Z"/>
              </w:rPr>
            </w:pPr>
            <w:del w:id="1443" w:author="Claire Kouba" w:date="2024-03-12T20:40:00Z">
              <w:r w:rsidDel="005A3C0F">
                <w:rPr>
                  <w:rFonts w:ascii="Arial" w:eastAsia="Arial" w:hAnsi="Arial" w:cs="Arial"/>
                  <w:color w:val="000000"/>
                  <w:sz w:val="22"/>
                  <w:szCs w:val="22"/>
                </w:rPr>
                <w:delText>747</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08B" w14:textId="15C136E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44" w:author="Claire Kouba" w:date="2024-03-12T20:40:00Z"/>
              </w:rPr>
            </w:pPr>
            <w:del w:id="1445" w:author="Claire Kouba" w:date="2024-03-12T20:40:00Z">
              <w:r w:rsidDel="005A3C0F">
                <w:rPr>
                  <w:rFonts w:ascii="Arial" w:eastAsia="Arial" w:hAnsi="Arial" w:cs="Arial"/>
                  <w:color w:val="000000"/>
                  <w:sz w:val="22"/>
                  <w:szCs w:val="22"/>
                </w:rPr>
                <w:delText>27.3</w:delText>
              </w:r>
            </w:del>
          </w:p>
        </w:tc>
      </w:tr>
      <w:tr w:rsidR="00C26AC4" w:rsidDel="005A3C0F" w14:paraId="73FBEFC0" w14:textId="794A5C77" w:rsidTr="00C26AC4">
        <w:trPr>
          <w:cantSplit/>
          <w:jc w:val="center"/>
          <w:del w:id="1446"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5273" w14:textId="0B30382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47" w:author="Claire Kouba" w:date="2024-03-12T20:40:00Z"/>
              </w:rPr>
            </w:pPr>
            <w:del w:id="1448" w:author="Claire Kouba" w:date="2024-03-12T20:40:00Z">
              <w:r w:rsidDel="005A3C0F">
                <w:rPr>
                  <w:rFonts w:ascii="Arial" w:eastAsia="Arial" w:hAnsi="Arial" w:cs="Arial"/>
                  <w:color w:val="000000"/>
                  <w:sz w:val="22"/>
                  <w:szCs w:val="22"/>
                </w:rPr>
                <w:delText>lm1b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44C" w14:textId="54DE91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49" w:author="Claire Kouba" w:date="2024-03-12T20:40:00Z"/>
              </w:rPr>
            </w:pPr>
            <w:del w:id="1450" w:author="Claire Kouba" w:date="2024-03-12T20:40:00Z">
              <w:r w:rsidDel="005A3C0F">
                <w:rPr>
                  <w:rFonts w:ascii="Arial" w:eastAsia="Arial" w:hAnsi="Arial" w:cs="Arial"/>
                  <w:color w:val="000000"/>
                  <w:sz w:val="22"/>
                  <w:szCs w:val="22"/>
                </w:rPr>
                <w:delText>940</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DE60" w14:textId="5CB07A2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51" w:author="Claire Kouba" w:date="2024-03-12T20:40:00Z"/>
              </w:rPr>
            </w:pPr>
            <w:del w:id="1452" w:author="Claire Kouba" w:date="2024-03-12T20:40:00Z">
              <w:r w:rsidDel="005A3C0F">
                <w:rPr>
                  <w:rFonts w:ascii="Arial" w:eastAsia="Arial" w:hAnsi="Arial" w:cs="Arial"/>
                  <w:color w:val="000000"/>
                  <w:sz w:val="22"/>
                  <w:szCs w:val="22"/>
                </w:rPr>
                <w:delText>30.7</w:delText>
              </w:r>
            </w:del>
          </w:p>
        </w:tc>
      </w:tr>
      <w:tr w:rsidR="00C26AC4" w:rsidDel="005A3C0F" w14:paraId="04E2694F" w14:textId="3A364553" w:rsidTr="00C26AC4">
        <w:trPr>
          <w:cantSplit/>
          <w:jc w:val="center"/>
          <w:del w:id="1453"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1A7" w14:textId="4C2949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54" w:author="Claire Kouba" w:date="2024-03-12T20:40:00Z"/>
              </w:rPr>
            </w:pPr>
            <w:del w:id="1455" w:author="Claire Kouba" w:date="2024-03-12T20:40:00Z">
              <w:r w:rsidDel="005A3C0F">
                <w:rPr>
                  <w:rFonts w:ascii="Arial" w:eastAsia="Arial" w:hAnsi="Arial" w:cs="Arial"/>
                  <w:color w:val="000000"/>
                  <w:sz w:val="22"/>
                  <w:szCs w:val="22"/>
                </w:rPr>
                <w:delText>lm1c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A289" w14:textId="7E2319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56" w:author="Claire Kouba" w:date="2024-03-12T20:40:00Z"/>
              </w:rPr>
            </w:pPr>
            <w:del w:id="1457" w:author="Claire Kouba" w:date="2024-03-12T20:40:00Z">
              <w:r w:rsidDel="005A3C0F">
                <w:rPr>
                  <w:rFonts w:ascii="Arial" w:eastAsia="Arial" w:hAnsi="Arial" w:cs="Arial"/>
                  <w:color w:val="000000"/>
                  <w:sz w:val="22"/>
                  <w:szCs w:val="22"/>
                </w:rPr>
                <w:delText>1,165</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B2475" w14:textId="287561D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58" w:author="Claire Kouba" w:date="2024-03-12T20:40:00Z"/>
              </w:rPr>
            </w:pPr>
            <w:del w:id="1459" w:author="Claire Kouba" w:date="2024-03-12T20:40:00Z">
              <w:r w:rsidDel="005A3C0F">
                <w:rPr>
                  <w:rFonts w:ascii="Arial" w:eastAsia="Arial" w:hAnsi="Arial" w:cs="Arial"/>
                  <w:color w:val="000000"/>
                  <w:sz w:val="22"/>
                  <w:szCs w:val="22"/>
                </w:rPr>
                <w:delText>34.1</w:delText>
              </w:r>
            </w:del>
          </w:p>
        </w:tc>
      </w:tr>
      <w:tr w:rsidR="00C26AC4" w:rsidDel="005A3C0F" w14:paraId="7084D247" w14:textId="211A58A2" w:rsidTr="00C26AC4">
        <w:trPr>
          <w:cantSplit/>
          <w:jc w:val="center"/>
          <w:del w:id="146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B624" w14:textId="7407DC7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61" w:author="Claire Kouba" w:date="2024-03-12T20:40:00Z"/>
              </w:rPr>
            </w:pPr>
            <w:del w:id="1462" w:author="Claire Kouba" w:date="2024-03-12T20:40:00Z">
              <w:r w:rsidDel="005A3C0F">
                <w:rPr>
                  <w:rFonts w:ascii="Arial" w:eastAsia="Arial" w:hAnsi="Arial" w:cs="Arial"/>
                  <w:color w:val="000000"/>
                  <w:sz w:val="22"/>
                  <w:szCs w:val="22"/>
                </w:rPr>
                <w:delText>lm1d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76FD" w14:textId="6AF423A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63" w:author="Claire Kouba" w:date="2024-03-12T20:40:00Z"/>
              </w:rPr>
            </w:pPr>
            <w:del w:id="1464" w:author="Claire Kouba" w:date="2024-03-12T20:40:00Z">
              <w:r w:rsidDel="005A3C0F">
                <w:rPr>
                  <w:rFonts w:ascii="Arial" w:eastAsia="Arial" w:hAnsi="Arial" w:cs="Arial"/>
                  <w:color w:val="000000"/>
                  <w:sz w:val="22"/>
                  <w:szCs w:val="22"/>
                </w:rPr>
                <w:delText>938</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C81D" w14:textId="72577B1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65" w:author="Claire Kouba" w:date="2024-03-12T20:40:00Z"/>
              </w:rPr>
            </w:pPr>
            <w:del w:id="1466" w:author="Claire Kouba" w:date="2024-03-12T20:40:00Z">
              <w:r w:rsidDel="005A3C0F">
                <w:rPr>
                  <w:rFonts w:ascii="Arial" w:eastAsia="Arial" w:hAnsi="Arial" w:cs="Arial"/>
                  <w:color w:val="000000"/>
                  <w:sz w:val="22"/>
                  <w:szCs w:val="22"/>
                </w:rPr>
                <w:delText>30.6</w:delText>
              </w:r>
            </w:del>
          </w:p>
        </w:tc>
      </w:tr>
      <w:tr w:rsidR="00C26AC4" w:rsidDel="005A3C0F" w14:paraId="7D592F00" w14:textId="481B09ED" w:rsidTr="00C26AC4">
        <w:trPr>
          <w:cantSplit/>
          <w:jc w:val="center"/>
          <w:del w:id="1467"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F484" w14:textId="0F003E8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68" w:author="Claire Kouba" w:date="2024-03-12T20:40:00Z"/>
              </w:rPr>
            </w:pPr>
            <w:del w:id="1469" w:author="Claire Kouba" w:date="2024-03-12T20:40:00Z">
              <w:r w:rsidDel="005A3C0F">
                <w:rPr>
                  <w:rFonts w:ascii="Arial" w:eastAsia="Arial" w:hAnsi="Arial" w:cs="Arial"/>
                  <w:color w:val="000000"/>
                  <w:sz w:val="22"/>
                  <w:szCs w:val="22"/>
                </w:rPr>
                <w:delText>lm2a</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3636" w14:textId="19ED361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70" w:author="Claire Kouba" w:date="2024-03-12T20:40:00Z"/>
              </w:rPr>
            </w:pPr>
            <w:del w:id="1471" w:author="Claire Kouba" w:date="2024-03-12T20:40:00Z">
              <w:r w:rsidDel="005A3C0F">
                <w:rPr>
                  <w:rFonts w:ascii="Arial" w:eastAsia="Arial" w:hAnsi="Arial" w:cs="Arial"/>
                  <w:color w:val="000000"/>
                  <w:sz w:val="22"/>
                  <w:szCs w:val="22"/>
                </w:rPr>
                <w:delText>579</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6951" w14:textId="774FB6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72" w:author="Claire Kouba" w:date="2024-03-12T20:40:00Z"/>
              </w:rPr>
            </w:pPr>
            <w:del w:id="1473" w:author="Claire Kouba" w:date="2024-03-12T20:40:00Z">
              <w:r w:rsidDel="005A3C0F">
                <w:rPr>
                  <w:rFonts w:ascii="Arial" w:eastAsia="Arial" w:hAnsi="Arial" w:cs="Arial"/>
                  <w:color w:val="000000"/>
                  <w:sz w:val="22"/>
                  <w:szCs w:val="22"/>
                </w:rPr>
                <w:delText>24.1</w:delText>
              </w:r>
            </w:del>
          </w:p>
        </w:tc>
      </w:tr>
      <w:tr w:rsidR="00C26AC4" w:rsidDel="005A3C0F" w14:paraId="75C46308" w14:textId="7CE7C99B" w:rsidTr="00C26AC4">
        <w:trPr>
          <w:cantSplit/>
          <w:jc w:val="center"/>
          <w:del w:id="1474"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D0676" w14:textId="73FF5C6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75" w:author="Claire Kouba" w:date="2024-03-12T20:40:00Z"/>
              </w:rPr>
            </w:pPr>
            <w:del w:id="1476" w:author="Claire Kouba" w:date="2024-03-12T20:40:00Z">
              <w:r w:rsidDel="005A3C0F">
                <w:rPr>
                  <w:rFonts w:ascii="Arial" w:eastAsia="Arial" w:hAnsi="Arial" w:cs="Arial"/>
                  <w:color w:val="000000"/>
                  <w:sz w:val="22"/>
                  <w:szCs w:val="22"/>
                </w:rPr>
                <w:delText>lm2b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9A0" w14:textId="57EB94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77" w:author="Claire Kouba" w:date="2024-03-12T20:40:00Z"/>
              </w:rPr>
            </w:pPr>
            <w:del w:id="1478" w:author="Claire Kouba" w:date="2024-03-12T20:40:00Z">
              <w:r w:rsidDel="005A3C0F">
                <w:rPr>
                  <w:rFonts w:ascii="Arial" w:eastAsia="Arial" w:hAnsi="Arial" w:cs="Arial"/>
                  <w:color w:val="000000"/>
                  <w:sz w:val="22"/>
                  <w:szCs w:val="22"/>
                </w:rPr>
                <w:delText>587</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9328" w14:textId="18728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79" w:author="Claire Kouba" w:date="2024-03-12T20:40:00Z"/>
              </w:rPr>
            </w:pPr>
            <w:del w:id="1480" w:author="Claire Kouba" w:date="2024-03-12T20:40:00Z">
              <w:r w:rsidDel="005A3C0F">
                <w:rPr>
                  <w:rFonts w:ascii="Arial" w:eastAsia="Arial" w:hAnsi="Arial" w:cs="Arial"/>
                  <w:color w:val="000000"/>
                  <w:sz w:val="22"/>
                  <w:szCs w:val="22"/>
                </w:rPr>
                <w:delText>24.2</w:delText>
              </w:r>
            </w:del>
          </w:p>
        </w:tc>
      </w:tr>
      <w:tr w:rsidR="00C26AC4" w:rsidDel="005A3C0F" w14:paraId="030E71FF" w14:textId="658A8123" w:rsidTr="00C26AC4">
        <w:trPr>
          <w:cantSplit/>
          <w:jc w:val="center"/>
          <w:del w:id="1481"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33B4" w14:textId="7F3EE23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82" w:author="Claire Kouba" w:date="2024-03-12T20:40:00Z"/>
              </w:rPr>
            </w:pPr>
            <w:del w:id="1483" w:author="Claire Kouba" w:date="2024-03-12T20:40:00Z">
              <w:r w:rsidDel="005A3C0F">
                <w:rPr>
                  <w:rFonts w:ascii="Arial" w:eastAsia="Arial" w:hAnsi="Arial" w:cs="Arial"/>
                  <w:color w:val="000000"/>
                  <w:sz w:val="22"/>
                  <w:szCs w:val="22"/>
                </w:rPr>
                <w:delText>lm2c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355D" w14:textId="238568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84" w:author="Claire Kouba" w:date="2024-03-12T20:40:00Z"/>
              </w:rPr>
            </w:pPr>
            <w:del w:id="1485" w:author="Claire Kouba" w:date="2024-03-12T20:40:00Z">
              <w:r w:rsidDel="005A3C0F">
                <w:rPr>
                  <w:rFonts w:ascii="Arial" w:eastAsia="Arial" w:hAnsi="Arial" w:cs="Arial"/>
                  <w:color w:val="000000"/>
                  <w:sz w:val="22"/>
                  <w:szCs w:val="22"/>
                </w:rPr>
                <w:delText>703</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01ABC" w14:textId="724895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86" w:author="Claire Kouba" w:date="2024-03-12T20:40:00Z"/>
              </w:rPr>
            </w:pPr>
            <w:del w:id="1487" w:author="Claire Kouba" w:date="2024-03-12T20:40:00Z">
              <w:r w:rsidDel="005A3C0F">
                <w:rPr>
                  <w:rFonts w:ascii="Arial" w:eastAsia="Arial" w:hAnsi="Arial" w:cs="Arial"/>
                  <w:color w:val="000000"/>
                  <w:sz w:val="22"/>
                  <w:szCs w:val="22"/>
                </w:rPr>
                <w:delText>26.5</w:delText>
              </w:r>
            </w:del>
          </w:p>
        </w:tc>
      </w:tr>
      <w:tr w:rsidR="00C26AC4" w:rsidDel="005A3C0F" w14:paraId="3347F450" w14:textId="200D8E5C" w:rsidTr="00C26AC4">
        <w:trPr>
          <w:cantSplit/>
          <w:jc w:val="center"/>
          <w:del w:id="1488"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7F2FD" w14:textId="5FBBDB2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89" w:author="Claire Kouba" w:date="2024-03-12T20:40:00Z"/>
              </w:rPr>
            </w:pPr>
            <w:del w:id="1490" w:author="Claire Kouba" w:date="2024-03-12T20:40:00Z">
              <w:r w:rsidDel="005A3C0F">
                <w:rPr>
                  <w:rFonts w:ascii="Arial" w:eastAsia="Arial" w:hAnsi="Arial" w:cs="Arial"/>
                  <w:color w:val="000000"/>
                  <w:sz w:val="22"/>
                  <w:szCs w:val="22"/>
                </w:rPr>
                <w:delText>lm2d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CC52" w14:textId="6F33DA5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91" w:author="Claire Kouba" w:date="2024-03-12T20:40:00Z"/>
              </w:rPr>
            </w:pPr>
            <w:del w:id="1492" w:author="Claire Kouba" w:date="2024-03-12T20:40:00Z">
              <w:r w:rsidDel="005A3C0F">
                <w:rPr>
                  <w:rFonts w:ascii="Arial" w:eastAsia="Arial" w:hAnsi="Arial" w:cs="Arial"/>
                  <w:color w:val="000000"/>
                  <w:sz w:val="22"/>
                  <w:szCs w:val="22"/>
                </w:rPr>
                <w:delText>952</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52A9" w14:textId="70EF1BE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93" w:author="Claire Kouba" w:date="2024-03-12T20:40:00Z"/>
              </w:rPr>
            </w:pPr>
            <w:del w:id="1494" w:author="Claire Kouba" w:date="2024-03-12T20:40:00Z">
              <w:r w:rsidDel="005A3C0F">
                <w:rPr>
                  <w:rFonts w:ascii="Arial" w:eastAsia="Arial" w:hAnsi="Arial" w:cs="Arial"/>
                  <w:color w:val="000000"/>
                  <w:sz w:val="22"/>
                  <w:szCs w:val="22"/>
                </w:rPr>
                <w:delText>30.9</w:delText>
              </w:r>
            </w:del>
          </w:p>
        </w:tc>
      </w:tr>
      <w:tr w:rsidR="00C26AC4" w:rsidDel="005A3C0F" w14:paraId="158D7B4B" w14:textId="3669FE06" w:rsidTr="00C26AC4">
        <w:trPr>
          <w:cantSplit/>
          <w:jc w:val="center"/>
          <w:del w:id="149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6F83" w14:textId="0523200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496" w:author="Claire Kouba" w:date="2024-03-12T20:40:00Z"/>
              </w:rPr>
            </w:pPr>
            <w:del w:id="1497" w:author="Claire Kouba" w:date="2024-03-12T20:40:00Z">
              <w:r w:rsidDel="005A3C0F">
                <w:rPr>
                  <w:rFonts w:ascii="Arial" w:eastAsia="Arial" w:hAnsi="Arial" w:cs="Arial"/>
                  <w:color w:val="000000"/>
                  <w:sz w:val="22"/>
                  <w:szCs w:val="22"/>
                </w:rPr>
                <w:delText>lm2e</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540" w14:textId="42165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498" w:author="Claire Kouba" w:date="2024-03-12T20:40:00Z"/>
              </w:rPr>
            </w:pPr>
            <w:del w:id="1499" w:author="Claire Kouba" w:date="2024-03-12T20:40:00Z">
              <w:r w:rsidDel="005A3C0F">
                <w:rPr>
                  <w:rFonts w:ascii="Arial" w:eastAsia="Arial" w:hAnsi="Arial" w:cs="Arial"/>
                  <w:color w:val="000000"/>
                  <w:sz w:val="22"/>
                  <w:szCs w:val="22"/>
                </w:rPr>
                <w:delText>706</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B7DE" w14:textId="1BD0DAE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00" w:author="Claire Kouba" w:date="2024-03-12T20:40:00Z"/>
              </w:rPr>
            </w:pPr>
            <w:del w:id="1501" w:author="Claire Kouba" w:date="2024-03-12T20:40:00Z">
              <w:r w:rsidDel="005A3C0F">
                <w:rPr>
                  <w:rFonts w:ascii="Arial" w:eastAsia="Arial" w:hAnsi="Arial" w:cs="Arial"/>
                  <w:color w:val="000000"/>
                  <w:sz w:val="22"/>
                  <w:szCs w:val="22"/>
                </w:rPr>
                <w:delText>26.6</w:delText>
              </w:r>
            </w:del>
          </w:p>
        </w:tc>
      </w:tr>
      <w:tr w:rsidR="00C26AC4" w:rsidDel="005A3C0F" w14:paraId="68A29EC8" w14:textId="25BAC492" w:rsidTr="00C26AC4">
        <w:trPr>
          <w:cantSplit/>
          <w:jc w:val="center"/>
          <w:del w:id="1502"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FB633" w14:textId="723A02C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1503" w:author="Claire Kouba" w:date="2024-03-12T20:40:00Z"/>
              </w:rPr>
            </w:pPr>
            <w:del w:id="1504" w:author="Claire Kouba" w:date="2024-03-12T20:40:00Z">
              <w:r w:rsidDel="005A3C0F">
                <w:rPr>
                  <w:rFonts w:ascii="Arial" w:eastAsia="Arial" w:hAnsi="Arial" w:cs="Arial"/>
                  <w:color w:val="000000"/>
                  <w:sz w:val="22"/>
                  <w:szCs w:val="22"/>
                </w:rPr>
                <w:delText>lm2f</w:delText>
              </w:r>
            </w:del>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DA715" w14:textId="68EDBA5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05" w:author="Claire Kouba" w:date="2024-03-12T20:40:00Z"/>
              </w:rPr>
            </w:pPr>
            <w:del w:id="1506" w:author="Claire Kouba" w:date="2024-03-12T20:40:00Z">
              <w:r w:rsidDel="005A3C0F">
                <w:rPr>
                  <w:rFonts w:ascii="Arial" w:eastAsia="Arial" w:hAnsi="Arial" w:cs="Arial"/>
                  <w:color w:val="000000"/>
                  <w:sz w:val="22"/>
                  <w:szCs w:val="22"/>
                </w:rPr>
                <w:delText>1,086</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FA17B" w14:textId="7A2CDA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07" w:author="Claire Kouba" w:date="2024-03-12T20:40:00Z"/>
              </w:rPr>
            </w:pPr>
            <w:del w:id="1508" w:author="Claire Kouba" w:date="2024-03-12T20:40:00Z">
              <w:r w:rsidDel="005A3C0F">
                <w:rPr>
                  <w:rFonts w:ascii="Arial" w:eastAsia="Arial" w:hAnsi="Arial" w:cs="Arial"/>
                  <w:color w:val="000000"/>
                  <w:sz w:val="22"/>
                  <w:szCs w:val="22"/>
                </w:rPr>
                <w:delText>33.0</w:delText>
              </w:r>
            </w:del>
          </w:p>
        </w:tc>
      </w:tr>
    </w:tbl>
    <w:p w14:paraId="41B25A37" w14:textId="1BB495A8" w:rsidR="00C26AC4" w:rsidDel="005A3C0F" w:rsidRDefault="0080747B">
      <w:pPr>
        <w:pStyle w:val="TableCaption"/>
        <w:rPr>
          <w:del w:id="1509" w:author="Claire Kouba" w:date="2024-03-12T20:40:00Z"/>
        </w:rPr>
      </w:pPr>
      <w:del w:id="1510" w:author="Claire Kouba" w:date="2024-03-12T20:40:00Z">
        <w:r w:rsidDel="005A3C0F">
          <w:delText>Table 4: Summary of slope values (coho smolt per female per relevant unit) for predictors included in the three best linear models. The ensemble average values are used as weights in the Hydrologic Benefit function.</w:delText>
        </w:r>
      </w:del>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C26AC4" w:rsidDel="005A3C0F" w14:paraId="3E293C3F" w14:textId="75D25630" w:rsidTr="00C26AC4">
        <w:trPr>
          <w:cnfStyle w:val="100000000000" w:firstRow="1" w:lastRow="0" w:firstColumn="0" w:lastColumn="0" w:oddVBand="0" w:evenVBand="0" w:oddHBand="0" w:evenHBand="0" w:firstRowFirstColumn="0" w:firstRowLastColumn="0" w:lastRowFirstColumn="0" w:lastRowLastColumn="0"/>
          <w:tblHeader/>
          <w:jc w:val="center"/>
          <w:del w:id="1511" w:author="Claire Kouba" w:date="2024-03-12T20:40: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BB79C" w14:textId="57F1E71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2" w:author="Claire Kouba" w:date="2024-03-12T20:40:00Z"/>
              </w:rPr>
            </w:pPr>
            <w:del w:id="1513" w:author="Claire Kouba" w:date="2024-03-12T20:40:00Z">
              <w:r w:rsidDel="005A3C0F">
                <w:rPr>
                  <w:rFonts w:ascii="Arial" w:eastAsia="Arial" w:hAnsi="Arial" w:cs="Arial"/>
                  <w:color w:val="000000"/>
                  <w:sz w:val="22"/>
                  <w:szCs w:val="22"/>
                </w:rPr>
                <w:delText>Intercept</w:delText>
              </w:r>
            </w:del>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FCE62" w14:textId="7609F98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4" w:author="Claire Kouba" w:date="2024-03-12T20:40:00Z"/>
              </w:rPr>
            </w:pPr>
            <w:del w:id="1515" w:author="Claire Kouba" w:date="2024-03-12T20:40:00Z">
              <w:r w:rsidDel="005A3C0F">
                <w:rPr>
                  <w:rFonts w:ascii="Arial" w:eastAsia="Arial" w:hAnsi="Arial" w:cs="Arial"/>
                  <w:color w:val="000000"/>
                  <w:sz w:val="22"/>
                  <w:szCs w:val="22"/>
                </w:rPr>
                <w:delText>BY_recon_10</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D8967" w14:textId="582130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6" w:author="Claire Kouba" w:date="2024-03-12T20:40:00Z"/>
              </w:rPr>
            </w:pPr>
            <w:del w:id="1517" w:author="Claire Kouba" w:date="2024-03-12T20:40:00Z">
              <w:r w:rsidDel="005A3C0F">
                <w:rPr>
                  <w:rFonts w:ascii="Arial" w:eastAsia="Arial" w:hAnsi="Arial" w:cs="Arial"/>
                  <w:color w:val="000000"/>
                  <w:sz w:val="22"/>
                  <w:szCs w:val="22"/>
                </w:rPr>
                <w:delText>BY_recon_100</w:delText>
              </w:r>
            </w:del>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CFB60" w14:textId="0B5E4C7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18" w:author="Claire Kouba" w:date="2024-03-12T20:40:00Z"/>
              </w:rPr>
            </w:pPr>
            <w:del w:id="1519" w:author="Claire Kouba" w:date="2024-03-12T20:40:00Z">
              <w:r w:rsidDel="005A3C0F">
                <w:rPr>
                  <w:rFonts w:ascii="Arial" w:eastAsia="Arial" w:hAnsi="Arial" w:cs="Arial"/>
                  <w:color w:val="000000"/>
                  <w:sz w:val="22"/>
                  <w:szCs w:val="22"/>
                </w:rPr>
                <w:delText>RY_Wet_Tim</w:delText>
              </w:r>
            </w:del>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6C3D" w14:textId="383F775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20" w:author="Claire Kouba" w:date="2024-03-12T20:40:00Z"/>
              </w:rPr>
            </w:pPr>
            <w:del w:id="1521" w:author="Claire Kouba" w:date="2024-03-12T20:40:00Z">
              <w:r w:rsidDel="005A3C0F">
                <w:rPr>
                  <w:rFonts w:ascii="Arial" w:eastAsia="Arial" w:hAnsi="Arial" w:cs="Arial"/>
                  <w:color w:val="000000"/>
                  <w:sz w:val="22"/>
                  <w:szCs w:val="22"/>
                </w:rPr>
                <w:delText>RY_Wet_BFL_Dur</w:delText>
              </w:r>
            </w:del>
          </w:p>
        </w:tc>
      </w:tr>
      <w:tr w:rsidR="00C26AC4" w:rsidDel="005A3C0F" w14:paraId="4B6B16D3" w14:textId="4B1A7DE4" w:rsidTr="00C26AC4">
        <w:trPr>
          <w:jc w:val="center"/>
          <w:del w:id="1522" w:author="Claire Kouba" w:date="2024-03-12T20:40: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91FCB" w14:textId="65FA5D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23" w:author="Claire Kouba" w:date="2024-03-12T20:40:00Z"/>
              </w:rPr>
            </w:pPr>
            <w:del w:id="1524" w:author="Claire Kouba" w:date="2024-03-12T20:40:00Z">
              <w:r w:rsidDel="005A3C0F">
                <w:rPr>
                  <w:rFonts w:ascii="Arial" w:eastAsia="Arial" w:hAnsi="Arial" w:cs="Arial"/>
                  <w:color w:val="000000"/>
                  <w:sz w:val="22"/>
                  <w:szCs w:val="22"/>
                </w:rPr>
                <w:delText>118.1</w:delText>
              </w:r>
            </w:del>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7F98" w14:textId="325DC6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25" w:author="Claire Kouba" w:date="2024-03-12T20:40:00Z"/>
              </w:rPr>
            </w:pPr>
            <w:del w:id="1526" w:author="Claire Kouba" w:date="2024-03-12T20:40:00Z">
              <w:r w:rsidDel="005A3C0F">
                <w:rPr>
                  <w:rFonts w:ascii="Arial" w:eastAsia="Arial" w:hAnsi="Arial" w:cs="Arial"/>
                  <w:color w:val="000000"/>
                  <w:sz w:val="22"/>
                  <w:szCs w:val="22"/>
                </w:rPr>
                <w:delText>-1.12</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C3AE" w14:textId="50DEC3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27" w:author="Claire Kouba" w:date="2024-03-12T20:40:00Z"/>
              </w:rPr>
            </w:pPr>
            <w:del w:id="1528" w:author="Claire Kouba" w:date="2024-03-12T20:40:00Z">
              <w:r w:rsidDel="005A3C0F">
                <w:rPr>
                  <w:rFonts w:ascii="Arial" w:eastAsia="Arial" w:hAnsi="Arial" w:cs="Arial"/>
                  <w:color w:val="000000"/>
                  <w:sz w:val="22"/>
                  <w:szCs w:val="22"/>
                </w:rPr>
                <w:delText>-0.50</w:delText>
              </w:r>
            </w:del>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E5C4" w14:textId="0CECEF5D"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29" w:author="Claire Kouba" w:date="2024-03-12T20:40: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A7E47" w14:textId="78A77403"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30" w:author="Claire Kouba" w:date="2024-03-12T20:40:00Z"/>
              </w:rPr>
            </w:pPr>
          </w:p>
        </w:tc>
      </w:tr>
      <w:tr w:rsidR="00C26AC4" w:rsidDel="005A3C0F" w14:paraId="68F166B3" w14:textId="44ED912C" w:rsidTr="00C26AC4">
        <w:trPr>
          <w:jc w:val="center"/>
          <w:del w:id="1531"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7CDC" w14:textId="401E7CD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2" w:author="Claire Kouba" w:date="2024-03-12T20:40:00Z"/>
              </w:rPr>
            </w:pPr>
            <w:del w:id="1533" w:author="Claire Kouba" w:date="2024-03-12T20:40:00Z">
              <w:r w:rsidDel="005A3C0F">
                <w:rPr>
                  <w:rFonts w:ascii="Arial" w:eastAsia="Arial" w:hAnsi="Arial" w:cs="Arial"/>
                  <w:color w:val="000000"/>
                  <w:sz w:val="22"/>
                  <w:szCs w:val="22"/>
                </w:rPr>
                <w:delText>128.6</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E674" w14:textId="73CBCDD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4" w:author="Claire Kouba" w:date="2024-03-12T20:40:00Z"/>
              </w:rPr>
            </w:pPr>
            <w:del w:id="1535" w:author="Claire Kouba" w:date="2024-03-12T20:40:00Z">
              <w:r w:rsidDel="005A3C0F">
                <w:rPr>
                  <w:rFonts w:ascii="Arial" w:eastAsia="Arial" w:hAnsi="Arial" w:cs="Arial"/>
                  <w:color w:val="000000"/>
                  <w:sz w:val="22"/>
                  <w:szCs w:val="22"/>
                </w:rPr>
                <w:delText>-1.24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483" w14:textId="6CA4802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36"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9D4C" w14:textId="7A8F9E9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37" w:author="Claire Kouba" w:date="2024-03-12T20:40:00Z"/>
              </w:rPr>
            </w:pPr>
            <w:del w:id="1538" w:author="Claire Kouba" w:date="2024-03-12T20:40:00Z">
              <w:r w:rsidDel="005A3C0F">
                <w:rPr>
                  <w:rFonts w:ascii="Arial" w:eastAsia="Arial" w:hAnsi="Arial" w:cs="Arial"/>
                  <w:color w:val="000000"/>
                  <w:sz w:val="22"/>
                  <w:szCs w:val="22"/>
                </w:rPr>
                <w:delText>-0.61</w:delText>
              </w:r>
            </w:del>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3FED" w14:textId="72C32EF6"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39" w:author="Claire Kouba" w:date="2024-03-12T20:40:00Z"/>
              </w:rPr>
            </w:pPr>
          </w:p>
        </w:tc>
      </w:tr>
      <w:tr w:rsidR="00C26AC4" w:rsidDel="005A3C0F" w14:paraId="0615F071" w14:textId="65F43D54" w:rsidTr="00C26AC4">
        <w:trPr>
          <w:jc w:val="center"/>
          <w:del w:id="1540"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DC7C2" w14:textId="0573D7E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41" w:author="Claire Kouba" w:date="2024-03-12T20:40:00Z"/>
              </w:rPr>
            </w:pPr>
            <w:del w:id="1542" w:author="Claire Kouba" w:date="2024-03-12T20:40:00Z">
              <w:r w:rsidDel="005A3C0F">
                <w:rPr>
                  <w:rFonts w:ascii="Arial" w:eastAsia="Arial" w:hAnsi="Arial" w:cs="Arial"/>
                  <w:color w:val="000000"/>
                  <w:sz w:val="22"/>
                  <w:szCs w:val="22"/>
                </w:rPr>
                <w:delText>33.5</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1214" w14:textId="171AEB4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43" w:author="Claire Kouba" w:date="2024-03-12T20:40:00Z"/>
              </w:rPr>
            </w:pPr>
            <w:del w:id="1544" w:author="Claire Kouba" w:date="2024-03-12T20:40:00Z">
              <w:r w:rsidDel="005A3C0F">
                <w:rPr>
                  <w:rFonts w:ascii="Arial" w:eastAsia="Arial" w:hAnsi="Arial" w:cs="Arial"/>
                  <w:color w:val="000000"/>
                  <w:sz w:val="22"/>
                  <w:szCs w:val="22"/>
                </w:rPr>
                <w:delText>-1.10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5060" w14:textId="7EC1458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45"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34D1" w14:textId="57954F7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1546" w:author="Claire Kouba" w:date="2024-03-12T20:40: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E368" w14:textId="7732766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47" w:author="Claire Kouba" w:date="2024-03-12T20:40:00Z"/>
              </w:rPr>
            </w:pPr>
            <w:del w:id="1548" w:author="Claire Kouba" w:date="2024-03-12T20:40:00Z">
              <w:r w:rsidDel="005A3C0F">
                <w:rPr>
                  <w:rFonts w:ascii="Arial" w:eastAsia="Arial" w:hAnsi="Arial" w:cs="Arial"/>
                  <w:color w:val="000000"/>
                  <w:sz w:val="22"/>
                  <w:szCs w:val="22"/>
                </w:rPr>
                <w:delText>0.35</w:delText>
              </w:r>
            </w:del>
          </w:p>
        </w:tc>
      </w:tr>
      <w:tr w:rsidR="00C26AC4" w:rsidDel="005A3C0F" w14:paraId="0F911203" w14:textId="73E8213F" w:rsidTr="00C26AC4">
        <w:trPr>
          <w:jc w:val="center"/>
          <w:del w:id="1549" w:author="Claire Kouba" w:date="2024-03-12T20:40: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C27F" w14:textId="1ED59AE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0" w:author="Claire Kouba" w:date="2024-03-12T20:40:00Z"/>
              </w:rPr>
            </w:pPr>
            <w:del w:id="1551" w:author="Claire Kouba" w:date="2024-03-12T20:40:00Z">
              <w:r w:rsidDel="005A3C0F">
                <w:rPr>
                  <w:rFonts w:ascii="Arial" w:eastAsia="Arial" w:hAnsi="Arial" w:cs="Arial"/>
                  <w:color w:val="000000"/>
                  <w:sz w:val="22"/>
                  <w:szCs w:val="22"/>
                </w:rPr>
                <w:delText>93.4</w:delText>
              </w:r>
            </w:del>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3264" w14:textId="674EBBC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2" w:author="Claire Kouba" w:date="2024-03-12T20:40:00Z"/>
              </w:rPr>
            </w:pPr>
            <w:del w:id="1553" w:author="Claire Kouba" w:date="2024-03-12T20:40:00Z">
              <w:r w:rsidDel="005A3C0F">
                <w:rPr>
                  <w:rFonts w:ascii="Arial" w:eastAsia="Arial" w:hAnsi="Arial" w:cs="Arial"/>
                  <w:color w:val="000000"/>
                  <w:sz w:val="22"/>
                  <w:szCs w:val="22"/>
                </w:rPr>
                <w:delText>-1.15</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0FF45" w14:textId="134A5E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4" w:author="Claire Kouba" w:date="2024-03-12T20:40:00Z"/>
              </w:rPr>
            </w:pPr>
            <w:del w:id="1555" w:author="Claire Kouba" w:date="2024-03-12T20:40:00Z">
              <w:r w:rsidDel="005A3C0F">
                <w:rPr>
                  <w:rFonts w:ascii="Arial" w:eastAsia="Arial" w:hAnsi="Arial" w:cs="Arial"/>
                  <w:color w:val="000000"/>
                  <w:sz w:val="22"/>
                  <w:szCs w:val="22"/>
                </w:rPr>
                <w:delText>-0.17</w:delText>
              </w:r>
            </w:del>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DC4D8" w14:textId="386F5D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6" w:author="Claire Kouba" w:date="2024-03-12T20:40:00Z"/>
              </w:rPr>
            </w:pPr>
            <w:del w:id="1557" w:author="Claire Kouba" w:date="2024-03-12T20:40:00Z">
              <w:r w:rsidDel="005A3C0F">
                <w:rPr>
                  <w:rFonts w:ascii="Arial" w:eastAsia="Arial" w:hAnsi="Arial" w:cs="Arial"/>
                  <w:color w:val="000000"/>
                  <w:sz w:val="22"/>
                  <w:szCs w:val="22"/>
                </w:rPr>
                <w:delText>-0.20</w:delText>
              </w:r>
            </w:del>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576F3" w14:textId="734C62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1558" w:author="Claire Kouba" w:date="2024-03-12T20:40:00Z"/>
              </w:rPr>
            </w:pPr>
            <w:del w:id="1559" w:author="Claire Kouba" w:date="2024-03-12T20:40:00Z">
              <w:r w:rsidDel="005A3C0F">
                <w:rPr>
                  <w:rFonts w:ascii="Arial" w:eastAsia="Arial" w:hAnsi="Arial" w:cs="Arial"/>
                  <w:color w:val="000000"/>
                  <w:sz w:val="22"/>
                  <w:szCs w:val="22"/>
                </w:rPr>
                <w:delText>0.12</w:delText>
              </w:r>
            </w:del>
          </w:p>
        </w:tc>
      </w:tr>
    </w:tbl>
    <w:p w14:paraId="4B6CA660" w14:textId="09B8C73F" w:rsidR="00C26AC4" w:rsidDel="00767BAD" w:rsidRDefault="0080747B">
      <w:pPr>
        <w:pStyle w:val="Heading2"/>
        <w:rPr>
          <w:del w:id="1560" w:author="Claire Kouba" w:date="2024-03-12T20:50:00Z"/>
        </w:rPr>
      </w:pPr>
      <w:bookmarkStart w:id="1561" w:name="X5678042e0e587b4a5ea03a6bcb753fee3274725"/>
      <w:bookmarkEnd w:id="1165"/>
      <w:del w:id="1562" w:author="Claire Kouba" w:date="2024-03-12T20:50:00Z">
        <w:r w:rsidDel="00767BAD">
          <w:rPr>
            <w:rStyle w:val="SectionNumber"/>
          </w:rPr>
          <w:delText>3.8</w:delText>
        </w:r>
        <w:r w:rsidDel="00767BAD">
          <w:tab/>
          <w:delText>HB function sensitivity to one additional observation</w:delText>
        </w:r>
      </w:del>
    </w:p>
    <w:p w14:paraId="20093BE1" w14:textId="1CAECD7D" w:rsidR="007D1045" w:rsidDel="005A3C0F" w:rsidRDefault="0080747B" w:rsidP="007D1045">
      <w:pPr>
        <w:pStyle w:val="BodyText"/>
        <w:rPr>
          <w:del w:id="1563" w:author="Claire Kouba" w:date="2024-03-12T20:44:00Z"/>
          <w:moveTo w:id="1564" w:author="Thomas Harter" w:date="2024-03-10T01:24:00Z"/>
        </w:rPr>
      </w:pPr>
      <w:del w:id="1565" w:author="Claire Kouba" w:date="2024-03-12T20:44:00Z">
        <w:r w:rsidDel="005A3C0F">
          <w:delText xml:space="preserve">To further explore the uncertainty associated with such a small dataset, the sensitivity of the predictive model was estimated by adding one </w:delText>
        </w:r>
      </w:del>
      <w:ins w:id="1566" w:author="Thomas Harter" w:date="2024-03-10T01:23:00Z">
        <w:del w:id="1567" w:author="Claire Kouba" w:date="2024-03-12T20:44:00Z">
          <w:r w:rsidR="00FD0268" w:rsidDel="005A3C0F">
            <w:delText xml:space="preserve">an </w:delText>
          </w:r>
        </w:del>
      </w:ins>
      <w:del w:id="1568" w:author="Claire Kouba" w:date="2024-03-12T20:44:00Z">
        <w:r w:rsidDel="005A3C0F">
          <w:delText xml:space="preserve">additional data point. Specifically, a hypothetical value of “observed” coho spf was assigned to brood year 2015 (influenced by conditions in water year 2016). This is a missing value in the existing observational dataset. </w:delText>
        </w:r>
      </w:del>
      <w:moveToRangeStart w:id="1569" w:author="Thomas Harter" w:date="2024-03-10T01:24:00Z" w:name="move160926291"/>
      <w:moveTo w:id="1570" w:author="Thomas Harter" w:date="2024-03-10T01:24:00Z">
        <w:del w:id="1571" w:author="Claire Kouba" w:date="2024-03-12T20:44:00Z">
          <w:r w:rsidR="007D1045" w:rsidDel="005A3C0F">
            <w:delText>This</w:delText>
          </w:r>
        </w:del>
      </w:moveTo>
      <w:ins w:id="1572" w:author="Thomas Harter" w:date="2024-03-10T01:24:00Z">
        <w:del w:id="1573" w:author="Claire Kouba" w:date="2024-03-12T20:44:00Z">
          <w:r w:rsidR="00692D4C" w:rsidDel="005A3C0F">
            <w:delText>The</w:delText>
          </w:r>
        </w:del>
      </w:ins>
      <w:moveTo w:id="1574" w:author="Thomas Harter" w:date="2024-03-10T01:24:00Z">
        <w:del w:id="1575" w:author="Claire Kouba" w:date="2024-03-12T20:44:00Z">
          <w:r w:rsidR="007D1045" w:rsidDel="005A3C0F">
            <w:delText xml:space="preserve"> missing value for brood year 2015 was replaced by 0, as well as the minimum, mean and maximum values of observed coho spf (5.8, 60.0, and 101.8 coho spf, respectively). The ensemble average coefficients in the HB function were recalculated based on each revised dataset.</w:delText>
          </w:r>
        </w:del>
      </w:moveTo>
    </w:p>
    <w:moveToRangeEnd w:id="1569"/>
    <w:p w14:paraId="22378DF0" w14:textId="33DB00EB" w:rsidR="00C26AC4" w:rsidRDefault="0080747B">
      <w:pPr>
        <w:pStyle w:val="BodyText"/>
        <w:pPrChange w:id="1576" w:author="Thomas Harter" w:date="2024-03-10T01:25:00Z">
          <w:pPr>
            <w:pStyle w:val="FirstParagraph"/>
          </w:pPr>
        </w:pPrChange>
      </w:pPr>
      <w:del w:id="1577" w:author="Claire Kouba" w:date="2024-03-12T20:44:00Z">
        <w:r w:rsidDel="005A3C0F">
          <w:delText>Furthermore, f</w:delText>
        </w:r>
      </w:del>
      <w:ins w:id="1578" w:author="Thomas Harter" w:date="2024-03-10T01:25:00Z">
        <w:del w:id="1579" w:author="Claire Kouba" w:date="2024-03-12T20:44:00Z">
          <w:r w:rsidR="004B2068" w:rsidDel="005A3C0F">
            <w:delText>F</w:delText>
          </w:r>
        </w:del>
      </w:ins>
      <w:del w:id="1580" w:author="Claire Kouba" w:date="2024-03-12T20:44:00Z">
        <w:r w:rsidDel="005A3C0F">
          <w:delText>low conditions in and just before water year 2016 were very dry, and the hydrologic predictors for water year 2016 generated the lowest predicted coho spf value of the entire Fort Jones gauge flow record (-35.9; see Figure 12). The significance of predicted negative coho spf values is described further in Results.</w:delText>
        </w:r>
      </w:del>
    </w:p>
    <w:p w14:paraId="484CFA97" w14:textId="082F7787" w:rsidR="00C26AC4" w:rsidDel="007D1045" w:rsidRDefault="0080747B">
      <w:pPr>
        <w:pStyle w:val="BodyText"/>
        <w:rPr>
          <w:moveFrom w:id="1581" w:author="Thomas Harter" w:date="2024-03-10T01:24:00Z"/>
        </w:rPr>
      </w:pPr>
      <w:moveFromRangeStart w:id="1582" w:author="Thomas Harter" w:date="2024-03-10T01:24:00Z" w:name="move160926291"/>
      <w:moveFrom w:id="1583" w:author="Thomas Harter" w:date="2024-03-10T01:24:00Z">
        <w:r w:rsidDel="007D1045">
          <w:lastRenderedPageBreak/>
          <w:t>This missing value for brood year 2015 was replaced by 0, as well as the minimum, mean and maximum values of observed coho spf (5.8, 60.0, and 101.8 coho spf, respectively). The ensemble average coefficients in the HB function were recalculated based on each revised dataset.</w:t>
        </w:r>
      </w:moveFrom>
    </w:p>
    <w:p w14:paraId="4C365ADB" w14:textId="77777777" w:rsidR="00C26AC4" w:rsidRDefault="0080747B">
      <w:pPr>
        <w:pStyle w:val="Heading1"/>
      </w:pPr>
      <w:bookmarkStart w:id="1584" w:name="results"/>
      <w:bookmarkEnd w:id="105"/>
      <w:bookmarkEnd w:id="1561"/>
      <w:moveFromRangeEnd w:id="1582"/>
      <w:r>
        <w:rPr>
          <w:rStyle w:val="SectionNumber"/>
        </w:rPr>
        <w:t>4</w:t>
      </w:r>
      <w:r>
        <w:tab/>
        <w:t>Results</w:t>
      </w:r>
    </w:p>
    <w:p w14:paraId="5C4861E4" w14:textId="77777777" w:rsidR="00C26AC4" w:rsidRDefault="0080747B">
      <w:pPr>
        <w:pStyle w:val="Heading2"/>
      </w:pPr>
      <w:bookmarkStart w:id="1585" w:name="Xc2abe7bcb62e605259110c7fc452887e7b6f6b3"/>
      <w:r>
        <w:rPr>
          <w:rStyle w:val="SectionNumber"/>
        </w:rPr>
        <w:t>4.1</w:t>
      </w:r>
      <w:r>
        <w:tab/>
        <w:t xml:space="preserve">Flow history of the Scott River, described in functional flow </w:t>
      </w:r>
      <w:proofErr w:type="gramStart"/>
      <w:r>
        <w:t>metrics</w:t>
      </w:r>
      <w:proofErr w:type="gramEnd"/>
    </w:p>
    <w:p w14:paraId="5FE05BF7" w14:textId="77777777" w:rsidR="00C26AC4" w:rsidRDefault="0080747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 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 6).</w:t>
      </w:r>
    </w:p>
    <w:p w14:paraId="3D350166" w14:textId="77777777" w:rsidR="00C26AC4" w:rsidRDefault="0080747B">
      <w:pPr>
        <w:pStyle w:val="BodyText"/>
      </w:pPr>
      <w:r>
        <w:t xml:space="preserve">The reconnection and disconnection dates also show trends over time, illustrating that since 1942 the wet season has narrowed, in that its (approximate) onset has trended </w:t>
      </w:r>
      <w:proofErr w:type="gramStart"/>
      <w:r>
        <w:t>later</w:t>
      </w:r>
      <w:proofErr w:type="gramEnd"/>
      <w:r>
        <w:t xml:space="preserve"> and the spring flow recession has trended earlier (Figure 7).</w:t>
      </w:r>
    </w:p>
    <w:p w14:paraId="35838AC2" w14:textId="77777777" w:rsidR="00C26AC4" w:rsidRDefault="0080747B">
      <w:pPr>
        <w:pStyle w:val="BodyText"/>
      </w:pPr>
      <w:r>
        <w:t>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(Van Kirk and Naman 2008; Drake, Tate, and Carlson 2000).</w:t>
      </w:r>
    </w:p>
    <w:p w14:paraId="126F131D" w14:textId="77777777" w:rsidR="00C26AC4" w:rsidRDefault="0080747B">
      <w:pPr>
        <w:pStyle w:val="CaptionedFigure"/>
      </w:pPr>
      <w:r>
        <w:rPr>
          <w:noProof/>
        </w:rPr>
        <w:lastRenderedPageBreak/>
        <w:drawing>
          <wp:inline distT="0" distB="0" distL="0" distR="0" wp14:anchorId="679F9A14" wp14:editId="70E6DAD6">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7"/>
                    <a:stretch>
                      <a:fillRect/>
                    </a:stretch>
                  </pic:blipFill>
                  <pic:spPr bwMode="auto">
                    <a:xfrm>
                      <a:off x="0" y="0"/>
                      <a:ext cx="5334000" cy="6858000"/>
                    </a:xfrm>
                    <a:prstGeom prst="rect">
                      <a:avLst/>
                    </a:prstGeom>
                    <a:noFill/>
                    <a:ln w="9525">
                      <a:noFill/>
                      <a:headEnd/>
                      <a:tailEnd/>
                    </a:ln>
                  </pic:spPr>
                </pic:pic>
              </a:graphicData>
            </a:graphic>
          </wp:inline>
        </w:drawing>
      </w:r>
    </w:p>
    <w:p w14:paraId="4A3D02D2" w14:textId="77777777" w:rsidR="00C26AC4" w:rsidRDefault="0080747B">
      <w:pPr>
        <w:pStyle w:val="ImageCaption"/>
      </w:pPr>
      <w:r>
        <w:t>Figure 6: Total annual flow volume (panel A) and functional flow metrics (panels B-H; Patterson et al. 2020), derived from daily average flow measurements at the Fort Jones USGS flow gauge (ID 11519500) for water years 1942-2021.</w:t>
      </w:r>
    </w:p>
    <w:p w14:paraId="21A2107A" w14:textId="77777777" w:rsidR="00C26AC4" w:rsidRDefault="0080747B">
      <w:pPr>
        <w:pStyle w:val="CaptionedFigure"/>
      </w:pPr>
      <w:r>
        <w:rPr>
          <w:noProof/>
        </w:rPr>
        <w:lastRenderedPageBreak/>
        <w:drawing>
          <wp:inline distT="0" distB="0" distL="0" distR="0" wp14:anchorId="63664152" wp14:editId="64E4D11C">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8"/>
                    <a:stretch>
                      <a:fillRect/>
                    </a:stretch>
                  </pic:blipFill>
                  <pic:spPr bwMode="auto">
                    <a:xfrm>
                      <a:off x="0" y="0"/>
                      <a:ext cx="5334000" cy="4572000"/>
                    </a:xfrm>
                    <a:prstGeom prst="rect">
                      <a:avLst/>
                    </a:prstGeom>
                    <a:noFill/>
                    <a:ln w="9525">
                      <a:noFill/>
                      <a:headEnd/>
                      <a:tailEnd/>
                    </a:ln>
                  </pic:spPr>
                </pic:pic>
              </a:graphicData>
            </a:graphic>
          </wp:inline>
        </w:drawing>
      </w:r>
    </w:p>
    <w:p w14:paraId="615ED828" w14:textId="77777777" w:rsidR="00C26AC4" w:rsidRDefault="0080747B">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1942-2021.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0E976D72" w14:textId="2C8A6B46" w:rsidR="00C26AC4" w:rsidRDefault="0080747B">
      <w:pPr>
        <w:pStyle w:val="Heading2"/>
      </w:pPr>
      <w:bookmarkStart w:id="1586" w:name="utility-of-hydrology-predictors"/>
      <w:bookmarkEnd w:id="1585"/>
      <w:r>
        <w:rPr>
          <w:rStyle w:val="SectionNumber"/>
        </w:rPr>
        <w:t>4.2</w:t>
      </w:r>
      <w:r>
        <w:tab/>
      </w:r>
      <w:del w:id="1587" w:author="Claire Kouba" w:date="2024-03-12T20:51:00Z">
        <w:r w:rsidDel="00767BAD">
          <w:delText>Utility of hydrology predictors</w:delText>
        </w:r>
      </w:del>
      <w:ins w:id="1588" w:author="Claire Kouba" w:date="2024-03-12T20:51:00Z">
        <w:r w:rsidR="00767BAD">
          <w:t>Metric selection and utility</w:t>
        </w:r>
      </w:ins>
    </w:p>
    <w:p w14:paraId="624E6C01" w14:textId="520C7D93" w:rsidR="00C26AC4" w:rsidRDefault="0080747B">
      <w:pPr>
        <w:pStyle w:val="Heading3"/>
      </w:pPr>
      <w:bookmarkStart w:id="1589" w:name="Xecceecfd1ea7e2c3e3274f19f37083719d0f790"/>
      <w:r>
        <w:rPr>
          <w:rStyle w:val="SectionNumber"/>
        </w:rPr>
        <w:t>4.2.1</w:t>
      </w:r>
      <w:r>
        <w:tab/>
      </w:r>
      <w:del w:id="1590" w:author="Claire Kouba" w:date="2024-03-12T18:20:00Z">
        <w:r w:rsidDel="004605FB">
          <w:delText>Correlation of hydrologic metrics with salmon metrics</w:delText>
        </w:r>
      </w:del>
      <w:ins w:id="1591" w:author="Claire Kouba" w:date="2024-03-12T18:20:00Z">
        <w:r w:rsidR="004605FB">
          <w:t xml:space="preserve">Selection of </w:t>
        </w:r>
      </w:ins>
      <w:ins w:id="1592" w:author="Thomas Harter" w:date="2024-03-18T03:29:00Z">
        <w:r w:rsidR="00BF59E2">
          <w:t xml:space="preserve">ecologic response variable: </w:t>
        </w:r>
      </w:ins>
      <w:ins w:id="1593" w:author="Claire Kouba" w:date="2024-03-12T18:20:00Z">
        <w:r w:rsidR="004605FB">
          <w:t xml:space="preserve">coho and </w:t>
        </w:r>
      </w:ins>
      <w:ins w:id="1594" w:author="Claire Kouba" w:date="2024-03-12T21:17:00Z">
        <w:r w:rsidR="00471A56">
          <w:t>C</w:t>
        </w:r>
      </w:ins>
      <w:ins w:id="1595" w:author="Claire Kouba" w:date="2024-03-12T18:20:00Z">
        <w:r w:rsidR="004605FB">
          <w:t>hinook outcome metrics</w:t>
        </w:r>
      </w:ins>
    </w:p>
    <w:p w14:paraId="1EF35549" w14:textId="6A1E86DB" w:rsidR="00C608BE" w:rsidRPr="00250AD9" w:rsidRDefault="00C608BE" w:rsidP="004605FB">
      <w:pPr>
        <w:pStyle w:val="FirstParagraph"/>
        <w:rPr>
          <w:ins w:id="1596" w:author="Thomas Harter" w:date="2024-03-21T06:32:00Z"/>
        </w:rPr>
      </w:pPr>
      <w:ins w:id="1597" w:author="Thomas Harter" w:date="2024-03-21T06:32:00Z">
        <w:r w:rsidRPr="00250AD9">
          <w:rPr>
            <w:highlight w:val="yellow"/>
            <w:rPrChange w:id="1598" w:author="Thomas Harter" w:date="2024-03-21T06:33:00Z">
              <w:rPr/>
            </w:rPrChange>
          </w:rPr>
          <w:t>[</w:t>
        </w:r>
        <w:r w:rsidR="006E1F51" w:rsidRPr="00250AD9">
          <w:rPr>
            <w:i/>
            <w:iCs/>
            <w:highlight w:val="yellow"/>
            <w:rPrChange w:id="1599" w:author="Thomas Harter" w:date="2024-03-21T06:33:00Z">
              <w:rPr>
                <w:i/>
                <w:iCs/>
              </w:rPr>
            </w:rPrChange>
          </w:rPr>
          <w:t xml:space="preserve">In a paragraph, describe the results of the correlation analysis, nor including the </w:t>
        </w:r>
        <w:proofErr w:type="spellStart"/>
        <w:r w:rsidR="006E1F51" w:rsidRPr="00250AD9">
          <w:rPr>
            <w:i/>
            <w:iCs/>
            <w:highlight w:val="yellow"/>
            <w:rPrChange w:id="1600" w:author="Thomas Harter" w:date="2024-03-21T06:33:00Z">
              <w:rPr>
                <w:i/>
                <w:iCs/>
              </w:rPr>
            </w:rPrChange>
          </w:rPr>
          <w:t>spf</w:t>
        </w:r>
        <w:proofErr w:type="spellEnd"/>
        <w:r w:rsidR="006E1F51" w:rsidRPr="00250AD9">
          <w:rPr>
            <w:i/>
            <w:iCs/>
            <w:highlight w:val="yellow"/>
            <w:rPrChange w:id="1601" w:author="Thomas Harter" w:date="2024-03-21T06:33:00Z">
              <w:rPr>
                <w:i/>
                <w:iCs/>
              </w:rPr>
            </w:rPrChange>
          </w:rPr>
          <w:t>/</w:t>
        </w:r>
        <w:proofErr w:type="spellStart"/>
        <w:r w:rsidR="006E1F51" w:rsidRPr="00250AD9">
          <w:rPr>
            <w:i/>
            <w:iCs/>
            <w:highlight w:val="yellow"/>
            <w:rPrChange w:id="1602" w:author="Thomas Harter" w:date="2024-03-21T06:33:00Z">
              <w:rPr>
                <w:i/>
                <w:iCs/>
              </w:rPr>
            </w:rPrChange>
          </w:rPr>
          <w:t>jpf</w:t>
        </w:r>
      </w:ins>
      <w:proofErr w:type="spellEnd"/>
      <w:ins w:id="1603" w:author="Thomas Harter" w:date="2024-03-21T06:33:00Z">
        <w:r w:rsidR="00250AD9" w:rsidRPr="00250AD9">
          <w:rPr>
            <w:i/>
            <w:iCs/>
            <w:highlight w:val="yellow"/>
            <w:rPrChange w:id="1604" w:author="Thomas Harter" w:date="2024-03-21T06:33:00Z">
              <w:rPr>
                <w:i/>
                <w:iCs/>
              </w:rPr>
            </w:rPrChange>
          </w:rPr>
          <w:t xml:space="preserve"> results below.</w:t>
        </w:r>
        <w:r w:rsidR="00250AD9">
          <w:t>]</w:t>
        </w:r>
      </w:ins>
    </w:p>
    <w:p w14:paraId="4901C25F" w14:textId="6DA7D5F2" w:rsidR="004605FB" w:rsidRDefault="004605FB" w:rsidP="004605FB">
      <w:pPr>
        <w:pStyle w:val="FirstParagraph"/>
        <w:rPr>
          <w:ins w:id="1605" w:author="Claire Kouba" w:date="2024-03-12T18:25:00Z"/>
        </w:rPr>
      </w:pPr>
      <w:ins w:id="1606" w:author="Claire Kouba" w:date="2024-03-12T18:25:00Z">
        <w:r>
          <w:t xml:space="preserve">Of the ecological response variables that were evaluated for coho, </w:t>
        </w:r>
        <w:del w:id="1607" w:author="Thomas Harter" w:date="2024-03-21T06:33:00Z">
          <w:r w:rsidDel="00D83F3A">
            <w:delText>one</w:delText>
          </w:r>
        </w:del>
      </w:ins>
      <w:ins w:id="1608" w:author="Thomas Harter" w:date="2024-03-21T06:33:00Z">
        <w:r w:rsidR="00D83F3A">
          <w:t xml:space="preserve">the </w:t>
        </w:r>
      </w:ins>
      <w:ins w:id="1609" w:author="Thomas Harter" w:date="2024-03-21T06:34:00Z">
        <w:r w:rsidR="00D83F3A">
          <w:t xml:space="preserve">coho </w:t>
        </w:r>
        <w:proofErr w:type="spellStart"/>
        <w:r w:rsidR="00D83F3A">
          <w:t>spf</w:t>
        </w:r>
      </w:ins>
      <w:proofErr w:type="spellEnd"/>
      <w:ins w:id="1610" w:author="Claire Kouba" w:date="2024-03-12T18:25:00Z">
        <w:r>
          <w:t xml:space="preserve"> variable clearly showed a higher degree of correlat</w:t>
        </w:r>
      </w:ins>
      <w:ins w:id="1611" w:author="Thomas Harter" w:date="2024-03-18T03:29:00Z">
        <w:r w:rsidR="009C4543">
          <w:t>ion</w:t>
        </w:r>
      </w:ins>
      <w:ins w:id="1612" w:author="Claire Kouba" w:date="2024-03-12T18:25:00Z">
        <w:del w:id="1613" w:author="Thomas Harter" w:date="2024-03-18T03:29:00Z">
          <w:r w:rsidDel="009C4543">
            <w:delText>edness</w:delText>
          </w:r>
        </w:del>
        <w:r>
          <w:t xml:space="preserve"> with hydrologic metrics</w:t>
        </w:r>
      </w:ins>
      <w:ins w:id="1614" w:author="Thomas Harter" w:date="2024-03-21T06:34:00Z">
        <w:r w:rsidR="00723452">
          <w:t xml:space="preserve"> than other ecologic outcome variables</w:t>
        </w:r>
      </w:ins>
      <w:ins w:id="1615" w:author="Claire Kouba" w:date="2024-03-12T18:25:00Z">
        <w:del w:id="1616" w:author="Thomas Harter" w:date="2024-03-21T06:34:00Z">
          <w:r w:rsidDel="00723452">
            <w:delText>:</w:delText>
          </w:r>
        </w:del>
        <w:del w:id="1617" w:author="Thomas Harter" w:date="2024-03-21T06:33:00Z">
          <w:r w:rsidDel="00D83F3A">
            <w:delText xml:space="preserve"> the number of coho smolt produced (i.e., that were estimated as outmigrating from the watershed) divided by the estimate of spawning females migrating upstream almost two years prior (i.e., the cohort’s parents)</w:delText>
          </w:r>
        </w:del>
        <w:r>
          <w:t xml:space="preserve">. One reason for this strong </w:t>
        </w:r>
      </w:ins>
      <w:ins w:id="1618" w:author="Thomas Harter" w:date="2024-03-18T03:30:00Z">
        <w:r w:rsidR="00F91560">
          <w:t>correlation</w:t>
        </w:r>
      </w:ins>
      <w:ins w:id="1619" w:author="Claire Kouba" w:date="2024-03-12T18:25:00Z">
        <w:del w:id="1620" w:author="Thomas Harter" w:date="2024-03-18T03:30:00Z">
          <w:r w:rsidDel="00F91560">
            <w:delText>degree of correlatedness</w:delText>
          </w:r>
        </w:del>
        <w:r>
          <w:t xml:space="preserve">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w:t>
        </w:r>
        <w:del w:id="1621" w:author="Thomas Harter" w:date="2024-03-21T06:35:00Z">
          <w:r w:rsidDel="00B0740A">
            <w:delText>all</w:delText>
          </w:r>
        </w:del>
      </w:ins>
      <w:ins w:id="1622" w:author="Thomas Harter" w:date="2024-03-21T06:35:00Z">
        <w:r w:rsidR="00B0740A">
          <w:t>further</w:t>
        </w:r>
      </w:ins>
      <w:ins w:id="1623" w:author="Claire Kouba" w:date="2024-03-12T18:25:00Z">
        <w:r>
          <w:t xml:space="preserve"> </w:t>
        </w:r>
        <w:r>
          <w:lastRenderedPageBreak/>
          <w:t xml:space="preserve">hydro-ecological modeling for coho </w:t>
        </w:r>
      </w:ins>
      <w:ins w:id="1624" w:author="Claire Kouba" w:date="2024-03-12T18:26:00Z">
        <w:r>
          <w:t xml:space="preserve">outcomes </w:t>
        </w:r>
      </w:ins>
      <w:ins w:id="1625" w:author="Claire Kouba" w:date="2024-03-12T18:25:00Z">
        <w:r>
          <w:t xml:space="preserve">uses this coho smolt per female (coho </w:t>
        </w:r>
        <w:proofErr w:type="spellStart"/>
        <w:r>
          <w:t>spf</w:t>
        </w:r>
        <w:proofErr w:type="spellEnd"/>
        <w:r>
          <w:t>) metric as the response variable.</w:t>
        </w:r>
      </w:ins>
    </w:p>
    <w:p w14:paraId="638A94EB" w14:textId="378F087F" w:rsidR="004605FB" w:rsidRDefault="004605FB" w:rsidP="004605FB">
      <w:pPr>
        <w:pStyle w:val="BodyText"/>
        <w:rPr>
          <w:ins w:id="1626" w:author="Claire Kouba" w:date="2024-03-12T18:25:00Z"/>
        </w:rPr>
      </w:pPr>
      <w:ins w:id="1627" w:author="Claire Kouba" w:date="2024-03-12T18:25:00Z">
        <w:r>
          <w:t xml:space="preserve">For Chinook, conversely, none of the </w:t>
        </w:r>
        <w:del w:id="1628" w:author="Thomas Harter" w:date="2024-03-21T06:35:00Z">
          <w:r w:rsidDel="0094504B">
            <w:delText>three</w:delText>
          </w:r>
        </w:del>
      </w:ins>
      <w:ins w:id="1629" w:author="Thomas Harter" w:date="2024-03-21T06:35:00Z">
        <w:r w:rsidR="0094504B">
          <w:t>four</w:t>
        </w:r>
      </w:ins>
      <w:ins w:id="1630" w:author="Claire Kouba" w:date="2024-03-12T18:25:00Z">
        <w:r>
          <w:t xml:space="preserve"> available ecological response variables stood out as being substantially more correlated with hydrologic metrics than the others (</w:t>
        </w:r>
        <w:r>
          <w:rPr>
            <w:i/>
            <w:iCs/>
          </w:rPr>
          <w:t>Supplemental Figure 1</w:t>
        </w:r>
        <w:r>
          <w:t xml:space="preserve">). Furthermore, they all appeared less correlated </w:t>
        </w:r>
        <w:del w:id="1631" w:author="Thomas Harter" w:date="2024-03-18T03:31:00Z">
          <w:r w:rsidDel="006B6F9A">
            <w:delText xml:space="preserve">than coho </w:delText>
          </w:r>
        </w:del>
        <w:r>
          <w:t>with the hydrology</w:t>
        </w:r>
      </w:ins>
      <w:ins w:id="1632" w:author="Thomas Harter" w:date="2024-03-18T03:31:00Z">
        <w:r w:rsidR="006B6F9A">
          <w:t xml:space="preserve"> than coho variable,</w:t>
        </w:r>
      </w:ins>
      <w:ins w:id="1633" w:author="Claire Kouba" w:date="2024-03-12T18:25:00Z">
        <w:del w:id="1634" w:author="Thomas Harter" w:date="2024-03-18T03:31:00Z">
          <w:r w:rsidDel="006B6F9A">
            <w:delText xml:space="preserve"> (</w:delText>
          </w:r>
        </w:del>
      </w:ins>
      <w:ins w:id="1635" w:author="Thomas Harter" w:date="2024-03-18T03:31:00Z">
        <w:r w:rsidR="006B6F9A">
          <w:t xml:space="preserve"> </w:t>
        </w:r>
      </w:ins>
      <w:ins w:id="1636" w:author="Claire Kouba" w:date="2024-03-12T18:25:00Z">
        <w:r>
          <w:t>i.e., the coho-hydrology correlations produced more absolute values greater than 0.5 than correlations between Chinook and hydrology</w:t>
        </w:r>
      </w:ins>
      <w:ins w:id="1637" w:author="Thomas Harter" w:date="2024-03-18T03:32:00Z">
        <w:r w:rsidR="00B9561F">
          <w:t xml:space="preserve"> variables</w:t>
        </w:r>
      </w:ins>
      <w:ins w:id="1638" w:author="Claire Kouba" w:date="2024-03-12T18:25:00Z">
        <w:del w:id="1639" w:author="Thomas Harter" w:date="2024-03-18T03:32:00Z">
          <w:r w:rsidDel="006B6F9A">
            <w:delText>)</w:delText>
          </w:r>
        </w:del>
        <w:r>
          <w:t xml:space="preserve">. </w:t>
        </w:r>
      </w:ins>
      <w:ins w:id="1640" w:author="Thomas Harter" w:date="2024-03-21T06:36:00Z">
        <w:r w:rsidR="00B40128">
          <w:t xml:space="preserve">To be consistent with the coho </w:t>
        </w:r>
        <w:proofErr w:type="spellStart"/>
        <w:r w:rsidR="00B40128">
          <w:t>spf</w:t>
        </w:r>
        <w:proofErr w:type="spellEnd"/>
        <w:r w:rsidR="00B40128">
          <w:t xml:space="preserve">, the Chinook </w:t>
        </w:r>
        <w:proofErr w:type="spellStart"/>
        <w:r w:rsidR="00B40128">
          <w:t>jpf</w:t>
        </w:r>
        <w:proofErr w:type="spellEnd"/>
        <w:r w:rsidR="00B40128">
          <w:t xml:space="preserve"> variable was retained for linear modeling.</w:t>
        </w:r>
      </w:ins>
      <w:moveFromRangeStart w:id="1641" w:author="Thomas Harter" w:date="2024-03-21T06:18:00Z" w:name="move161894328"/>
      <w:moveFrom w:id="1642" w:author="Thomas Harter" w:date="2024-03-21T06:18:00Z">
        <w:ins w:id="1643" w:author="Claire Kouba" w:date="2024-03-12T18:25:00Z">
          <w:r w:rsidDel="0043737F">
            <w:t xml:space="preserve">For comparability with coho, the Chinook juvenile per adult metric (Chinook jpa) was selected </w:t>
          </w:r>
        </w:ins>
        <w:ins w:id="1644" w:author="Claire Kouba" w:date="2024-03-12T21:18:00Z">
          <w:r w:rsidR="00471A56" w:rsidDel="0043737F">
            <w:t>as the ecological response metric</w:t>
          </w:r>
          <w:r w:rsidR="003F135A" w:rsidDel="0043737F">
            <w:t xml:space="preserve"> for this species</w:t>
          </w:r>
        </w:ins>
        <w:ins w:id="1645" w:author="Claire Kouba" w:date="2024-03-12T18:25:00Z">
          <w:r w:rsidDel="0043737F">
            <w:t>.</w:t>
          </w:r>
        </w:ins>
      </w:moveFrom>
      <w:moveFromRangeEnd w:id="1641"/>
    </w:p>
    <w:p w14:paraId="7592480A" w14:textId="72550CFF" w:rsidR="00C26AC4" w:rsidDel="004605FB" w:rsidRDefault="0080747B">
      <w:pPr>
        <w:pStyle w:val="FirstParagraph"/>
        <w:rPr>
          <w:del w:id="1646" w:author="Claire Kouba" w:date="2024-03-12T18:27:00Z"/>
        </w:rPr>
      </w:pPr>
      <w:del w:id="1647" w:author="Claire Kouba" w:date="2024-03-12T18:27:00Z">
        <w:r w:rsidDel="004605FB">
          <w:delText>The</w:delText>
        </w:r>
      </w:del>
      <w:ins w:id="1648" w:author="Thomas Harter" w:date="2024-03-11T01:39:00Z">
        <w:del w:id="1649" w:author="Claire Kouba" w:date="2024-03-12T18:27:00Z">
          <w:r w:rsidR="000A41BC" w:rsidDel="004605FB">
            <w:delText xml:space="preserve"> flow metrics </w:delText>
          </w:r>
        </w:del>
      </w:ins>
      <w:ins w:id="1650" w:author="Thomas Harter" w:date="2024-03-11T01:40:00Z">
        <w:del w:id="1651" w:author="Claire Kouba" w:date="2024-03-12T18:27:00Z">
          <w:r w:rsidR="00AF2A67" w:rsidDel="004605FB">
            <w:delText>for each</w:delText>
          </w:r>
        </w:del>
      </w:ins>
      <w:ins w:id="1652" w:author="Thomas Harter" w:date="2024-03-11T01:39:00Z">
        <w:del w:id="1653" w:author="Claire Kouba" w:date="2024-03-12T18:27:00Z">
          <w:r w:rsidR="000A41BC" w:rsidDel="004605FB">
            <w:delText xml:space="preserve"> Brood Year</w:delText>
          </w:r>
        </w:del>
      </w:ins>
      <w:del w:id="1654" w:author="Claire Kouba" w:date="2024-03-12T18:27:00Z">
        <w:r w:rsidDel="004605FB">
          <w:delText xml:space="preserve"> information in</w:delText>
        </w:r>
      </w:del>
      <w:ins w:id="1655" w:author="Thomas Harter" w:date="2024-03-11T01:39:00Z">
        <w:del w:id="1656" w:author="Claire Kouba" w:date="2024-03-12T18:27:00Z">
          <w:r w:rsidR="00A25403" w:rsidDel="004605FB">
            <w:delText xml:space="preserve"> (</w:delText>
          </w:r>
        </w:del>
      </w:ins>
      <w:del w:id="1657" w:author="Claire Kouba" w:date="2024-03-12T18:27:00Z">
        <w:r w:rsidDel="004605FB">
          <w:delText xml:space="preserve"> </w:delText>
        </w:r>
        <w:r w:rsidDel="004605FB">
          <w:rPr>
            <w:i/>
            <w:iCs/>
          </w:rPr>
          <w:delText>Supplemental Table 1</w:delText>
        </w:r>
      </w:del>
      <w:ins w:id="1658" w:author="Thomas Harter" w:date="2024-03-11T01:39:00Z">
        <w:del w:id="1659" w:author="Claire Kouba" w:date="2024-03-12T18:27:00Z">
          <w:r w:rsidR="00A25403" w:rsidDel="004605FB">
            <w:delText>)</w:delText>
          </w:r>
        </w:del>
      </w:ins>
      <w:del w:id="1660" w:author="Claire Kouba" w:date="2024-03-12T18:27:00Z">
        <w:r w:rsidDel="004605FB">
          <w:delText xml:space="preserve"> w</w:delText>
        </w:r>
      </w:del>
      <w:ins w:id="1661" w:author="Thomas Harter" w:date="2024-03-11T01:40:00Z">
        <w:del w:id="1662" w:author="Claire Kouba" w:date="2024-03-12T18:27:00Z">
          <w:r w:rsidR="00A25403" w:rsidDel="004605FB">
            <w:delText>ere</w:delText>
          </w:r>
        </w:del>
      </w:ins>
      <w:del w:id="1663" w:author="Claire Kouba" w:date="2024-03-12T18:27:00Z">
        <w:r w:rsidDel="004605FB">
          <w:delText>as used to calculate Pearson correlation coefficients between flow metrics and observed ecological quantities: four coho observation types (the number of spawners, number of redds, number of smolt, and the number of smolts produced per female spawner) (Figure 8), and three Chinook observation types (all aforementioned types except number of redds, since local redd monitoring for Chinook has an insufficient record length) (</w:delText>
        </w:r>
        <w:r w:rsidDel="004605FB">
          <w:rPr>
            <w:i/>
            <w:iCs/>
          </w:rPr>
          <w:delText>Supplemental Figure 1</w:delText>
        </w:r>
        <w:r w:rsidDel="004605FB">
          <w:delText>)</w:delText>
        </w:r>
      </w:del>
      <w:del w:id="1664" w:author="Claire Kouba" w:date="2024-03-12T18:18:00Z">
        <w:r w:rsidDel="004605FB">
          <w:delText>)</w:delText>
        </w:r>
      </w:del>
      <w:del w:id="1665" w:author="Claire Kouba" w:date="2024-03-12T18:27:00Z">
        <w:r w:rsidDel="004605FB">
          <w:delText>.</w:delText>
        </w:r>
      </w:del>
    </w:p>
    <w:p w14:paraId="07E29422" w14:textId="1D09F58F" w:rsidR="00C26AC4" w:rsidRDefault="0080747B">
      <w:pPr>
        <w:pStyle w:val="BodyText"/>
      </w:pPr>
      <w:commentRangeStart w:id="1666"/>
      <w:del w:id="1667" w:author="Claire Kouba" w:date="2024-03-12T18:19:00Z">
        <w:r w:rsidDel="004605FB">
          <w:delText xml:space="preserve">These correlations were used as a first pass filter to refine the set of variables considered </w:delText>
        </w:r>
      </w:del>
      <w:ins w:id="1668" w:author="Thomas Harter" w:date="2024-03-11T01:40:00Z">
        <w:del w:id="1669" w:author="Claire Kouba" w:date="2024-03-12T18:19:00Z">
          <w:r w:rsidR="00AF2A67" w:rsidDel="004605FB">
            <w:delText>for</w:delText>
          </w:r>
        </w:del>
      </w:ins>
      <w:del w:id="1670" w:author="Claire Kouba" w:date="2024-03-12T18:19:00Z">
        <w:r w:rsidDel="004605FB">
          <w:delText xml:space="preserve">in the linear modeling exercise. A larger number of predictors was evaluated than the set depicted here; the predictors included in Figure 8 are selected because of a high correlation coefficient or an unexpected result. A full correlation matrix is shown in </w:delText>
        </w:r>
        <w:r w:rsidDel="004605FB">
          <w:rPr>
            <w:i/>
            <w:iCs/>
          </w:rPr>
          <w:delText>Supplemental Figure 1</w:delText>
        </w:r>
        <w:r w:rsidDel="004605FB">
          <w:delText>.</w:delText>
        </w:r>
        <w:commentRangeEnd w:id="1666"/>
        <w:r w:rsidR="00790643" w:rsidDel="004605FB">
          <w:rPr>
            <w:rStyle w:val="CommentReference"/>
          </w:rPr>
          <w:commentReference w:id="1666"/>
        </w:r>
      </w:del>
    </w:p>
    <w:p w14:paraId="1A59906E" w14:textId="77777777" w:rsidR="00C26AC4" w:rsidRDefault="0080747B">
      <w:pPr>
        <w:pStyle w:val="CaptionedFigure"/>
      </w:pPr>
      <w:r>
        <w:rPr>
          <w:noProof/>
        </w:rPr>
        <w:lastRenderedPageBreak/>
        <w:drawing>
          <wp:inline distT="0" distB="0" distL="0" distR="0" wp14:anchorId="393715B6" wp14:editId="1148A83C">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9"/>
                    <a:stretch>
                      <a:fillRect/>
                    </a:stretch>
                  </pic:blipFill>
                  <pic:spPr bwMode="auto">
                    <a:xfrm>
                      <a:off x="0" y="0"/>
                      <a:ext cx="5334000" cy="6096000"/>
                    </a:xfrm>
                    <a:prstGeom prst="rect">
                      <a:avLst/>
                    </a:prstGeom>
                    <a:noFill/>
                    <a:ln w="9525">
                      <a:noFill/>
                      <a:headEnd/>
                      <a:tailEnd/>
                    </a:ln>
                  </pic:spPr>
                </pic:pic>
              </a:graphicData>
            </a:graphic>
          </wp:inline>
        </w:drawing>
      </w:r>
    </w:p>
    <w:p w14:paraId="790688A6" w14:textId="77777777" w:rsidR="00C26AC4" w:rsidRDefault="0080747B">
      <w:pPr>
        <w:pStyle w:val="ImageCaption"/>
      </w:pPr>
      <w:r>
        <w:t xml:space="preserve">Figure 8: Correlations between 41 predictors and 4 coho monitoring metrics. Red colors indicate a negative </w:t>
      </w:r>
      <w:proofErr w:type="gramStart"/>
      <w:r>
        <w:t>correlation</w:t>
      </w:r>
      <w:proofErr w:type="gramEnd"/>
      <w:r>
        <w:t xml:space="preserve">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a later date is correlated with higher fish values, while a red dot indicates that an earlier dot is correlated with higher fish values. </w:t>
      </w:r>
    </w:p>
    <w:p w14:paraId="0AB54D75" w14:textId="6BC3D89D" w:rsidR="00C26AC4" w:rsidDel="004605FB" w:rsidRDefault="0080747B">
      <w:pPr>
        <w:pStyle w:val="BodyText"/>
        <w:rPr>
          <w:del w:id="1671" w:author="Claire Kouba" w:date="2024-03-12T18:27:00Z"/>
        </w:rPr>
      </w:pPr>
      <w:del w:id="1672" w:author="Claire Kouba" w:date="2024-03-12T18:19:00Z">
        <w:r w:rsidDel="004605FB">
          <w:lastRenderedPageBreak/>
          <w:delText>As mentioned in Methods, t</w:delText>
        </w:r>
      </w:del>
      <w:del w:id="1673" w:author="Claire Kouba" w:date="2024-03-12T18:27:00Z">
        <w:r w:rsidDel="004605FB">
          <w:delText xml:space="preserve">he coho salmon indicator that is most correlated with hydrologic metrics is the number of coho smolt produced per spawning female (Figure 8). One reason </w:delText>
        </w:r>
      </w:del>
      <w:del w:id="1674" w:author="Claire Kouba" w:date="2024-03-12T18:22:00Z">
        <w:r w:rsidDel="004605FB">
          <w:delText xml:space="preserve">for this </w:delText>
        </w:r>
      </w:del>
      <w:del w:id="1675" w:author="Claire Kouba" w:date="2024-03-12T18:27:00Z">
        <w:r w:rsidDel="004605FB">
          <w:delText>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delText>
        </w:r>
      </w:del>
    </w:p>
    <w:p w14:paraId="68692C70" w14:textId="433A1C10" w:rsidR="00C26AC4" w:rsidDel="004605FB" w:rsidRDefault="0080747B">
      <w:pPr>
        <w:pStyle w:val="BodyText"/>
        <w:rPr>
          <w:del w:id="1676" w:author="Claire Kouba" w:date="2024-03-12T18:27:00Z"/>
        </w:rPr>
      </w:pPr>
      <w:del w:id="1677" w:author="Claire Kouba" w:date="2024-03-12T18:27:00Z">
        <w:r w:rsidDel="004605FB">
          <w:delText xml:space="preserve">Furthermore, </w:delText>
        </w:r>
      </w:del>
      <w:del w:id="1678" w:author="Claire Kouba" w:date="2024-03-12T18:20:00Z">
        <w:r w:rsidDel="004605FB">
          <w:delText xml:space="preserve">as mentioned in Methods, </w:delText>
        </w:r>
      </w:del>
      <w:del w:id="1679" w:author="Claire Kouba" w:date="2024-03-12T18:27:00Z">
        <w:r w:rsidDel="004605FB">
          <w:delText>ecological observations of Chinook show markedly less correlation with hydrologic metrics than those for coho.</w:delText>
        </w:r>
      </w:del>
    </w:p>
    <w:p w14:paraId="25DAA19A" w14:textId="669FD661" w:rsidR="00C26AC4" w:rsidRDefault="0080747B">
      <w:pPr>
        <w:pStyle w:val="Heading3"/>
      </w:pPr>
      <w:bookmarkStart w:id="1680" w:name="Xf1a39309103b5b433d86a44c6224ac668194bc2"/>
      <w:bookmarkEnd w:id="1589"/>
      <w:r>
        <w:rPr>
          <w:rStyle w:val="SectionNumber"/>
        </w:rPr>
        <w:t>4.2.2</w:t>
      </w:r>
      <w:r>
        <w:tab/>
        <w:t xml:space="preserve">Selection of </w:t>
      </w:r>
      <w:del w:id="1681" w:author="Thomas Harter" w:date="2024-03-21T03:21:00Z">
        <w:r w:rsidDel="007F5B21">
          <w:delText xml:space="preserve">10 and 100 cfs </w:delText>
        </w:r>
      </w:del>
      <w:r>
        <w:t xml:space="preserve">thresholds for fall </w:t>
      </w:r>
      <w:del w:id="1682" w:author="Claire Kouba" w:date="2024-03-12T21:19:00Z">
        <w:r w:rsidDel="004A632A">
          <w:delText xml:space="preserve">disconnection </w:delText>
        </w:r>
      </w:del>
      <w:ins w:id="1683" w:author="Claire Kouba" w:date="2024-03-12T21:19:00Z">
        <w:r w:rsidR="004A632A">
          <w:t xml:space="preserve">reconnection </w:t>
        </w:r>
      </w:ins>
      <w:proofErr w:type="gramStart"/>
      <w:r>
        <w:t>dates</w:t>
      </w:r>
      <w:proofErr w:type="gramEnd"/>
    </w:p>
    <w:p w14:paraId="1A9E62B9" w14:textId="7C537B43" w:rsidR="00B727E0" w:rsidDel="00FA6015" w:rsidRDefault="001F7CCB">
      <w:pPr>
        <w:pStyle w:val="BodyText"/>
        <w:rPr>
          <w:ins w:id="1684" w:author="Claire Kouba" w:date="2024-03-12T21:25:00Z"/>
          <w:del w:id="1685" w:author="Thomas Harter" w:date="2024-03-21T04:13:00Z"/>
        </w:rPr>
      </w:pPr>
      <w:ins w:id="1686" w:author="Claire Kouba" w:date="2024-03-12T21:22:00Z">
        <w:del w:id="1687" w:author="Thomas Harter" w:date="2024-03-21T04:13:00Z">
          <w:r w:rsidDel="00FA6015">
            <w:delText xml:space="preserve">As described in Methods, the original set of hydrologic predictors was reduced in a screening step based on correlation coefficients. </w:delText>
          </w:r>
        </w:del>
      </w:ins>
    </w:p>
    <w:p w14:paraId="4F764D69" w14:textId="455A9606" w:rsidR="00C26AC4" w:rsidDel="004D0E63" w:rsidRDefault="004A632A">
      <w:pPr>
        <w:pStyle w:val="FirstParagraph"/>
        <w:rPr>
          <w:del w:id="1688" w:author="Claire Kouba" w:date="2024-03-12T18:30:00Z"/>
        </w:rPr>
      </w:pPr>
      <w:ins w:id="1689" w:author="Claire Kouba" w:date="2024-03-12T21:18:00Z">
        <w:r>
          <w:t>A second screeni</w:t>
        </w:r>
      </w:ins>
      <w:ins w:id="1690" w:author="Claire Kouba" w:date="2024-03-12T21:19:00Z">
        <w:r>
          <w:t xml:space="preserve">ng step was performed on </w:t>
        </w:r>
      </w:ins>
      <w:ins w:id="1691" w:author="Thomas Harter" w:date="2024-03-18T03:34:00Z">
        <w:r w:rsidR="003870B7">
          <w:t xml:space="preserve">hydrologic </w:t>
        </w:r>
      </w:ins>
      <w:ins w:id="1692" w:author="Claire Kouba" w:date="2024-03-12T21:19:00Z">
        <w:r>
          <w:t>metrics related to the timing of fall flow reconnection</w:t>
        </w:r>
      </w:ins>
      <w:ins w:id="1693" w:author="Thomas Harter" w:date="2024-03-18T03:34:00Z">
        <w:r w:rsidR="006F1F4C">
          <w:t xml:space="preserve"> and corresponding Brood Year cohort ecological response:</w:t>
        </w:r>
      </w:ins>
      <w:ins w:id="1694" w:author="Claire Kouba" w:date="2024-03-12T21:19:00Z">
        <w:del w:id="1695" w:author="Thomas Harter" w:date="2024-03-18T03:34:00Z">
          <w:r w:rsidDel="006F1F4C">
            <w:delText>.</w:delText>
          </w:r>
        </w:del>
        <w:r>
          <w:t xml:space="preserve"> </w:t>
        </w:r>
      </w:ins>
      <w:del w:id="1696" w:author="Claire Kouba" w:date="2024-03-12T18:30:00Z">
        <w:r w:rsidR="0080747B" w:rsidDel="004D0E63">
          <w:delText>Fall reconnection dates in a cohort’s Brood Year appear strongly correlated with coho spf (Figure 8), and previous work in the region has documented that fall flows are critical for salmon spawning (SRWC and RCD 2003).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delText>
        </w:r>
      </w:del>
    </w:p>
    <w:p w14:paraId="0884A564" w14:textId="3D9A98C1" w:rsidR="00C26AC4" w:rsidRDefault="0080747B">
      <w:pPr>
        <w:pStyle w:val="BodyText"/>
      </w:pPr>
      <w:r>
        <w:t xml:space="preserve">Relationships between the Brood Year reconnection dates for six flow thresholds and coho </w:t>
      </w:r>
      <w:proofErr w:type="spellStart"/>
      <w:r>
        <w:t>spf</w:t>
      </w:r>
      <w:proofErr w:type="spellEnd"/>
      <w:r>
        <w:t xml:space="preserve"> are shown in Figure 9. The trends in slope value and R</w:t>
      </w:r>
      <w:r>
        <w:rPr>
          <w:vertAlign w:val="superscript"/>
        </w:rPr>
        <w:t>2</w:t>
      </w:r>
      <w:r>
        <w:t xml:space="preserve"> suggest that the date of crossing lower flow thresholds such as 10 and 15 </w:t>
      </w:r>
      <w:proofErr w:type="spellStart"/>
      <w:r>
        <w:t>cfs</w:t>
      </w:r>
      <w:proofErr w:type="spellEnd"/>
      <w:r>
        <w:t xml:space="preserve"> has greater biological significance than the date of crossing thresholds like 40 </w:t>
      </w:r>
      <w:proofErr w:type="spellStart"/>
      <w:r>
        <w:t>cfs</w:t>
      </w:r>
      <w:proofErr w:type="spellEnd"/>
      <w:r>
        <w:t xml:space="preserve">, with 20 </w:t>
      </w:r>
      <w:proofErr w:type="spellStart"/>
      <w:r>
        <w:t>cfs</w:t>
      </w:r>
      <w:proofErr w:type="spellEnd"/>
      <w:r>
        <w:t xml:space="preserve"> being somewhat intermediate. In the context of this watershed, it suggests that a Fort Jones gauge flowrate of 10 </w:t>
      </w:r>
      <w:proofErr w:type="spellStart"/>
      <w:r>
        <w:t>cfs</w:t>
      </w:r>
      <w:proofErr w:type="spellEnd"/>
      <w:r>
        <w:t xml:space="preserve"> is a critical threshold for coho passage into the mainstem Scott River</w:t>
      </w:r>
      <w:ins w:id="1697" w:author="Claire Kouba" w:date="2024-03-12T21:20:00Z">
        <w:r w:rsidR="004A632A">
          <w:t xml:space="preserve"> (although stakeholder feedback has suggested </w:t>
        </w:r>
      </w:ins>
      <w:ins w:id="1698" w:author="Claire Kouba" w:date="2024-03-12T21:21:00Z">
        <w:r w:rsidR="008A4C70">
          <w:t xml:space="preserve">that </w:t>
        </w:r>
      </w:ins>
      <w:ins w:id="1699" w:author="Claire Kouba" w:date="2024-03-12T21:20:00Z">
        <w:r w:rsidR="004A632A">
          <w:t xml:space="preserve">higher </w:t>
        </w:r>
      </w:ins>
      <w:ins w:id="1700" w:author="Claire Kouba" w:date="2024-03-12T21:23:00Z">
        <w:r w:rsidR="00E83BBC">
          <w:t>flowrates</w:t>
        </w:r>
      </w:ins>
      <w:ins w:id="1701" w:author="Claire Kouba" w:date="2024-03-12T21:21:00Z">
        <w:r w:rsidR="008A4C70">
          <w:t xml:space="preserve"> are</w:t>
        </w:r>
      </w:ins>
      <w:ins w:id="1702" w:author="Claire Kouba" w:date="2024-03-12T21:20:00Z">
        <w:r w:rsidR="004A632A">
          <w:t xml:space="preserve"> </w:t>
        </w:r>
      </w:ins>
      <w:ins w:id="1703" w:author="Claire Kouba" w:date="2024-03-12T21:23:00Z">
        <w:r w:rsidR="00E83BBC">
          <w:t xml:space="preserve">necessary </w:t>
        </w:r>
      </w:ins>
      <w:ins w:id="1704" w:author="Claire Kouba" w:date="2024-03-12T21:20:00Z">
        <w:r w:rsidR="004A632A">
          <w:t>for</w:t>
        </w:r>
      </w:ins>
      <w:ins w:id="1705" w:author="Claire Kouba" w:date="2024-03-12T21:23:00Z">
        <w:r w:rsidR="00E83BBC">
          <w:t xml:space="preserve"> spawning</w:t>
        </w:r>
      </w:ins>
      <w:ins w:id="1706" w:author="Claire Kouba" w:date="2024-03-12T21:20:00Z">
        <w:r w:rsidR="004A632A">
          <w:t xml:space="preserve"> </w:t>
        </w:r>
      </w:ins>
      <w:ins w:id="1707" w:author="Claire Kouba" w:date="2024-03-12T21:21:00Z">
        <w:r w:rsidR="004A632A">
          <w:t>coho salmon passage; see discussion below)</w:t>
        </w:r>
      </w:ins>
      <w:r>
        <w:t>.</w:t>
      </w:r>
    </w:p>
    <w:p w14:paraId="63C9A48C" w14:textId="0876B6F9" w:rsidR="00C26AC4" w:rsidRDefault="0080747B">
      <w:pPr>
        <w:pStyle w:val="BodyText"/>
        <w:rPr>
          <w:ins w:id="1708" w:author="Thomas Harter" w:date="2024-03-18T03:37:00Z"/>
        </w:rPr>
      </w:pPr>
      <w:r>
        <w:t xml:space="preserve">For Chinook, </w:t>
      </w:r>
      <w:ins w:id="1709" w:author="Claire Kouba" w:date="2024-03-12T21:21:00Z">
        <w:r w:rsidR="008A4C70">
          <w:t xml:space="preserve">conversely, </w:t>
        </w:r>
      </w:ins>
      <w:r>
        <w:t xml:space="preserve">no significant relationships were </w:t>
      </w:r>
      <w:del w:id="1710" w:author="Thomas Harter" w:date="2024-03-08T06:31:00Z">
        <w:r w:rsidDel="00987A64">
          <w:delText xml:space="preserve">calculated </w:delText>
        </w:r>
      </w:del>
      <w:ins w:id="1711" w:author="Thomas Harter" w:date="2024-03-08T06:31:00Z">
        <w:r w:rsidR="00987A64">
          <w:t xml:space="preserve">obtained </w:t>
        </w:r>
      </w:ins>
      <w:r>
        <w:t>between the three ecological observation types and the Brood Year reconnection dates (i.e., no R</w:t>
      </w:r>
      <w:r>
        <w:rPr>
          <w:vertAlign w:val="superscript"/>
        </w:rPr>
        <w:t>2</w:t>
      </w:r>
      <w:r>
        <w:t xml:space="preserve"> values exceeded 0.1).</w:t>
      </w:r>
    </w:p>
    <w:p w14:paraId="449DF531" w14:textId="14535522" w:rsidR="009E13DE" w:rsidRDefault="009E13DE" w:rsidP="009E13DE">
      <w:pPr>
        <w:pStyle w:val="BodyText"/>
        <w:rPr>
          <w:ins w:id="1712" w:author="Thomas Harter" w:date="2024-03-18T03:37:00Z"/>
        </w:rPr>
      </w:pPr>
      <w:ins w:id="1713" w:author="Thomas Harter" w:date="2024-03-18T03:37:00Z">
        <w:r>
          <w:t xml:space="preserve">It should be noted that for this metric, at very low threshold values like 8 and 10 </w:t>
        </w:r>
        <w:proofErr w:type="spellStart"/>
        <w:r>
          <w:t>cfs</w:t>
        </w:r>
        <w:proofErr w:type="spellEnd"/>
        <w:r>
          <w:t xml:space="preserve">,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w:t>
        </w:r>
        <w:r w:rsidR="002D6868">
          <w:t>salmon but</w:t>
        </w:r>
        <w:r>
          <w:t xml:space="preserve"> conveys no other information about flow timing.</w:t>
        </w:r>
      </w:ins>
    </w:p>
    <w:p w14:paraId="63BC0FE8" w14:textId="77777777" w:rsidR="009E13DE" w:rsidRDefault="009E13DE">
      <w:pPr>
        <w:pStyle w:val="BodyText"/>
      </w:pPr>
    </w:p>
    <w:p w14:paraId="49BA8A0B" w14:textId="77777777" w:rsidR="00C26AC4" w:rsidRDefault="0080747B">
      <w:pPr>
        <w:pStyle w:val="CaptionedFigure"/>
      </w:pPr>
      <w:r>
        <w:rPr>
          <w:noProof/>
        </w:rPr>
        <w:lastRenderedPageBreak/>
        <w:drawing>
          <wp:inline distT="0" distB="0" distL="0" distR="0" wp14:anchorId="2B6AB35B" wp14:editId="376F6E52">
            <wp:extent cx="5334000" cy="6096000"/>
            <wp:effectExtent l="0" t="0" r="0" b="0"/>
            <wp:docPr id="70"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20"/>
                    <a:stretch>
                      <a:fillRect/>
                    </a:stretch>
                  </pic:blipFill>
                  <pic:spPr bwMode="auto">
                    <a:xfrm>
                      <a:off x="0" y="0"/>
                      <a:ext cx="5334000" cy="6096000"/>
                    </a:xfrm>
                    <a:prstGeom prst="rect">
                      <a:avLst/>
                    </a:prstGeom>
                    <a:noFill/>
                    <a:ln w="9525">
                      <a:noFill/>
                      <a:headEnd/>
                      <a:tailEnd/>
                    </a:ln>
                  </pic:spPr>
                </pic:pic>
              </a:graphicData>
            </a:graphic>
          </wp:inline>
        </w:drawing>
      </w:r>
    </w:p>
    <w:p w14:paraId="144E9327" w14:textId="77777777" w:rsidR="00C26AC4" w:rsidRDefault="0080747B">
      <w:pPr>
        <w:pStyle w:val="ImageCaption"/>
      </w:pPr>
      <w:r>
        <w:t>Figure 9: Correlations between the ‘reconnection’ dates, or dates of fall flow rising above the designated flow threshold, for six flowrates. X-axis units are days after Aug. 31 of the coho salmon cohort Birth Year.</w:t>
      </w:r>
    </w:p>
    <w:p w14:paraId="256FF9C4" w14:textId="1FD377F0" w:rsidR="00C26AC4" w:rsidRDefault="0080747B">
      <w:pPr>
        <w:pStyle w:val="BodyText"/>
        <w:rPr>
          <w:ins w:id="1714" w:author="Thomas Harter" w:date="2024-03-21T04:23:00Z"/>
        </w:rPr>
      </w:pPr>
      <w:r>
        <w:t xml:space="preserve">At reconnection dates for 100 </w:t>
      </w:r>
      <w:proofErr w:type="spellStart"/>
      <w:r>
        <w:t>cfs</w:t>
      </w:r>
      <w:proofErr w:type="spellEnd"/>
      <w:r>
        <w:t>, the R</w:t>
      </w:r>
      <w:r>
        <w:rPr>
          <w:vertAlign w:val="superscript"/>
        </w:rPr>
        <w:t>2</w:t>
      </w:r>
      <w:r>
        <w:t xml:space="preserve"> of the relationship is higher than at 40 </w:t>
      </w:r>
      <w:proofErr w:type="spellStart"/>
      <w:r>
        <w:t>cfs</w:t>
      </w:r>
      <w:proofErr w:type="spellEnd"/>
      <w:r>
        <w:t xml:space="preserve">. In previous monitoring, a Fort Jones gauge flowrate of </w:t>
      </w:r>
      <w:ins w:id="1715" w:author="Claire Kouba" w:date="2024-03-12T21:23:00Z">
        <w:r w:rsidR="00B727E0">
          <w:t xml:space="preserve">approximately </w:t>
        </w:r>
      </w:ins>
      <w:r>
        <w:t xml:space="preserve">100 </w:t>
      </w:r>
      <w:proofErr w:type="spellStart"/>
      <w:r>
        <w:t>cfs</w:t>
      </w:r>
      <w:proofErr w:type="spellEnd"/>
      <w:r>
        <w:t xml:space="preserve"> has corresponded with the reconnection of a key river reach impacted by mine tailings, allowing coho passage to favorable tributary stream habitat upstream of this reach (</w:t>
      </w:r>
      <w:r>
        <w:rPr>
          <w:i/>
          <w:iCs/>
        </w:rPr>
        <w:t>pers. comm.</w:t>
      </w:r>
      <w:r>
        <w:t xml:space="preserve">, </w:t>
      </w:r>
      <w:proofErr w:type="spellStart"/>
      <w:r>
        <w:t>Sommarstrom</w:t>
      </w:r>
      <w:proofErr w:type="spellEnd"/>
      <w:r>
        <w:t xml:space="preserve"> 2020). The relatively high R</w:t>
      </w:r>
      <w:r>
        <w:rPr>
          <w:vertAlign w:val="superscript"/>
        </w:rPr>
        <w:t>2</w:t>
      </w:r>
      <w:r>
        <w:t xml:space="preserve"> value between the 100 </w:t>
      </w:r>
      <w:proofErr w:type="spellStart"/>
      <w:r>
        <w:t>cfs</w:t>
      </w:r>
      <w:proofErr w:type="spellEnd"/>
      <w:r>
        <w:t xml:space="preserve"> Brood Year reconnection date and coho </w:t>
      </w:r>
      <w:proofErr w:type="spellStart"/>
      <w:r>
        <w:t>spf</w:t>
      </w:r>
      <w:proofErr w:type="spellEnd"/>
      <w:r>
        <w:t xml:space="preserve"> (0.434) suggests that earlier access to this additional habitat improves watershed-wide reproductive outcomes.</w:t>
      </w:r>
    </w:p>
    <w:p w14:paraId="1E414482" w14:textId="77777777" w:rsidR="00746D44" w:rsidRDefault="00746D44" w:rsidP="00746D44">
      <w:pPr>
        <w:pStyle w:val="BodyText"/>
        <w:rPr>
          <w:ins w:id="1716" w:author="Thomas Harter" w:date="2024-03-21T04:23:00Z"/>
        </w:rPr>
      </w:pPr>
      <w:ins w:id="1717" w:author="Thomas Harter" w:date="2024-03-21T04:23:00Z">
        <w:r>
          <w:lastRenderedPageBreak/>
          <w:t xml:space="preserve">Using only the two models with the highest </w:t>
        </w:r>
        <w:r>
          <w:rPr>
            <w:i/>
            <w:iCs/>
          </w:rPr>
          <w:t>R</w:t>
        </w:r>
        <w:r>
          <w:rPr>
            <w:i/>
            <w:iCs/>
            <w:vertAlign w:val="superscript"/>
          </w:rPr>
          <w:t>2</w:t>
        </w:r>
        <w:r>
          <w:t xml:space="preserve">, we narrowed the reconnection and disconnection date flow thresholds under consideration to 10 </w:t>
        </w:r>
        <w:proofErr w:type="spellStart"/>
        <w:r>
          <w:t>cfs</w:t>
        </w:r>
        <w:proofErr w:type="spellEnd"/>
        <w:r>
          <w:t xml:space="preserve"> and 100 </w:t>
        </w:r>
        <w:proofErr w:type="spellStart"/>
        <w:r>
          <w:t>cfs</w:t>
        </w:r>
        <w:proofErr w:type="spellEnd"/>
        <w:r>
          <w:t xml:space="preserve"> (Figure 9). This decision could be revisited if additional years of data become available and statistical measures change.</w:t>
        </w:r>
      </w:ins>
    </w:p>
    <w:p w14:paraId="087057DA" w14:textId="2BBBCE14" w:rsidR="00F05CCA" w:rsidDel="00F05CCA" w:rsidRDefault="00F05CCA">
      <w:pPr>
        <w:pStyle w:val="BodyText"/>
        <w:rPr>
          <w:del w:id="1718" w:author="Thomas Harter" w:date="2024-03-21T03:57:00Z"/>
        </w:rPr>
      </w:pPr>
    </w:p>
    <w:p w14:paraId="53CD8954" w14:textId="77E00448" w:rsidR="00C26AC4" w:rsidDel="009E13DE" w:rsidRDefault="0080747B">
      <w:pPr>
        <w:pStyle w:val="BodyText"/>
        <w:rPr>
          <w:del w:id="1719" w:author="Thomas Harter" w:date="2024-03-18T03:37:00Z"/>
        </w:rPr>
      </w:pPr>
      <w:del w:id="1720" w:author="Thomas Harter" w:date="2024-03-18T03:37:00Z">
        <w:r w:rsidDel="009E13DE">
          <w:delText xml:space="preserve">It should be noted that for this metric, at very low flows </w:delText>
        </w:r>
      </w:del>
      <w:ins w:id="1721" w:author="Claire Kouba" w:date="2024-03-12T21:24:00Z">
        <w:del w:id="1722" w:author="Thomas Harter" w:date="2024-03-18T03:37:00Z">
          <w:r w:rsidR="00B727E0" w:rsidDel="009E13DE">
            <w:delText xml:space="preserve">threshold values </w:delText>
          </w:r>
        </w:del>
      </w:ins>
      <w:del w:id="1723" w:author="Thomas Harter" w:date="2024-03-18T03:37:00Z">
        <w:r w:rsidDel="009E13DE">
          <w:delText>like 8 and 10 cfs,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delText>
        </w:r>
      </w:del>
    </w:p>
    <w:p w14:paraId="0F1A2D0A" w14:textId="375FE3D8" w:rsidR="00C26AC4" w:rsidDel="00395A51" w:rsidRDefault="0080747B">
      <w:pPr>
        <w:pStyle w:val="BodyText"/>
        <w:rPr>
          <w:del w:id="1724" w:author="Thomas Harter" w:date="2024-03-21T04:18:00Z"/>
        </w:rPr>
      </w:pPr>
      <w:del w:id="1725" w:author="Thomas Harter" w:date="2024-03-18T03:38:00Z">
        <w:r w:rsidDel="000D7E34">
          <w:delText>Based on the trends shown in Figure 9</w:delText>
        </w:r>
      </w:del>
      <w:del w:id="1726" w:author="Thomas Harter" w:date="2024-03-21T04:18:00Z">
        <w:r w:rsidDel="00395A51">
          <w:delText>, we narrowed the reconnection and disconnection date flow thresholds under consideration to 10 cfs and 100 cfs. This decision could be revisited if additional years of data become available.</w:delText>
        </w:r>
      </w:del>
    </w:p>
    <w:p w14:paraId="6B904C60" w14:textId="77777777" w:rsidR="005A1050" w:rsidRDefault="005A1050" w:rsidP="005A1050">
      <w:pPr>
        <w:pStyle w:val="Heading2"/>
        <w:rPr>
          <w:moveTo w:id="1727" w:author="Thomas Harter" w:date="2024-03-21T06:40:00Z"/>
        </w:rPr>
      </w:pPr>
      <w:bookmarkStart w:id="1728" w:name="X9a84ac41dc4efb39c6d5091fb84b9521b8f3391"/>
      <w:bookmarkEnd w:id="1680"/>
      <w:moveToRangeStart w:id="1729" w:author="Thomas Harter" w:date="2024-03-21T06:40:00Z" w:name="move161895620"/>
      <w:moveTo w:id="1730" w:author="Thomas Harter" w:date="2024-03-21T06:40:00Z">
        <w:r>
          <w:rPr>
            <w:rStyle w:val="SectionNumber"/>
          </w:rPr>
          <w:t>4.3</w:t>
        </w:r>
        <w:r>
          <w:tab/>
          <w:t>Linear modeling</w:t>
        </w:r>
      </w:moveTo>
    </w:p>
    <w:moveToRangeEnd w:id="1729"/>
    <w:p w14:paraId="7A3EA415" w14:textId="49EB8669" w:rsidR="00C26AC4" w:rsidDel="005A1050" w:rsidRDefault="0080747B">
      <w:pPr>
        <w:pStyle w:val="Heading3"/>
        <w:rPr>
          <w:del w:id="1731" w:author="Thomas Harter" w:date="2024-03-21T06:40:00Z"/>
        </w:rPr>
      </w:pPr>
      <w:del w:id="1732" w:author="Thomas Harter" w:date="2024-03-21T06:40:00Z">
        <w:r w:rsidDel="005A1050">
          <w:rPr>
            <w:rStyle w:val="SectionNumber"/>
          </w:rPr>
          <w:delText>4.2.3</w:delText>
        </w:r>
        <w:r w:rsidDel="005A1050">
          <w:tab/>
          <w:delText>All possible linear models for Chinook and coho reproduction</w:delText>
        </w:r>
      </w:del>
    </w:p>
    <w:p w14:paraId="7F897A4C" w14:textId="1492175D" w:rsidR="00190DF9" w:rsidRDefault="0080747B" w:rsidP="00190DF9">
      <w:pPr>
        <w:pStyle w:val="FirstParagraph"/>
        <w:rPr>
          <w:ins w:id="1733" w:author="Thomas Harter" w:date="2024-03-21T04:21:00Z"/>
        </w:rPr>
      </w:pPr>
      <w:del w:id="1734" w:author="Thomas Harter" w:date="2024-03-21T04:16:00Z">
        <w:r w:rsidDel="00A622D3">
          <w:delText>As described in Methods, w</w:delText>
        </w:r>
      </w:del>
      <w:ins w:id="1735" w:author="Thomas Harter" w:date="2024-03-21T04:16:00Z">
        <w:r w:rsidR="00A622D3">
          <w:t>W</w:t>
        </w:r>
      </w:ins>
      <w:r>
        <w:t xml:space="preserve">e used all hydrologic predictors </w:t>
      </w:r>
      <w:del w:id="1736" w:author="Claire Kouba" w:date="2024-03-19T18:31:00Z">
        <w:r w:rsidDel="00026EC9">
          <w:delText xml:space="preserve">which passed the first selection filter </w:delText>
        </w:r>
      </w:del>
      <w:del w:id="1737" w:author="Claire Kouba" w:date="2024-03-12T18:41:00Z">
        <w:r w:rsidDel="00E32749">
          <w:delText xml:space="preserve">(based on correlation coefficients) </w:delText>
        </w:r>
      </w:del>
      <w:r>
        <w:t xml:space="preserve">to generate the set of all possible 1- and 2-predictor linear models of the relative reproduction for Chinook (Chinook </w:t>
      </w:r>
      <w:proofErr w:type="spellStart"/>
      <w:r>
        <w:t>jpa</w:t>
      </w:r>
      <w:proofErr w:type="spellEnd"/>
      <w:r>
        <w:t xml:space="preserve">) and coho (coho </w:t>
      </w:r>
      <w:proofErr w:type="spellStart"/>
      <w:r>
        <w:t>spf</w:t>
      </w:r>
      <w:proofErr w:type="spellEnd"/>
      <w:r>
        <w:t xml:space="preserve">) </w:t>
      </w:r>
      <w:commentRangeStart w:id="1738"/>
      <w:r>
        <w:t>salmon</w:t>
      </w:r>
      <w:commentRangeEnd w:id="1738"/>
      <w:r w:rsidR="000B0877">
        <w:rPr>
          <w:rStyle w:val="CommentReference"/>
        </w:rPr>
        <w:commentReference w:id="1738"/>
      </w:r>
      <w:r>
        <w:t xml:space="preserve">. </w:t>
      </w:r>
      <w:del w:id="1739" w:author="Thomas Harter" w:date="2024-03-21T04:21:00Z">
        <w:r w:rsidDel="00190DF9">
          <w:delText xml:space="preserve">Consistent with </w:delText>
        </w:r>
      </w:del>
      <w:del w:id="1740" w:author="Thomas Harter" w:date="2024-03-18T03:40:00Z">
        <w:r w:rsidDel="000878B6">
          <w:delText xml:space="preserve">other </w:delText>
        </w:r>
      </w:del>
      <w:del w:id="1741" w:author="Thomas Harter" w:date="2024-03-21T04:21:00Z">
        <w:r w:rsidDel="00190DF9">
          <w:delText xml:space="preserve">analyses </w:delText>
        </w:r>
      </w:del>
      <w:del w:id="1742" w:author="Thomas Harter" w:date="2024-03-18T03:39:00Z">
        <w:r w:rsidDel="0099744D">
          <w:delText>in this document</w:delText>
        </w:r>
      </w:del>
      <w:ins w:id="1743" w:author="Claire Kouba" w:date="2024-03-12T18:33:00Z">
        <w:del w:id="1744" w:author="Thomas Harter" w:date="2024-03-18T03:39:00Z">
          <w:r w:rsidR="004D0E63" w:rsidDel="0099744D">
            <w:delText xml:space="preserve"> </w:delText>
          </w:r>
        </w:del>
        <w:del w:id="1745" w:author="Thomas Harter" w:date="2024-03-21T04:21:00Z">
          <w:r w:rsidR="004D0E63" w:rsidDel="00190DF9">
            <w:delText>(Figure 8, Supplemental Figure 1)</w:delText>
          </w:r>
        </w:del>
      </w:ins>
      <w:del w:id="1746" w:author="Thomas Harter" w:date="2024-03-21T04:21:00Z">
        <w:r w:rsidDel="00190DF9">
          <w:delText>, relative reproduction in Chinook was less predictable than in coho, using the same set of hydrologic predictors (Figure 10)</w:delText>
        </w:r>
      </w:del>
      <w:ins w:id="1747" w:author="Claire Kouba" w:date="2024-03-12T18:36:00Z">
        <w:del w:id="1748" w:author="Thomas Harter" w:date="2024-03-21T04:21:00Z">
          <w:r w:rsidR="003566F4" w:rsidDel="00190DF9">
            <w:delText xml:space="preserve">: </w:delText>
          </w:r>
        </w:del>
      </w:ins>
      <w:ins w:id="1749" w:author="Claire Kouba" w:date="2024-03-12T18:37:00Z">
        <w:del w:id="1750" w:author="Thomas Harter" w:date="2024-03-21T04:21:00Z">
          <w:r w:rsidR="003566F4" w:rsidDel="00190DF9">
            <w:delText>for Chinook</w:delText>
          </w:r>
        </w:del>
      </w:ins>
      <w:ins w:id="1751" w:author="Claire Kouba" w:date="2024-03-12T18:39:00Z">
        <w:del w:id="1752" w:author="Thomas Harter" w:date="2024-03-21T04:21:00Z">
          <w:r w:rsidR="00E32749" w:rsidDel="00190DF9">
            <w:delText>,</w:delText>
          </w:r>
        </w:del>
      </w:ins>
      <w:ins w:id="1753" w:author="Claire Kouba" w:date="2024-03-12T18:37:00Z">
        <w:del w:id="1754" w:author="Thomas Harter" w:date="2024-03-21T04:21:00Z">
          <w:r w:rsidR="003566F4" w:rsidDel="00190DF9">
            <w:delText xml:space="preserve"> </w:delText>
          </w:r>
        </w:del>
      </w:ins>
      <w:ins w:id="1755" w:author="Claire Kouba" w:date="2024-03-12T21:29:00Z">
        <w:del w:id="1756" w:author="Thomas Harter" w:date="2024-03-21T04:21:00Z">
          <w:r w:rsidR="00E31D6B" w:rsidDel="00190DF9">
            <w:delText xml:space="preserve">maximum </w:delText>
          </w:r>
        </w:del>
      </w:ins>
      <w:ins w:id="1757" w:author="Claire Kouba" w:date="2024-03-12T18:36:00Z">
        <w:del w:id="1758" w:author="Thomas Harter" w:date="2024-03-21T04:21:00Z">
          <w:r w:rsidR="003566F4" w:rsidDel="00190DF9">
            <w:delText>R</w:delText>
          </w:r>
          <w:r w:rsidR="003566F4" w:rsidRPr="00B727E0" w:rsidDel="00190DF9">
            <w:rPr>
              <w:vertAlign w:val="superscript"/>
              <w:rPrChange w:id="1759" w:author="Claire Kouba" w:date="2024-03-12T21:26:00Z">
                <w:rPr/>
              </w:rPrChange>
            </w:rPr>
            <w:delText>2</w:delText>
          </w:r>
          <w:r w:rsidR="003566F4" w:rsidDel="00190DF9">
            <w:delText xml:space="preserve"> values </w:delText>
          </w:r>
        </w:del>
      </w:ins>
      <w:ins w:id="1760" w:author="Claire Kouba" w:date="2024-03-12T21:29:00Z">
        <w:del w:id="1761" w:author="Thomas Harter" w:date="2024-03-21T04:21:00Z">
          <w:r w:rsidR="00E31D6B" w:rsidDel="00190DF9">
            <w:delText xml:space="preserve">were </w:delText>
          </w:r>
        </w:del>
      </w:ins>
      <w:ins w:id="1762" w:author="Claire Kouba" w:date="2024-03-12T21:27:00Z">
        <w:del w:id="1763" w:author="Thomas Harter" w:date="2024-03-21T04:21:00Z">
          <w:r w:rsidR="00B727E0" w:rsidRPr="00E31D6B" w:rsidDel="00190DF9">
            <w:rPr>
              <w:highlight w:val="yellow"/>
              <w:rPrChange w:id="1764" w:author="Claire Kouba" w:date="2024-03-12T21:30:00Z">
                <w:rPr/>
              </w:rPrChange>
            </w:rPr>
            <w:delText>0.2</w:delText>
          </w:r>
        </w:del>
      </w:ins>
      <w:ins w:id="1765" w:author="Claire Kouba" w:date="2024-03-12T18:36:00Z">
        <w:del w:id="1766" w:author="Thomas Harter" w:date="2024-03-21T04:21:00Z">
          <w:r w:rsidR="003566F4" w:rsidDel="00190DF9">
            <w:delText xml:space="preserve"> </w:delText>
          </w:r>
        </w:del>
      </w:ins>
      <w:ins w:id="1767" w:author="Claire Kouba" w:date="2024-03-12T21:27:00Z">
        <w:del w:id="1768" w:author="Thomas Harter" w:date="2024-03-21T04:21:00Z">
          <w:r w:rsidR="00B727E0" w:rsidDel="00190DF9">
            <w:delText>and</w:delText>
          </w:r>
        </w:del>
      </w:ins>
      <w:ins w:id="1769" w:author="Claire Kouba" w:date="2024-03-12T18:37:00Z">
        <w:del w:id="1770" w:author="Thomas Harter" w:date="2024-03-21T04:21:00Z">
          <w:r w:rsidR="003566F4" w:rsidDel="00190DF9">
            <w:delText xml:space="preserve"> </w:delText>
          </w:r>
        </w:del>
      </w:ins>
      <w:ins w:id="1771" w:author="Claire Kouba" w:date="2024-03-12T21:27:00Z">
        <w:del w:id="1772" w:author="Thomas Harter" w:date="2024-03-21T04:21:00Z">
          <w:r w:rsidR="00E31D6B" w:rsidRPr="00E31D6B" w:rsidDel="00190DF9">
            <w:rPr>
              <w:highlight w:val="yellow"/>
              <w:rPrChange w:id="1773" w:author="Claire Kouba" w:date="2024-03-12T21:30:00Z">
                <w:rPr/>
              </w:rPrChange>
            </w:rPr>
            <w:delText>0.5</w:delText>
          </w:r>
        </w:del>
      </w:ins>
      <w:ins w:id="1774" w:author="Claire Kouba" w:date="2024-03-12T18:37:00Z">
        <w:del w:id="1775" w:author="Thomas Harter" w:date="2024-03-21T04:21:00Z">
          <w:r w:rsidR="003566F4" w:rsidDel="00190DF9">
            <w:delText xml:space="preserve"> for single- and two-predictor models, respectively, while for coho they </w:delText>
          </w:r>
        </w:del>
      </w:ins>
      <w:ins w:id="1776" w:author="Claire Kouba" w:date="2024-03-12T21:30:00Z">
        <w:del w:id="1777" w:author="Thomas Harter" w:date="2024-03-21T04:21:00Z">
          <w:r w:rsidR="00E31D6B" w:rsidDel="00190DF9">
            <w:delText>were</w:delText>
          </w:r>
        </w:del>
      </w:ins>
      <w:ins w:id="1778" w:author="Claire Kouba" w:date="2024-03-12T21:28:00Z">
        <w:del w:id="1779" w:author="Thomas Harter" w:date="2024-03-21T04:21:00Z">
          <w:r w:rsidR="00E31D6B" w:rsidDel="00190DF9">
            <w:delText xml:space="preserve"> </w:delText>
          </w:r>
          <w:r w:rsidR="00E31D6B" w:rsidRPr="00E31D6B" w:rsidDel="00190DF9">
            <w:rPr>
              <w:highlight w:val="yellow"/>
              <w:rPrChange w:id="1780" w:author="Claire Kouba" w:date="2024-03-12T21:30:00Z">
                <w:rPr/>
              </w:rPrChange>
            </w:rPr>
            <w:delText>0.5</w:delText>
          </w:r>
        </w:del>
      </w:ins>
      <w:ins w:id="1781" w:author="Claire Kouba" w:date="2024-03-12T18:37:00Z">
        <w:del w:id="1782" w:author="Thomas Harter" w:date="2024-03-21T04:21:00Z">
          <w:r w:rsidR="003566F4" w:rsidDel="00190DF9">
            <w:delText xml:space="preserve"> and </w:delText>
          </w:r>
        </w:del>
      </w:ins>
      <w:ins w:id="1783" w:author="Claire Kouba" w:date="2024-03-12T21:28:00Z">
        <w:del w:id="1784" w:author="Thomas Harter" w:date="2024-03-21T04:21:00Z">
          <w:r w:rsidR="00E31D6B" w:rsidRPr="00E31D6B" w:rsidDel="00190DF9">
            <w:rPr>
              <w:highlight w:val="yellow"/>
              <w:rPrChange w:id="1785" w:author="Claire Kouba" w:date="2024-03-12T21:30:00Z">
                <w:rPr/>
              </w:rPrChange>
            </w:rPr>
            <w:delText>0.9</w:delText>
          </w:r>
        </w:del>
      </w:ins>
      <w:ins w:id="1786" w:author="Claire Kouba" w:date="2024-03-12T18:38:00Z">
        <w:del w:id="1787" w:author="Thomas Harter" w:date="2024-03-21T04:21:00Z">
          <w:r w:rsidR="003566F4" w:rsidDel="00190DF9">
            <w:delText xml:space="preserve"> (Figure 10)</w:delText>
          </w:r>
        </w:del>
      </w:ins>
      <w:del w:id="1788" w:author="Thomas Harter" w:date="2024-03-21T04:21:00Z">
        <w:r w:rsidDel="00190DF9">
          <w:delText xml:space="preserve">. </w:delText>
        </w:r>
      </w:del>
      <w:ins w:id="1789" w:author="Thomas Harter" w:date="2024-03-21T04:21:00Z">
        <w:r w:rsidR="00190DF9">
          <w:t xml:space="preserve"> </w:t>
        </w:r>
        <w:r w:rsidR="00190DF9">
          <w:t>One-predictor models performed categorically worse than two-predictor models (</w:t>
        </w:r>
      </w:ins>
      <w:ins w:id="1790" w:author="Thomas Harter" w:date="2024-03-21T04:25:00Z">
        <w:r w:rsidR="001B3671">
          <w:t>Figure 8, Supplemental Figure 1</w:t>
        </w:r>
      </w:ins>
      <w:ins w:id="1791" w:author="Thomas Harter" w:date="2024-03-21T04:21:00Z">
        <w:r w:rsidR="00190DF9">
          <w:t>)</w:t>
        </w:r>
      </w:ins>
      <w:ins w:id="1792" w:author="Thomas Harter" w:date="2024-03-21T04:26:00Z">
        <w:r w:rsidR="00FC59B2">
          <w:rPr>
            <w:rStyle w:val="CommentReference"/>
          </w:rPr>
          <w:commentReference w:id="1793"/>
        </w:r>
      </w:ins>
      <w:ins w:id="1794" w:author="Thomas Harter" w:date="2024-03-21T04:21:00Z">
        <w:r w:rsidR="00190DF9">
          <w:t>. This is an expected outcome and likely reflects some ov</w:t>
        </w:r>
        <w:commentRangeStart w:id="1793"/>
        <w:commentRangeEnd w:id="1793"/>
        <w:r w:rsidR="00190DF9">
          <w:t>erf</w:t>
        </w:r>
        <w:commentRangeStart w:id="1795"/>
        <w:r w:rsidR="00190DF9">
          <w:t>itting</w:t>
        </w:r>
        <w:commentRangeEnd w:id="1795"/>
        <w:r w:rsidR="00190DF9">
          <w:rPr>
            <w:rStyle w:val="CommentReference"/>
          </w:rPr>
          <w:commentReference w:id="1795"/>
        </w:r>
        <w:r w:rsidR="00190DF9">
          <w:t>. Diagnostics for all linear models are included in Supplemental Tables 3 and 4.</w:t>
        </w:r>
      </w:ins>
    </w:p>
    <w:p w14:paraId="30CD2FFF" w14:textId="77777777" w:rsidR="00CB3091" w:rsidRDefault="00CB3091" w:rsidP="00780D15">
      <w:pPr>
        <w:pStyle w:val="FirstParagraph"/>
        <w:rPr>
          <w:ins w:id="1796" w:author="Thomas Harter" w:date="2024-03-21T06:40:00Z"/>
        </w:rPr>
      </w:pPr>
      <w:ins w:id="1797" w:author="Thomas Harter" w:date="2024-03-21T06:40:00Z">
        <w:r>
          <w:t xml:space="preserve">Coho reproduction rates appear to be correlated with some hydrologic metrics, based on the hydrologic conditions and coho observations in brood years </w:t>
        </w:r>
        <w:commentRangeStart w:id="1798"/>
        <w:r>
          <w:t xml:space="preserve">2004 – 2019, corresponding to water years 2007-2020 </w:t>
        </w:r>
        <w:commentRangeEnd w:id="1798"/>
        <w:r>
          <w:rPr>
            <w:rStyle w:val="CommentReference"/>
          </w:rPr>
          <w:commentReference w:id="1798"/>
        </w:r>
        <w:commentRangeStart w:id="1799"/>
        <w:r>
          <w:t>(though these linear models should not be overinterpreted, given the small sample size)</w:t>
        </w:r>
        <w:commentRangeEnd w:id="1799"/>
        <w:r>
          <w:rPr>
            <w:rStyle w:val="CommentReference"/>
          </w:rPr>
          <w:commentReference w:id="1799"/>
        </w:r>
        <w:r>
          <w:t>. The four best one-predictor models and six of the best two-</w:t>
        </w:r>
        <w:proofErr w:type="gramStart"/>
        <w:r>
          <w:t>predictor</w:t>
        </w:r>
        <w:proofErr w:type="gramEnd"/>
        <w:r>
          <w:t xml:space="preserve"> models are shown in Table 2. For coho, because the predictor BY_recon_10 (Brood Year reconnection date, 10 </w:t>
        </w:r>
        <w:proofErr w:type="spellStart"/>
        <w:r>
          <w:t>cfs</w:t>
        </w:r>
        <w:proofErr w:type="spellEnd"/>
        <w:r>
          <w:t>) performed so much better than all other metrics in the one-predictor model set, all two-predictor models evaluated included that predictor.</w:t>
        </w:r>
      </w:ins>
    </w:p>
    <w:p w14:paraId="6B0F8912" w14:textId="78B7733F" w:rsidR="00780D15" w:rsidRDefault="00780D15" w:rsidP="00780D15">
      <w:pPr>
        <w:pStyle w:val="FirstParagraph"/>
        <w:rPr>
          <w:ins w:id="1800" w:author="Thomas Harter" w:date="2024-03-21T04:21:00Z"/>
        </w:rPr>
      </w:pPr>
      <w:ins w:id="1801" w:author="Thomas Harter" w:date="2024-03-21T04:22:00Z">
        <w:r>
          <w:t>R</w:t>
        </w:r>
      </w:ins>
      <w:ins w:id="1802" w:author="Thomas Harter" w:date="2024-03-21T04:21:00Z">
        <w:r>
          <w:t>elative reproduction in Chinook was less predictable than in coho, using the same set of hydrologic predictors: for Chinook, maximum R</w:t>
        </w:r>
        <w:r w:rsidRPr="00A53D5F">
          <w:rPr>
            <w:vertAlign w:val="superscript"/>
          </w:rPr>
          <w:t>2</w:t>
        </w:r>
        <w:r>
          <w:t xml:space="preserve"> values were </w:t>
        </w:r>
        <w:r w:rsidRPr="00A53D5F">
          <w:rPr>
            <w:highlight w:val="yellow"/>
          </w:rPr>
          <w:t>0.2</w:t>
        </w:r>
        <w:r>
          <w:t xml:space="preserve"> and </w:t>
        </w:r>
        <w:r w:rsidRPr="00A53D5F">
          <w:rPr>
            <w:highlight w:val="yellow"/>
          </w:rPr>
          <w:t>0.5</w:t>
        </w:r>
        <w:r>
          <w:t xml:space="preserve"> for single- and two-predictor models, respectively, while for coho they were </w:t>
        </w:r>
        <w:r w:rsidRPr="00A53D5F">
          <w:rPr>
            <w:highlight w:val="yellow"/>
          </w:rPr>
          <w:t>0.5</w:t>
        </w:r>
        <w:r>
          <w:t xml:space="preserve"> and </w:t>
        </w:r>
        <w:r w:rsidRPr="00A53D5F">
          <w:rPr>
            <w:highlight w:val="yellow"/>
          </w:rPr>
          <w:t>0.9</w:t>
        </w:r>
        <w:r>
          <w:t xml:space="preserve"> (Figure 10). </w:t>
        </w:r>
      </w:ins>
    </w:p>
    <w:p w14:paraId="5029B675" w14:textId="4709E57D" w:rsidR="00C26AC4" w:rsidRDefault="0080747B">
      <w:pPr>
        <w:pStyle w:val="FirstParagraph"/>
      </w:pPr>
      <w:del w:id="1803" w:author="Thomas Harter" w:date="2024-03-21T04:24:00Z">
        <w:r w:rsidDel="00B345C4">
          <w:delText>Based on this result, the remaining analysis (predicting salmon outcomes using hydrologic metrics)</w:delText>
        </w:r>
      </w:del>
      <w:ins w:id="1804" w:author="Thomas Harter" w:date="2024-03-21T04:24:00Z">
        <w:r w:rsidR="00B345C4">
          <w:t>Given the limited strength of the Chinook data, the development of the HB function</w:t>
        </w:r>
      </w:ins>
      <w:r>
        <w:t xml:space="preserve"> was conducted only for coho salmon.</w:t>
      </w:r>
    </w:p>
    <w:p w14:paraId="6B499805" w14:textId="77777777" w:rsidR="00C26AC4" w:rsidRDefault="0080747B">
      <w:pPr>
        <w:pStyle w:val="CaptionedFigure"/>
      </w:pPr>
      <w:r>
        <w:rPr>
          <w:noProof/>
        </w:rPr>
        <w:lastRenderedPageBreak/>
        <w:drawing>
          <wp:inline distT="0" distB="0" distL="0" distR="0" wp14:anchorId="48E80579" wp14:editId="0826C9F4">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21"/>
                    <a:stretch>
                      <a:fillRect/>
                    </a:stretch>
                  </pic:blipFill>
                  <pic:spPr bwMode="auto">
                    <a:xfrm>
                      <a:off x="0" y="0"/>
                      <a:ext cx="5334000" cy="4572000"/>
                    </a:xfrm>
                    <a:prstGeom prst="rect">
                      <a:avLst/>
                    </a:prstGeom>
                    <a:noFill/>
                    <a:ln w="9525">
                      <a:noFill/>
                      <a:headEnd/>
                      <a:tailEnd/>
                    </a:ln>
                  </pic:spPr>
                </pic:pic>
              </a:graphicData>
            </a:graphic>
          </wp:inline>
        </w:drawing>
      </w:r>
    </w:p>
    <w:p w14:paraId="0159D8C7" w14:textId="60AFD5C2" w:rsidR="00C26AC4" w:rsidRDefault="0080747B">
      <w:pPr>
        <w:pStyle w:val="ImageCaption"/>
      </w:pPr>
      <w:r>
        <w:t xml:space="preserve">Figure 10: The adjusted R square and P values of all possible linear models (1- and 2-predictors) for Chinook and coho relative reproduction, using </w:t>
      </w:r>
      <w:ins w:id="1805" w:author="Claire Kouba" w:date="2024-03-19T18:31:00Z">
        <w:r w:rsidR="00026EC9">
          <w:t xml:space="preserve">all hydrologic </w:t>
        </w:r>
      </w:ins>
      <w:r>
        <w:t xml:space="preserve">metrics </w:t>
      </w:r>
      <w:del w:id="1806" w:author="Claire Kouba" w:date="2024-03-19T18:31:00Z">
        <w:r w:rsidDel="00026EC9">
          <w:delText>identified in the first pass filter step</w:delText>
        </w:r>
      </w:del>
      <w:ins w:id="1807" w:author="Claire Kouba" w:date="2024-03-19T18:31:00Z">
        <w:r w:rsidR="00026EC9">
          <w:t>described above</w:t>
        </w:r>
      </w:ins>
      <w:r>
        <w:t>.</w:t>
      </w:r>
    </w:p>
    <w:p w14:paraId="2F4D7AA4" w14:textId="1FBA9EC9" w:rsidR="00E31D6B" w:rsidDel="005A1050" w:rsidRDefault="0080747B">
      <w:pPr>
        <w:pStyle w:val="Heading2"/>
        <w:rPr>
          <w:ins w:id="1808" w:author="Claire Kouba" w:date="2024-03-12T21:34:00Z"/>
          <w:moveFrom w:id="1809" w:author="Thomas Harter" w:date="2024-03-21T06:40:00Z"/>
        </w:rPr>
      </w:pPr>
      <w:bookmarkStart w:id="1810" w:name="linear-model-predictions"/>
      <w:bookmarkEnd w:id="1586"/>
      <w:bookmarkEnd w:id="1728"/>
      <w:moveFromRangeStart w:id="1811" w:author="Thomas Harter" w:date="2024-03-21T06:40:00Z" w:name="move161895620"/>
      <w:moveFrom w:id="1812" w:author="Thomas Harter" w:date="2024-03-21T06:40:00Z">
        <w:r w:rsidDel="005A1050">
          <w:rPr>
            <w:rStyle w:val="SectionNumber"/>
          </w:rPr>
          <w:t>4.3</w:t>
        </w:r>
        <w:r w:rsidDel="005A1050">
          <w:tab/>
          <w:t>Linear model</w:t>
        </w:r>
        <w:ins w:id="1813" w:author="Claire Kouba" w:date="2024-03-12T21:31:00Z">
          <w:r w:rsidR="00E31D6B" w:rsidDel="005A1050">
            <w:t>ing</w:t>
          </w:r>
        </w:ins>
      </w:moveFrom>
    </w:p>
    <w:moveFromRangeEnd w:id="1811"/>
    <w:p w14:paraId="5F93FF32" w14:textId="6FDE4453" w:rsidR="00E31D6B" w:rsidRPr="00431C42" w:rsidRDefault="00E31D6B">
      <w:pPr>
        <w:pStyle w:val="BodyText"/>
        <w:rPr>
          <w:ins w:id="1814" w:author="Claire Kouba" w:date="2024-03-12T21:31:00Z"/>
        </w:rPr>
        <w:pPrChange w:id="1815" w:author="Claire Kouba" w:date="2024-03-12T21:34:00Z">
          <w:pPr>
            <w:pStyle w:val="Heading2"/>
          </w:pPr>
        </w:pPrChange>
      </w:pPr>
      <w:ins w:id="1816" w:author="Claire Kouba" w:date="2024-03-12T21:34:00Z">
        <w:del w:id="1817" w:author="Thomas Harter" w:date="2024-03-21T06:40:00Z">
          <w:r w:rsidDel="00CB3091">
            <w:delText xml:space="preserve">Coho reproduction rates appear to be correlated with some hydrologic metrics, based on the hydrologic conditions and coho observations in </w:delText>
          </w:r>
          <w:commentRangeStart w:id="1818"/>
          <w:r w:rsidDel="00CB3091">
            <w:delText xml:space="preserve">water years 2007-2020 </w:delText>
          </w:r>
        </w:del>
      </w:ins>
      <w:commentRangeEnd w:id="1818"/>
      <w:del w:id="1819" w:author="Thomas Harter" w:date="2024-03-21T06:40:00Z">
        <w:r w:rsidR="004C0234" w:rsidDel="00CB3091">
          <w:rPr>
            <w:rStyle w:val="CommentReference"/>
          </w:rPr>
          <w:commentReference w:id="1818"/>
        </w:r>
      </w:del>
      <w:commentRangeStart w:id="1820"/>
      <w:ins w:id="1821" w:author="Claire Kouba" w:date="2024-03-12T21:34:00Z">
        <w:del w:id="1822" w:author="Thomas Harter" w:date="2024-03-21T06:40:00Z">
          <w:r w:rsidDel="00CB3091">
            <w:delText>(though these linear models should not be overinterpreted, given the small sample size)</w:delText>
          </w:r>
        </w:del>
      </w:ins>
      <w:commentRangeEnd w:id="1820"/>
      <w:del w:id="1823" w:author="Thomas Harter" w:date="2024-03-21T06:40:00Z">
        <w:r w:rsidR="000945FD" w:rsidDel="00CB3091">
          <w:rPr>
            <w:rStyle w:val="CommentReference"/>
          </w:rPr>
          <w:commentReference w:id="1820"/>
        </w:r>
      </w:del>
      <w:ins w:id="1824" w:author="Claire Kouba" w:date="2024-03-12T21:34:00Z">
        <w:del w:id="1825" w:author="Thomas Harter" w:date="2024-03-21T06:40:00Z">
          <w:r w:rsidDel="00CB3091">
            <w:delText>. The four best one-predictor models and six of the best two-predictor models are shown in Table 2. For coho, because the predictor BY_recon_10 (Brood Year reconnection date, 10 cfs) performed so much better than all other metrics in the one-predictor model set, all two-predictor models evaluated included that predictor.</w:delText>
          </w:r>
        </w:del>
      </w:ins>
    </w:p>
    <w:p w14:paraId="6EDDFF91" w14:textId="491665A9" w:rsidR="00C26AC4" w:rsidRDefault="00E31D6B">
      <w:pPr>
        <w:pStyle w:val="Heading3"/>
        <w:pPrChange w:id="1826" w:author="Claire Kouba" w:date="2024-03-12T21:31:00Z">
          <w:pPr>
            <w:pStyle w:val="Heading2"/>
          </w:pPr>
        </w:pPrChange>
      </w:pPr>
      <w:ins w:id="1827" w:author="Claire Kouba" w:date="2024-03-12T21:31:00Z">
        <w:r>
          <w:t>4.3.1</w:t>
        </w:r>
      </w:ins>
      <w:r w:rsidR="0080747B">
        <w:t xml:space="preserve"> </w:t>
      </w:r>
      <w:ins w:id="1828" w:author="Claire Kouba" w:date="2024-03-12T21:31:00Z">
        <w:r>
          <w:t xml:space="preserve">Model </w:t>
        </w:r>
      </w:ins>
      <w:ins w:id="1829" w:author="Claire Kouba" w:date="2024-03-12T20:31:00Z">
        <w:r w:rsidR="00716F5E">
          <w:t>selectio</w:t>
        </w:r>
      </w:ins>
      <w:ins w:id="1830" w:author="Claire Kouba" w:date="2024-03-12T21:32:00Z">
        <w:r>
          <w:t>n</w:t>
        </w:r>
      </w:ins>
      <w:ins w:id="1831" w:author="Claire Kouba" w:date="2024-03-12T21:33:00Z">
        <w:r>
          <w:t xml:space="preserve"> crit</w:t>
        </w:r>
      </w:ins>
      <w:ins w:id="1832" w:author="Claire Kouba" w:date="2024-03-12T21:34:00Z">
        <w:r>
          <w:t>eria</w:t>
        </w:r>
      </w:ins>
      <w:del w:id="1833" w:author="Claire Kouba" w:date="2024-03-12T21:32:00Z">
        <w:r w:rsidR="0080747B" w:rsidDel="00E31D6B">
          <w:delText>predictions</w:delText>
        </w:r>
      </w:del>
    </w:p>
    <w:p w14:paraId="1B58BFB3" w14:textId="2826FE9B" w:rsidR="00716F5E" w:rsidRDefault="006016D0" w:rsidP="00716F5E">
      <w:pPr>
        <w:pStyle w:val="BodyText"/>
        <w:rPr>
          <w:ins w:id="1834" w:author="Claire Kouba" w:date="2024-03-12T20:29:00Z"/>
        </w:rPr>
      </w:pPr>
      <w:moveToRangeStart w:id="1835" w:author="Claire Kouba" w:date="2024-03-12T20:32:00Z" w:name="move161167950"/>
      <w:moveTo w:id="1836" w:author="Claire Kouba" w:date="2024-03-12T20:32:00Z">
        <w:del w:id="1837" w:author="Claire Kouba" w:date="2024-03-12T21:34:00Z">
          <w:r w:rsidDel="00E31D6B">
            <w:delText xml:space="preserve">Coho reproduction rates appear to be correlated with some hydrologic metrics, based on the hydrologic conditions and coho observations in water years 2007-2020 (though these linear models should not be overinterpreted, given the small sample size). </w:delText>
          </w:r>
        </w:del>
      </w:moveTo>
      <w:moveToRangeEnd w:id="1835"/>
      <w:ins w:id="1838" w:author="Claire Kouba" w:date="2024-03-12T20:29:00Z">
        <w:r w:rsidR="00716F5E">
          <w:t xml:space="preserve">The minimum performance criteria used to select the final set of best models </w:t>
        </w:r>
        <w:proofErr w:type="gramStart"/>
        <w:r w:rsidR="00716F5E">
          <w:t>were:</w:t>
        </w:r>
        <w:proofErr w:type="gramEnd"/>
        <w:r w:rsidR="00716F5E">
          <w:t xml:space="preserve"> adjusted R</w:t>
        </w:r>
        <w:r w:rsidR="00716F5E">
          <w:rPr>
            <w:vertAlign w:val="superscript"/>
          </w:rPr>
          <w:t>2</w:t>
        </w:r>
        <w:r w:rsidR="00716F5E">
          <w:t xml:space="preserve"> value of &gt;0.6, a p-value of &lt;0.2, an F-statistic of more than 10, and a LOOCV value of less than 747 (i.e., the LOOCV value of the best one-predictor model). The predictors and coefficients of the three models which met these criteria (lm2a, lm2b, and lm2c) are shown in Table 4.</w:t>
        </w:r>
      </w:ins>
    </w:p>
    <w:p w14:paraId="7BAF9E4C" w14:textId="533F6BBB" w:rsidR="00716F5E" w:rsidRDefault="00716F5E" w:rsidP="00716F5E">
      <w:pPr>
        <w:pStyle w:val="BodyText"/>
        <w:rPr>
          <w:ins w:id="1839" w:author="Claire Kouba" w:date="2024-03-12T20:27:00Z"/>
        </w:rPr>
      </w:pPr>
      <w:ins w:id="1840" w:author="Claire Kouba" w:date="2024-03-12T20:29:00Z">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w:t>
        </w:r>
        <w:r>
          <w:lastRenderedPageBreak/>
          <w:t>season (</w:t>
        </w:r>
        <w:proofErr w:type="spellStart"/>
        <w:r>
          <w:t>RY_Wet_Tim</w:t>
        </w:r>
        <w:proofErr w:type="spellEnd"/>
        <w:r>
          <w:t>), and the wet season duration (</w:t>
        </w:r>
        <w:proofErr w:type="spellStart"/>
        <w:r>
          <w:t>Wet_BFL_Dur</w:t>
        </w:r>
        <w:proofErr w:type="spellEnd"/>
        <w:r>
          <w:t>), which supports the professional judgment of the authors that the degree of hydro-ecological services provided each water year should be evaluated using information from multiple seasons.</w:t>
        </w:r>
      </w:ins>
    </w:p>
    <w:p w14:paraId="78B37B19" w14:textId="568C8FDA" w:rsidR="00E31D6B" w:rsidRDefault="00E31D6B">
      <w:pPr>
        <w:pStyle w:val="Heading3"/>
        <w:rPr>
          <w:ins w:id="1841" w:author="Claire Kouba" w:date="2024-03-12T21:32:00Z"/>
        </w:rPr>
        <w:pPrChange w:id="1842" w:author="Claire Kouba" w:date="2024-03-12T21:32:00Z">
          <w:pPr>
            <w:pStyle w:val="FirstParagraph"/>
          </w:pPr>
        </w:pPrChange>
      </w:pPr>
      <w:ins w:id="1843" w:author="Claire Kouba" w:date="2024-03-12T21:32:00Z">
        <w:r>
          <w:t xml:space="preserve">4.3.2 </w:t>
        </w:r>
      </w:ins>
      <w:ins w:id="1844" w:author="Claire Kouba" w:date="2024-03-12T21:33:00Z">
        <w:r>
          <w:t>Hydrologic predictors and model structure</w:t>
        </w:r>
      </w:ins>
    </w:p>
    <w:p w14:paraId="024E42E2" w14:textId="5C3858CC" w:rsidR="00E32749" w:rsidRPr="00E32749" w:rsidRDefault="0080747B" w:rsidP="00E32749">
      <w:pPr>
        <w:pStyle w:val="FirstParagraph"/>
      </w:pPr>
      <w:moveFromRangeStart w:id="1845" w:author="Claire Kouba" w:date="2024-03-12T20:32:00Z" w:name="move161167950"/>
      <w:moveFrom w:id="1846" w:author="Claire Kouba" w:date="2024-03-12T20:32:00Z">
        <w:r w:rsidDel="006016D0">
          <w:t xml:space="preserve">Coho reproduction rates appear to be correlated with some hydrologic metrics, based on the hydrologic conditions and coho observations in water years 2007-2020 (though these linear models should not be overinterpreted, given the small sample size). </w:t>
        </w:r>
      </w:moveFrom>
      <w:moveFromRangeEnd w:id="1845"/>
      <w:r>
        <w:t xml:space="preserve">The best single-predictor models (Brood Year reconnection dates for 10 and 100 </w:t>
      </w:r>
      <w:proofErr w:type="spellStart"/>
      <w:r>
        <w:t>cfs</w:t>
      </w:r>
      <w:proofErr w:type="spellEnd"/>
      <w:r>
        <w:t>, or BY_recon_10 and BY_recon_100) are both related to the timing of rising fall flows in the Brood Year of each salmon cohort (Table 2).</w:t>
      </w:r>
    </w:p>
    <w:p w14:paraId="4C103677" w14:textId="2FA73236" w:rsidR="00C26AC4" w:rsidRDefault="0080747B">
      <w:pPr>
        <w:pStyle w:val="BodyText"/>
      </w:pPr>
      <w:r>
        <w:t xml:space="preserve">The predictor </w:t>
      </w:r>
      <w:proofErr w:type="spellStart"/>
      <w:r>
        <w:t>BY_FA_Mag</w:t>
      </w:r>
      <w:proofErr w:type="spellEnd"/>
      <w:r>
        <w:t xml:space="preserve">, or the magnitude of the Brood Year fall pulse, was also highly correlated with coho </w:t>
      </w:r>
      <w:proofErr w:type="spellStart"/>
      <w:r>
        <w:t>spf</w:t>
      </w:r>
      <w:proofErr w:type="spellEnd"/>
      <w:r>
        <w:t xml:space="preserve"> (Figure 8). However, because a distinct fall pulse does not occur every year, including it would </w:t>
      </w:r>
      <w:ins w:id="1847" w:author="Thomas Harter" w:date="2024-03-21T06:55:00Z">
        <w:r w:rsidR="004E2EFB">
          <w:t xml:space="preserve">have </w:t>
        </w:r>
      </w:ins>
      <w:r>
        <w:t xml:space="preserve">reduced the sample size to an unacceptable level (i.e., a total of </w:t>
      </w:r>
      <w:ins w:id="1848" w:author="Thomas Harter" w:date="2024-03-21T06:55:00Z">
        <w:r w:rsidR="00BA6B2A">
          <w:t xml:space="preserve">only </w:t>
        </w:r>
      </w:ins>
      <w:r>
        <w:t xml:space="preserve">six water years with a complete set of predictors and response observations). Because of this sample size limitation, and because some of the information about this pulse was carried in the reconnection date metric, </w:t>
      </w:r>
      <w:proofErr w:type="spellStart"/>
      <w:ins w:id="1849" w:author="Thomas Harter" w:date="2024-03-21T06:55:00Z">
        <w:r w:rsidR="00BA6B2A">
          <w:t>BY_</w:t>
        </w:r>
      </w:ins>
      <w:r>
        <w:t>FA_Mag</w:t>
      </w:r>
      <w:proofErr w:type="spellEnd"/>
      <w:r>
        <w:t xml:space="preserve"> was excluded from the set of potential predictors.</w:t>
      </w:r>
    </w:p>
    <w:p w14:paraId="25064966" w14:textId="63731D13" w:rsidR="00C26AC4" w:rsidRDefault="0080747B">
      <w:pPr>
        <w:pStyle w:val="BodyText"/>
      </w:pPr>
      <w:r>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 as well as in the increased R</w:t>
      </w:r>
      <w:r>
        <w:rPr>
          <w:vertAlign w:val="superscript"/>
        </w:rPr>
        <w:t>2</w:t>
      </w:r>
      <w:r>
        <w:t xml:space="preserve"> values, reduced </w:t>
      </w:r>
      <w:proofErr w:type="spellStart"/>
      <w:r>
        <w:t>AIC</w:t>
      </w:r>
      <w:r>
        <w:rPr>
          <w:vertAlign w:val="subscript"/>
        </w:rPr>
        <w:t>c</w:t>
      </w:r>
      <w:proofErr w:type="spellEnd"/>
      <w:r>
        <w:t xml:space="preserve"> values, and reduced average error when comparing models lm2a and lm2b versus lm1a and lm1b (</w:t>
      </w:r>
      <w:del w:id="1850" w:author="Thomas Harter" w:date="2024-03-21T06:56:00Z">
        <w:r w:rsidDel="00BA6B2A">
          <w:delText xml:space="preserve">Tabulated in </w:delText>
        </w:r>
      </w:del>
      <w:r>
        <w:t xml:space="preserve">Tables 2 and 3; with observed and predicted values shown in Figure 11). The three best two-predictor models included the Brood Year reconnection date for 10 </w:t>
      </w:r>
      <w:proofErr w:type="spellStart"/>
      <w:r>
        <w:t>cfs</w:t>
      </w:r>
      <w:proofErr w:type="spellEnd"/>
      <w:r>
        <w:t xml:space="preserve"> (BY_recon_10) and an indication of the onset or duration of the following wet season: Brood Year reconnection date for 100 </w:t>
      </w:r>
      <w:proofErr w:type="spellStart"/>
      <w:r>
        <w:t>cfs</w:t>
      </w:r>
      <w:proofErr w:type="spellEnd"/>
      <w:r>
        <w:t xml:space="preserve"> (BY_recon_100), wet season onset or duration for the Rearing Year (</w:t>
      </w:r>
      <w:proofErr w:type="spellStart"/>
      <w:r>
        <w:t>RY_Wet_Tim</w:t>
      </w:r>
      <w:proofErr w:type="spellEnd"/>
      <w:r>
        <w:t xml:space="preserve"> and </w:t>
      </w:r>
      <w:proofErr w:type="spellStart"/>
      <w:r>
        <w:t>RY_Wet_BFL_Dur</w:t>
      </w:r>
      <w:proofErr w:type="spellEnd"/>
      <w:r>
        <w:t xml:space="preserve">). (Though they both occur as the Brood Year transitions to the Rearing Year, the two metrics BY_recon_100 and </w:t>
      </w:r>
      <w:proofErr w:type="spellStart"/>
      <w:r>
        <w:t>RY_Wet_Tim</w:t>
      </w:r>
      <w:proofErr w:type="spellEnd"/>
      <w:r>
        <w:t xml:space="preserve"> are not highly correlated, due to the more complex criteria needed for a flow event to qualify as the wet season onset.)</w:t>
      </w:r>
    </w:p>
    <w:p w14:paraId="7D3AA38B" w14:textId="77777777" w:rsidR="00C26AC4" w:rsidRDefault="0080747B">
      <w:pPr>
        <w:pStyle w:val="CaptionedFigure"/>
      </w:pPr>
      <w:r>
        <w:rPr>
          <w:noProof/>
        </w:rPr>
        <w:lastRenderedPageBreak/>
        <w:drawing>
          <wp:inline distT="0" distB="0" distL="0" distR="0" wp14:anchorId="531E44B2" wp14:editId="4B3E3D33">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22"/>
                    <a:stretch>
                      <a:fillRect/>
                    </a:stretch>
                  </pic:blipFill>
                  <pic:spPr bwMode="auto">
                    <a:xfrm>
                      <a:off x="0" y="0"/>
                      <a:ext cx="5334000" cy="6096000"/>
                    </a:xfrm>
                    <a:prstGeom prst="rect">
                      <a:avLst/>
                    </a:prstGeom>
                    <a:noFill/>
                    <a:ln w="9525">
                      <a:noFill/>
                      <a:headEnd/>
                      <a:tailEnd/>
                    </a:ln>
                  </pic:spPr>
                </pic:pic>
              </a:graphicData>
            </a:graphic>
          </wp:inline>
        </w:drawing>
      </w:r>
    </w:p>
    <w:p w14:paraId="4DA1155D" w14:textId="79885CF9" w:rsidR="00C26AC4" w:rsidRDefault="0080747B">
      <w:pPr>
        <w:pStyle w:val="ImageCaption"/>
        <w:rPr>
          <w:ins w:id="1851" w:author="Claire Kouba" w:date="2024-03-12T20:42:00Z"/>
        </w:rPr>
      </w:pPr>
      <w:r>
        <w:t>Figure 11: Predicted vs observed values for coho smolt production per female in the linear models with one through four hydrologic predictors. A dashed 1:1 line is included for reference.</w:t>
      </w:r>
    </w:p>
    <w:p w14:paraId="7F63A3DB" w14:textId="77777777" w:rsidR="005A3C0F" w:rsidRPr="005A3C0F" w:rsidRDefault="005A3C0F">
      <w:pPr>
        <w:pStyle w:val="ImageCaption"/>
        <w:rPr>
          <w:i w:val="0"/>
          <w:rPrChange w:id="1852" w:author="Claire Kouba" w:date="2024-03-12T20:42:00Z">
            <w:rPr/>
          </w:rPrChange>
        </w:rPr>
      </w:pPr>
    </w:p>
    <w:p w14:paraId="14FFFCC7" w14:textId="7FFED355" w:rsidR="005A3C0F" w:rsidRDefault="005A3C0F">
      <w:pPr>
        <w:pStyle w:val="Heading2"/>
        <w:rPr>
          <w:ins w:id="1853" w:author="Claire Kouba" w:date="2024-03-12T20:42:00Z"/>
          <w:rStyle w:val="SectionNumber"/>
        </w:rPr>
      </w:pPr>
      <w:bookmarkStart w:id="1854" w:name="Xb93654a19f263e3fab1f6c524eff053919a9335"/>
      <w:bookmarkEnd w:id="1810"/>
      <w:ins w:id="1855" w:author="Claire Kouba" w:date="2024-03-12T20:42:00Z">
        <w:r>
          <w:rPr>
            <w:rStyle w:val="SectionNumber"/>
          </w:rPr>
          <w:t>4.4 Hydrologic Benefit Function</w:t>
        </w:r>
      </w:ins>
    </w:p>
    <w:p w14:paraId="6DFE63DB" w14:textId="618E07DA" w:rsidR="005A3C0F" w:rsidRPr="005A3C0F" w:rsidRDefault="005A3C0F">
      <w:pPr>
        <w:pStyle w:val="Heading3"/>
        <w:rPr>
          <w:ins w:id="1856" w:author="Claire Kouba" w:date="2024-03-12T20:42:00Z"/>
          <w:rPrChange w:id="1857" w:author="Claire Kouba" w:date="2024-03-12T20:42:00Z">
            <w:rPr>
              <w:ins w:id="1858" w:author="Claire Kouba" w:date="2024-03-12T20:42:00Z"/>
              <w:rStyle w:val="SectionNumber"/>
            </w:rPr>
          </w:rPrChange>
        </w:rPr>
        <w:pPrChange w:id="1859" w:author="Claire Kouba" w:date="2024-03-12T20:43:00Z">
          <w:pPr>
            <w:pStyle w:val="Heading2"/>
          </w:pPr>
        </w:pPrChange>
      </w:pPr>
      <w:ins w:id="1860" w:author="Claire Kouba" w:date="2024-03-12T20:42:00Z">
        <w:r>
          <w:t xml:space="preserve">4.4.1 </w:t>
        </w:r>
      </w:ins>
      <w:ins w:id="1861" w:author="Claire Kouba" w:date="2024-03-12T20:43:00Z">
        <w:r>
          <w:t>Predictors and coefficients in the ensemble model</w:t>
        </w:r>
      </w:ins>
    </w:p>
    <w:p w14:paraId="765589A9" w14:textId="77777777" w:rsidR="00E06BA9" w:rsidRDefault="00E06BA9" w:rsidP="00E06BA9">
      <w:pPr>
        <w:pStyle w:val="FirstParagraph"/>
        <w:rPr>
          <w:ins w:id="1862" w:author="Thomas Harter" w:date="2024-03-21T04:02:00Z"/>
        </w:rPr>
      </w:pPr>
      <w:ins w:id="1863" w:author="Thomas Harter" w:date="2024-03-21T04:02:00Z">
        <w:r>
          <w:t xml:space="preserve">Before finalizing the selection of the highest-utility hydrologic predictors, all predictors were evaluated in aggregate. Based on this analysis, we determined that Chinook </w:t>
        </w:r>
        <w:r>
          <w:lastRenderedPageBreak/>
          <w:t>reproductive outcomes were substantially less predictable than coho reproductive outcomes. The HB function development was therefore carried out only for coho salmon.</w:t>
        </w:r>
      </w:ins>
    </w:p>
    <w:p w14:paraId="70E1A9A4" w14:textId="28A77760" w:rsidR="005A3C0F" w:rsidDel="00BD19A2" w:rsidRDefault="005A3C0F" w:rsidP="00BD19A2">
      <w:pPr>
        <w:pStyle w:val="FirstParagraph"/>
        <w:rPr>
          <w:ins w:id="1864" w:author="Claire Kouba" w:date="2024-03-12T20:42:00Z"/>
          <w:del w:id="1865" w:author="Thomas Harter" w:date="2024-03-21T07:03:00Z"/>
        </w:rPr>
        <w:pPrChange w:id="1866" w:author="Thomas Harter" w:date="2024-03-21T07:03:00Z">
          <w:pPr>
            <w:pStyle w:val="FirstParagraph"/>
          </w:pPr>
        </w:pPrChange>
      </w:pPr>
      <w:ins w:id="1867" w:author="Claire Kouba" w:date="2024-03-12T20:42:00Z">
        <w:r>
          <w:t xml:space="preserve">To avoid over-interpreting the results of this small dataset, the coefficients of </w:t>
        </w:r>
      </w:ins>
      <w:ins w:id="1868" w:author="Thomas Harter" w:date="2024-03-21T07:02:00Z">
        <w:r w:rsidR="00137B9E">
          <w:t xml:space="preserve">only </w:t>
        </w:r>
      </w:ins>
      <w:ins w:id="1869" w:author="Claire Kouba" w:date="2024-03-12T20:42:00Z">
        <w:r>
          <w:t>th</w:t>
        </w:r>
      </w:ins>
      <w:ins w:id="1870" w:author="Thomas Harter" w:date="2024-03-21T06:57:00Z">
        <w:r w:rsidR="00020CC4">
          <w:t>e</w:t>
        </w:r>
      </w:ins>
      <w:ins w:id="1871" w:author="Claire Kouba" w:date="2024-03-12T20:42:00Z">
        <w:del w:id="1872" w:author="Thomas Harter" w:date="2024-03-21T06:57:00Z">
          <w:r w:rsidDel="00020CC4">
            <w:delText>e</w:delText>
          </w:r>
        </w:del>
        <w:r>
          <w:t xml:space="preserve"> three best </w:t>
        </w:r>
      </w:ins>
      <w:ins w:id="1873" w:author="Thomas Harter" w:date="2024-03-21T06:57:00Z">
        <w:r w:rsidR="00126453">
          <w:t xml:space="preserve">two-predictor linear </w:t>
        </w:r>
      </w:ins>
      <w:ins w:id="1874" w:author="Claire Kouba" w:date="2024-03-12T20:42:00Z">
        <w:del w:id="1875" w:author="Thomas Harter" w:date="2024-03-21T06:57:00Z">
          <w:r w:rsidDel="00126453">
            <w:delText xml:space="preserve">selected </w:delText>
          </w:r>
        </w:del>
        <w:r>
          <w:t xml:space="preserve">models </w:t>
        </w:r>
      </w:ins>
      <w:ins w:id="1876" w:author="Thomas Harter" w:date="2024-03-21T06:57:00Z">
        <w:r w:rsidR="00020CC4">
          <w:t>(</w:t>
        </w:r>
        <w:r w:rsidR="00020CC4">
          <w:rPr>
            <w:i/>
            <w:iCs/>
          </w:rPr>
          <w:t>n = 3</w:t>
        </w:r>
        <w:r w:rsidR="00020CC4">
          <w:t xml:space="preserve"> in </w:t>
        </w:r>
        <w:r w:rsidR="00020CC4" w:rsidRPr="00250EE6">
          <w:rPr>
            <w:highlight w:val="yellow"/>
            <w:rPrChange w:id="1877" w:author="Thomas Harter" w:date="2024-03-21T06:59:00Z">
              <w:rPr/>
            </w:rPrChange>
          </w:rPr>
          <w:t>equation XX</w:t>
        </w:r>
        <w:r w:rsidR="00020CC4">
          <w:t xml:space="preserve">) </w:t>
        </w:r>
      </w:ins>
      <w:ins w:id="1878" w:author="Claire Kouba" w:date="2024-03-12T20:42:00Z">
        <w:r>
          <w:t xml:space="preserve">were averaged </w:t>
        </w:r>
        <w:del w:id="1879" w:author="Thomas Harter" w:date="2024-03-21T07:02:00Z">
          <w:r w:rsidDel="00137B9E">
            <w:delText xml:space="preserve">into the coefficients of </w:delText>
          </w:r>
        </w:del>
        <w:del w:id="1880" w:author="Thomas Harter" w:date="2024-03-21T06:42:00Z">
          <w:r w:rsidDel="001A2E0A">
            <w:delText>an</w:delText>
          </w:r>
        </w:del>
        <w:del w:id="1881" w:author="Thomas Harter" w:date="2024-03-21T07:02:00Z">
          <w:r w:rsidDel="00137B9E">
            <w:delText xml:space="preserve"> </w:delText>
          </w:r>
        </w:del>
      </w:ins>
      <w:ins w:id="1882" w:author="Thomas Harter" w:date="2024-03-21T07:02:00Z">
        <w:r w:rsidR="00137B9E">
          <w:t xml:space="preserve">to obtain the </w:t>
        </w:r>
      </w:ins>
      <w:ins w:id="1883" w:author="Claire Kouba" w:date="2024-03-12T20:42:00Z">
        <w:r>
          <w:t xml:space="preserve">ensemble </w:t>
        </w:r>
      </w:ins>
      <w:ins w:id="1884" w:author="Thomas Harter" w:date="2024-03-21T06:57:00Z">
        <w:r w:rsidR="00020CC4">
          <w:t xml:space="preserve">average </w:t>
        </w:r>
      </w:ins>
      <w:ins w:id="1885" w:author="Claire Kouba" w:date="2024-03-12T20:42:00Z">
        <w:r>
          <w:t>model</w:t>
        </w:r>
        <w:del w:id="1886" w:author="Thomas Harter" w:date="2024-03-21T06:42:00Z">
          <w:r w:rsidDel="001A2E0A">
            <w:delText xml:space="preserve"> shown in </w:delText>
          </w:r>
        </w:del>
        <w:del w:id="1887" w:author="Thomas Harter" w:date="2024-03-21T07:03:00Z">
          <w:r w:rsidDel="00BD19A2">
            <w:delText>Table 4</w:delText>
          </w:r>
        </w:del>
        <w:r>
          <w:t>.</w:t>
        </w:r>
      </w:ins>
      <w:ins w:id="1888" w:author="Thomas Harter" w:date="2024-03-21T06:58:00Z">
        <w:r w:rsidR="005D5AE1">
          <w:t xml:space="preserve"> </w:t>
        </w:r>
      </w:ins>
      <w:ins w:id="1889" w:author="Thomas Harter" w:date="2024-03-21T07:04:00Z">
        <w:r w:rsidR="00BD19A2">
          <w:t>Using</w:t>
        </w:r>
      </w:ins>
      <w:ins w:id="1890" w:author="Thomas Harter" w:date="2024-03-21T06:58:00Z">
        <w:r w:rsidR="005D5AE1">
          <w:t xml:space="preserve"> </w:t>
        </w:r>
        <w:r w:rsidR="00250EE6" w:rsidRPr="00250EE6">
          <w:rPr>
            <w:highlight w:val="yellow"/>
            <w:rPrChange w:id="1891" w:author="Thomas Harter" w:date="2024-03-21T06:59:00Z">
              <w:rPr/>
            </w:rPrChange>
          </w:rPr>
          <w:t xml:space="preserve">EQ </w:t>
        </w:r>
        <w:r w:rsidR="005D5AE1" w:rsidRPr="00250EE6">
          <w:rPr>
            <w:highlight w:val="yellow"/>
            <w:rPrChange w:id="1892" w:author="Thomas Harter" w:date="2024-03-21T06:59:00Z">
              <w:rPr/>
            </w:rPrChange>
          </w:rPr>
          <w:t>XX</w:t>
        </w:r>
      </w:ins>
      <w:ins w:id="1893" w:author="Thomas Harter" w:date="2024-03-21T06:59:00Z">
        <w:r w:rsidR="001767C2">
          <w:t xml:space="preserve"> </w:t>
        </w:r>
      </w:ins>
      <w:ins w:id="1894" w:author="Thomas Harter" w:date="2024-03-21T07:04:00Z">
        <w:r w:rsidR="00BD19A2">
          <w:t>with</w:t>
        </w:r>
      </w:ins>
      <w:ins w:id="1895" w:author="Thomas Harter" w:date="2024-03-21T06:59:00Z">
        <w:r w:rsidR="001767C2">
          <w:t xml:space="preserve"> </w:t>
        </w:r>
      </w:ins>
      <w:ins w:id="1896" w:author="Thomas Harter" w:date="2024-03-21T07:02:00Z">
        <w:r w:rsidR="00137B9E">
          <w:t>lm2a, lm2b, and lm2c (Table 2)</w:t>
        </w:r>
      </w:ins>
      <w:ins w:id="1897" w:author="Thomas Harter" w:date="2024-03-21T07:04:00Z">
        <w:r w:rsidR="00BD19A2">
          <w:t xml:space="preserve"> an</w:t>
        </w:r>
      </w:ins>
      <w:ins w:id="1898" w:author="Thomas Harter" w:date="2024-03-21T07:05:00Z">
        <w:r w:rsidR="00BD19A2">
          <w:t xml:space="preserve">d rearranging to collate </w:t>
        </w:r>
        <w:r w:rsidR="00D6485F">
          <w:t>coefficients of the same hydrologic variables</w:t>
        </w:r>
      </w:ins>
      <w:ins w:id="1899" w:author="Thomas Harter" w:date="2024-03-21T06:58:00Z">
        <w:r w:rsidR="005D5AE1">
          <w:t xml:space="preserve">, </w:t>
        </w:r>
      </w:ins>
      <w:ins w:id="1900" w:author="Thomas Harter" w:date="2024-03-21T07:05:00Z">
        <w:r w:rsidR="00D6485F">
          <w:t>we obtain</w:t>
        </w:r>
      </w:ins>
      <w:ins w:id="1901" w:author="Claire Kouba" w:date="2024-03-12T20:42:00Z">
        <w:del w:id="1902" w:author="Thomas Harter" w:date="2024-03-21T06:58:00Z">
          <w:r w:rsidDel="005D5AE1">
            <w:delText xml:space="preserve"> T</w:delText>
          </w:r>
        </w:del>
        <w:del w:id="1903" w:author="Thomas Harter" w:date="2024-03-21T07:05:00Z">
          <w:r w:rsidDel="00D6485F">
            <w:delText>he ensemble model coefficients provide the formulation of</w:delText>
          </w:r>
        </w:del>
        <w:r>
          <w:t xml:space="preserve"> the</w:t>
        </w:r>
      </w:ins>
      <w:ins w:id="1904" w:author="Thomas Harter" w:date="2024-03-21T07:05:00Z">
        <w:r w:rsidR="00D6485F">
          <w:t xml:space="preserve"> following</w:t>
        </w:r>
      </w:ins>
      <w:ins w:id="1905" w:author="Claire Kouba" w:date="2024-03-12T20:42:00Z">
        <w:r>
          <w:t xml:space="preserve"> Hydrologic Benefit function</w:t>
        </w:r>
      </w:ins>
      <w:ins w:id="1906" w:author="Thomas Harter" w:date="2024-03-21T07:03:00Z">
        <w:r w:rsidR="00BD19A2" w:rsidDel="00BD19A2">
          <w:t xml:space="preserve"> </w:t>
        </w:r>
      </w:ins>
      <w:ins w:id="1907" w:author="Thomas Harter" w:date="2024-03-21T07:04:00Z">
        <w:r w:rsidR="00BD19A2">
          <w:t xml:space="preserve"> (Table 4)</w:t>
        </w:r>
      </w:ins>
      <w:ins w:id="1908" w:author="Claire Kouba" w:date="2024-03-12T20:42:00Z">
        <w:del w:id="1909" w:author="Thomas Harter" w:date="2024-03-21T07:03:00Z">
          <w:r w:rsidDel="00BD19A2">
            <w:delText xml:space="preserve">. </w:delText>
          </w:r>
        </w:del>
        <w:del w:id="1910" w:author="Thomas Harter" w:date="2024-03-21T06:43:00Z">
          <w:r w:rsidDel="00B54D63">
            <w:delText xml:space="preserve">Consequently </w:delText>
          </w:r>
        </w:del>
        <w:del w:id="1911" w:author="Thomas Harter" w:date="2024-03-21T07:01:00Z">
          <w:r w:rsidDel="008B376F">
            <w:delText xml:space="preserve">the Hydrologic Benefit </w:delText>
          </w:r>
        </w:del>
        <w:del w:id="1912" w:author="Thomas Harter" w:date="2024-03-21T06:43:00Z">
          <w:r w:rsidDel="009255FB">
            <w:delText>values can be interpreted as</w:delText>
          </w:r>
        </w:del>
        <w:del w:id="1913" w:author="Thomas Harter" w:date="2024-03-21T07:01:00Z">
          <w:r w:rsidDel="008B376F">
            <w:delText xml:space="preserve"> predict</w:delText>
          </w:r>
        </w:del>
        <w:del w:id="1914" w:author="Thomas Harter" w:date="2024-03-21T06:43:00Z">
          <w:r w:rsidDel="009255FB">
            <w:delText>ions of</w:delText>
          </w:r>
        </w:del>
        <w:del w:id="1915" w:author="Thomas Harter" w:date="2024-03-21T07:01:00Z">
          <w:r w:rsidDel="008B376F">
            <w:delText xml:space="preserve"> coho spf-equivalents for a given </w:delText>
          </w:r>
        </w:del>
        <w:del w:id="1916" w:author="Thomas Harter" w:date="2024-03-21T06:43:00Z">
          <w:r w:rsidDel="009255FB">
            <w:delText>water</w:delText>
          </w:r>
        </w:del>
        <w:del w:id="1917" w:author="Thomas Harter" w:date="2024-03-21T07:01:00Z">
          <w:r w:rsidDel="008B376F">
            <w:delText xml:space="preserve"> year</w:delText>
          </w:r>
        </w:del>
        <w:del w:id="1918" w:author="Thomas Harter" w:date="2024-03-21T06:44:00Z">
          <w:r w:rsidDel="00AB53D3">
            <w:delText>.</w:delText>
          </w:r>
        </w:del>
        <w:del w:id="1919" w:author="Thomas Harter" w:date="2024-03-21T07:01:00Z">
          <w:r w:rsidDel="008B376F">
            <w:delText xml:space="preserve"> The values of the predictors – the four hydrologic metrics for each water year in the Fort Jones gauge record (water years 1942-2021) – are included in </w:delText>
          </w:r>
          <w:r w:rsidDel="008B376F">
            <w:rPr>
              <w:i/>
              <w:iCs/>
            </w:rPr>
            <w:delText>Supplemental Table 2</w:delText>
          </w:r>
          <w:r w:rsidDel="008B376F">
            <w:delText>.</w:delText>
          </w:r>
        </w:del>
      </w:ins>
    </w:p>
    <w:p w14:paraId="1C35F809" w14:textId="69FE6D87" w:rsidR="005A3C0F" w:rsidRDefault="005A3C0F" w:rsidP="00BD19A2">
      <w:pPr>
        <w:pStyle w:val="FirstParagraph"/>
        <w:rPr>
          <w:ins w:id="1920" w:author="Claire Kouba" w:date="2024-03-12T20:42:00Z"/>
        </w:rPr>
        <w:pPrChange w:id="1921" w:author="Thomas Harter" w:date="2024-03-21T07:03:00Z">
          <w:pPr>
            <w:pStyle w:val="BodyText"/>
          </w:pPr>
        </w:pPrChange>
      </w:pPr>
      <w:ins w:id="1922" w:author="Claire Kouba" w:date="2024-03-12T20:42:00Z">
        <w:del w:id="1923" w:author="Thomas Harter" w:date="2024-03-21T07:03:00Z">
          <w:r w:rsidDel="00BD19A2">
            <w:delText xml:space="preserve">The </w:delText>
          </w:r>
        </w:del>
        <w:del w:id="1924" w:author="Thomas Harter" w:date="2024-03-21T06:45:00Z">
          <w:r w:rsidDel="00BC17E7">
            <w:delText>combined formulation is as follows</w:delText>
          </w:r>
        </w:del>
        <w:r>
          <w:t>:</w:t>
        </w:r>
      </w:ins>
    </w:p>
    <w:p w14:paraId="5D7923B2" w14:textId="7B28DD7F" w:rsidR="005A3C0F" w:rsidRDefault="005A3C0F" w:rsidP="005A3C0F">
      <w:pPr>
        <w:pStyle w:val="BodyText"/>
        <w:rPr>
          <w:ins w:id="1925" w:author="Claire Kouba" w:date="2024-03-12T20:42:00Z"/>
        </w:rPr>
      </w:pPr>
      <m:oMathPara>
        <m:oMathParaPr>
          <m:jc m:val="center"/>
        </m:oMathParaPr>
        <m:oMath>
          <m:r>
            <w:ins w:id="1926" w:author="Claire Kouba" w:date="2024-03-12T20:42:00Z">
              <w:rPr>
                <w:rFonts w:ascii="Cambria Math" w:hAnsi="Cambria Math"/>
              </w:rPr>
              <m:t>H</m:t>
            </w:ins>
          </m:r>
          <m:sSub>
            <m:sSubPr>
              <m:ctrlPr>
                <w:ins w:id="1927" w:author="Claire Kouba" w:date="2024-03-12T20:42:00Z">
                  <w:rPr>
                    <w:rFonts w:ascii="Cambria Math" w:hAnsi="Cambria Math"/>
                  </w:rPr>
                </w:ins>
              </m:ctrlPr>
            </m:sSubPr>
            <m:e>
              <m:r>
                <w:ins w:id="1928" w:author="Claire Kouba" w:date="2024-03-12T20:42:00Z">
                  <w:rPr>
                    <w:rFonts w:ascii="Cambria Math" w:hAnsi="Cambria Math"/>
                  </w:rPr>
                  <m:t>B</m:t>
                </w:ins>
              </m:r>
            </m:e>
            <m:sub>
              <m:r>
                <w:ins w:id="1929" w:author="Claire Kouba" w:date="2024-03-12T20:42:00Z">
                  <w:del w:id="1930" w:author="Thomas Harter" w:date="2024-03-21T06:46:00Z">
                    <w:rPr>
                      <w:rFonts w:ascii="Cambria Math" w:hAnsi="Cambria Math"/>
                    </w:rPr>
                    <m:t>wy</m:t>
                  </w:del>
                </w:ins>
              </m:r>
              <m:r>
                <w:ins w:id="1931" w:author="Thomas Harter" w:date="2024-03-21T07:06:00Z">
                  <w:rPr>
                    <w:rFonts w:ascii="Cambria Math" w:hAnsi="Cambria Math"/>
                  </w:rPr>
                  <m:t>wy</m:t>
                </w:ins>
              </m:r>
            </m:sub>
          </m:sSub>
          <m:r>
            <w:ins w:id="1932" w:author="Claire Kouba" w:date="2024-03-12T20:42:00Z">
              <m:rPr>
                <m:sty m:val="p"/>
              </m:rPr>
              <w:rPr>
                <w:rFonts w:ascii="Cambria Math" w:hAnsi="Cambria Math"/>
              </w:rPr>
              <m:t>=</m:t>
            </w:ins>
          </m:r>
          <m:r>
            <w:ins w:id="1933" w:author="Claire Kouba" w:date="2024-03-12T20:42:00Z">
              <w:rPr>
                <w:rFonts w:ascii="Cambria Math" w:hAnsi="Cambria Math"/>
              </w:rPr>
              <m:t>b</m:t>
            </w:ins>
          </m:r>
          <m:r>
            <w:ins w:id="1934" w:author="Claire Kouba" w:date="2024-03-12T20:42:00Z">
              <m:rPr>
                <m:sty m:val="p"/>
              </m:rPr>
              <w:rPr>
                <w:rFonts w:ascii="Cambria Math" w:hAnsi="Cambria Math"/>
              </w:rPr>
              <m:t>+</m:t>
            </w:ins>
          </m:r>
          <m:sSub>
            <m:sSubPr>
              <m:ctrlPr>
                <w:ins w:id="1935" w:author="Claire Kouba" w:date="2024-03-12T20:42:00Z">
                  <w:rPr>
                    <w:rFonts w:ascii="Cambria Math" w:hAnsi="Cambria Math"/>
                  </w:rPr>
                </w:ins>
              </m:ctrlPr>
            </m:sSubPr>
            <m:e>
              <m:r>
                <w:ins w:id="1936" w:author="Claire Kouba" w:date="2024-03-12T20:42:00Z">
                  <w:rPr>
                    <w:rFonts w:ascii="Cambria Math" w:hAnsi="Cambria Math"/>
                  </w:rPr>
                  <m:t>m</m:t>
                </w:ins>
              </m:r>
            </m:e>
            <m:sub>
              <m:r>
                <w:ins w:id="1937" w:author="Claire Kouba" w:date="2024-03-12T20:42:00Z">
                  <w:rPr>
                    <w:rFonts w:ascii="Cambria Math" w:hAnsi="Cambria Math"/>
                  </w:rPr>
                  <m:t>1</m:t>
                </w:ins>
              </m:r>
            </m:sub>
          </m:sSub>
          <m:r>
            <w:ins w:id="1938" w:author="Claire Kouba" w:date="2024-03-12T20:42:00Z">
              <m:rPr>
                <m:sty m:val="p"/>
              </m:rPr>
              <w:rPr>
                <w:rFonts w:ascii="Cambria Math" w:hAnsi="Cambria Math"/>
              </w:rPr>
              <m:t>*</m:t>
            </w:ins>
          </m:r>
          <m:r>
            <w:ins w:id="1939" w:author="Claire Kouba" w:date="2024-03-12T20:42:00Z">
              <w:rPr>
                <w:rFonts w:ascii="Cambria Math" w:hAnsi="Cambria Math"/>
              </w:rPr>
              <m:t>metri</m:t>
            </w:ins>
          </m:r>
          <m:sSub>
            <m:sSubPr>
              <m:ctrlPr>
                <w:ins w:id="1940" w:author="Claire Kouba" w:date="2024-03-12T20:42:00Z">
                  <w:rPr>
                    <w:rFonts w:ascii="Cambria Math" w:hAnsi="Cambria Math"/>
                  </w:rPr>
                </w:ins>
              </m:ctrlPr>
            </m:sSubPr>
            <m:e>
              <m:r>
                <w:ins w:id="1941" w:author="Claire Kouba" w:date="2024-03-12T20:42:00Z">
                  <w:rPr>
                    <w:rFonts w:ascii="Cambria Math" w:hAnsi="Cambria Math"/>
                  </w:rPr>
                  <m:t>c</m:t>
                </w:ins>
              </m:r>
            </m:e>
            <m:sub>
              <m:r>
                <w:ins w:id="1942" w:author="Claire Kouba" w:date="2024-03-12T20:42:00Z">
                  <w:rPr>
                    <w:rFonts w:ascii="Cambria Math" w:hAnsi="Cambria Math"/>
                  </w:rPr>
                  <m:t>1</m:t>
                </w:ins>
              </m:r>
              <m:r>
                <w:ins w:id="1943" w:author="Claire Kouba" w:date="2024-03-12T20:42:00Z">
                  <m:rPr>
                    <m:sty m:val="p"/>
                  </m:rPr>
                  <w:rPr>
                    <w:rFonts w:ascii="Cambria Math" w:hAnsi="Cambria Math"/>
                  </w:rPr>
                  <m:t>,</m:t>
                </w:ins>
              </m:r>
              <m:r>
                <w:ins w:id="1944" w:author="Claire Kouba" w:date="2024-03-12T20:42:00Z">
                  <w:rPr>
                    <w:rFonts w:ascii="Cambria Math" w:hAnsi="Cambria Math"/>
                  </w:rPr>
                  <m:t> </m:t>
                </w:ins>
              </m:r>
              <m:r>
                <w:ins w:id="1945" w:author="Thomas Harter" w:date="2024-03-21T06:47:00Z">
                  <w:rPr>
                    <w:rFonts w:ascii="Cambria Math" w:hAnsi="Cambria Math"/>
                  </w:rPr>
                  <m:t>BY</m:t>
                </w:ins>
              </m:r>
              <m:r>
                <w:ins w:id="1946" w:author="Claire Kouba" w:date="2024-03-12T20:42:00Z">
                  <w:del w:id="1947" w:author="Thomas Harter" w:date="2024-03-21T06:47:00Z">
                    <w:rPr>
                      <w:rFonts w:ascii="Cambria Math" w:hAnsi="Cambria Math"/>
                    </w:rPr>
                    <m:t>wy</m:t>
                  </w:del>
                </w:ins>
              </m:r>
            </m:sub>
          </m:sSub>
          <m:r>
            <w:ins w:id="1948" w:author="Claire Kouba" w:date="2024-03-12T20:42:00Z">
              <m:rPr>
                <m:sty m:val="p"/>
              </m:rPr>
              <w:rPr>
                <w:rFonts w:ascii="Cambria Math" w:hAnsi="Cambria Math"/>
              </w:rPr>
              <m:t>+</m:t>
            </w:ins>
          </m:r>
          <m:sSub>
            <m:sSubPr>
              <m:ctrlPr>
                <w:ins w:id="1949" w:author="Thomas Harter" w:date="2024-03-21T07:06:00Z">
                  <w:rPr>
                    <w:rFonts w:ascii="Cambria Math" w:hAnsi="Cambria Math"/>
                  </w:rPr>
                </w:ins>
              </m:ctrlPr>
            </m:sSubPr>
            <m:e>
              <m:r>
                <w:ins w:id="1950" w:author="Thomas Harter" w:date="2024-03-21T07:06:00Z">
                  <w:rPr>
                    <w:rFonts w:ascii="Cambria Math" w:hAnsi="Cambria Math"/>
                  </w:rPr>
                  <m:t>m</m:t>
                </w:ins>
              </m:r>
            </m:e>
            <m:sub>
              <m:r>
                <w:ins w:id="1951" w:author="Thomas Harter" w:date="2024-03-21T07:06:00Z">
                  <w:rPr>
                    <w:rFonts w:ascii="Cambria Math" w:hAnsi="Cambria Math"/>
                  </w:rPr>
                  <m:t>2</m:t>
                </w:ins>
              </m:r>
            </m:sub>
          </m:sSub>
          <m:r>
            <w:ins w:id="1952" w:author="Thomas Harter" w:date="2024-03-21T07:06:00Z">
              <m:rPr>
                <m:sty m:val="p"/>
              </m:rPr>
              <w:rPr>
                <w:rFonts w:ascii="Cambria Math" w:hAnsi="Cambria Math"/>
              </w:rPr>
              <m:t>*</m:t>
            </w:ins>
          </m:r>
          <m:r>
            <w:ins w:id="1953" w:author="Thomas Harter" w:date="2024-03-21T07:06:00Z">
              <w:rPr>
                <w:rFonts w:ascii="Cambria Math" w:hAnsi="Cambria Math"/>
              </w:rPr>
              <m:t>metri</m:t>
            </w:ins>
          </m:r>
          <m:sSub>
            <m:sSubPr>
              <m:ctrlPr>
                <w:ins w:id="1954" w:author="Thomas Harter" w:date="2024-03-21T07:06:00Z">
                  <w:rPr>
                    <w:rFonts w:ascii="Cambria Math" w:hAnsi="Cambria Math"/>
                  </w:rPr>
                </w:ins>
              </m:ctrlPr>
            </m:sSubPr>
            <m:e>
              <m:r>
                <w:ins w:id="1955" w:author="Thomas Harter" w:date="2024-03-21T07:06:00Z">
                  <w:rPr>
                    <w:rFonts w:ascii="Cambria Math" w:hAnsi="Cambria Math"/>
                  </w:rPr>
                  <m:t>c</m:t>
                </w:ins>
              </m:r>
            </m:e>
            <m:sub>
              <m:r>
                <w:ins w:id="1956" w:author="Thomas Harter" w:date="2024-03-21T07:07:00Z">
                  <w:rPr>
                    <w:rFonts w:ascii="Cambria Math" w:hAnsi="Cambria Math"/>
                  </w:rPr>
                  <m:t>2</m:t>
                </w:ins>
              </m:r>
              <m:r>
                <w:ins w:id="1957" w:author="Thomas Harter" w:date="2024-03-21T07:06:00Z">
                  <m:rPr>
                    <m:sty m:val="p"/>
                  </m:rPr>
                  <w:rPr>
                    <w:rFonts w:ascii="Cambria Math" w:hAnsi="Cambria Math"/>
                  </w:rPr>
                  <m:t>,</m:t>
                </w:ins>
              </m:r>
              <m:r>
                <w:ins w:id="1958" w:author="Thomas Harter" w:date="2024-03-21T07:06:00Z">
                  <w:rPr>
                    <w:rFonts w:ascii="Cambria Math" w:hAnsi="Cambria Math"/>
                  </w:rPr>
                  <m:t> BY</m:t>
                </w:ins>
              </m:r>
            </m:sub>
          </m:sSub>
          <m:r>
            <w:ins w:id="1959" w:author="Thomas Harter" w:date="2024-03-21T07:06:00Z">
              <w:rPr>
                <w:rFonts w:ascii="Cambria Math" w:hAnsi="Cambria Math"/>
              </w:rPr>
              <m:t xml:space="preserve">+ </m:t>
            </w:ins>
          </m:r>
          <m:sSub>
            <m:sSubPr>
              <m:ctrlPr>
                <w:ins w:id="1960" w:author="Thomas Harter" w:date="2024-03-21T07:06:00Z">
                  <w:rPr>
                    <w:rFonts w:ascii="Cambria Math" w:hAnsi="Cambria Math"/>
                  </w:rPr>
                </w:ins>
              </m:ctrlPr>
            </m:sSubPr>
            <m:e>
              <m:r>
                <w:ins w:id="1961" w:author="Thomas Harter" w:date="2024-03-21T07:06:00Z">
                  <w:rPr>
                    <w:rFonts w:ascii="Cambria Math" w:hAnsi="Cambria Math"/>
                  </w:rPr>
                  <m:t>m</m:t>
                </w:ins>
              </m:r>
            </m:e>
            <m:sub>
              <m:r>
                <w:ins w:id="1962" w:author="Thomas Harter" w:date="2024-03-21T07:07:00Z">
                  <w:rPr>
                    <w:rFonts w:ascii="Cambria Math" w:hAnsi="Cambria Math"/>
                  </w:rPr>
                  <m:t>3</m:t>
                </w:ins>
              </m:r>
            </m:sub>
          </m:sSub>
          <m:r>
            <w:ins w:id="1963" w:author="Thomas Harter" w:date="2024-03-21T07:06:00Z">
              <m:rPr>
                <m:sty m:val="p"/>
              </m:rPr>
              <w:rPr>
                <w:rFonts w:ascii="Cambria Math" w:hAnsi="Cambria Math"/>
              </w:rPr>
              <m:t>*</m:t>
            </w:ins>
          </m:r>
          <m:r>
            <w:ins w:id="1964" w:author="Thomas Harter" w:date="2024-03-21T07:06:00Z">
              <w:rPr>
                <w:rFonts w:ascii="Cambria Math" w:hAnsi="Cambria Math"/>
              </w:rPr>
              <m:t>metri</m:t>
            </w:ins>
          </m:r>
          <m:sSub>
            <m:sSubPr>
              <m:ctrlPr>
                <w:ins w:id="1965" w:author="Thomas Harter" w:date="2024-03-21T07:06:00Z">
                  <w:rPr>
                    <w:rFonts w:ascii="Cambria Math" w:hAnsi="Cambria Math"/>
                  </w:rPr>
                </w:ins>
              </m:ctrlPr>
            </m:sSubPr>
            <m:e>
              <m:r>
                <w:ins w:id="1966" w:author="Thomas Harter" w:date="2024-03-21T07:06:00Z">
                  <w:rPr>
                    <w:rFonts w:ascii="Cambria Math" w:hAnsi="Cambria Math"/>
                  </w:rPr>
                  <m:t>c</m:t>
                </w:ins>
              </m:r>
            </m:e>
            <m:sub>
              <m:r>
                <w:ins w:id="1967" w:author="Thomas Harter" w:date="2024-03-21T07:07:00Z">
                  <w:rPr>
                    <w:rFonts w:ascii="Cambria Math" w:hAnsi="Cambria Math"/>
                  </w:rPr>
                  <m:t>3</m:t>
                </w:ins>
              </m:r>
              <m:r>
                <w:ins w:id="1968" w:author="Thomas Harter" w:date="2024-03-21T07:06:00Z">
                  <m:rPr>
                    <m:sty m:val="p"/>
                  </m:rPr>
                  <w:rPr>
                    <w:rFonts w:ascii="Cambria Math" w:hAnsi="Cambria Math"/>
                  </w:rPr>
                  <m:t>,</m:t>
                </w:ins>
              </m:r>
              <m:r>
                <w:ins w:id="1969" w:author="Thomas Harter" w:date="2024-03-21T07:06:00Z">
                  <w:rPr>
                    <w:rFonts w:ascii="Cambria Math" w:hAnsi="Cambria Math"/>
                  </w:rPr>
                  <m:t> </m:t>
                </w:ins>
              </m:r>
              <m:r>
                <w:ins w:id="1970" w:author="Thomas Harter" w:date="2024-03-21T07:07:00Z">
                  <w:rPr>
                    <w:rFonts w:ascii="Cambria Math" w:hAnsi="Cambria Math"/>
                  </w:rPr>
                  <m:t>R</m:t>
                </w:ins>
              </m:r>
              <m:r>
                <w:ins w:id="1971" w:author="Thomas Harter" w:date="2024-03-21T07:06:00Z">
                  <w:rPr>
                    <w:rFonts w:ascii="Cambria Math" w:hAnsi="Cambria Math"/>
                  </w:rPr>
                  <m:t>Y</m:t>
                </w:ins>
              </m:r>
            </m:sub>
          </m:sSub>
          <m:r>
            <w:ins w:id="1972" w:author="Claire Kouba" w:date="2024-03-12T20:42:00Z">
              <w:del w:id="1973" w:author="Thomas Harter" w:date="2024-03-21T07:06:00Z">
                <m:rPr>
                  <m:sty m:val="p"/>
                </m:rPr>
                <w:rPr>
                  <w:rFonts w:ascii="Cambria Math" w:hAnsi="Cambria Math"/>
                </w:rPr>
                <m:t>...</m:t>
              </w:del>
            </w:ins>
          </m:r>
          <m:r>
            <w:ins w:id="1974" w:author="Claire Kouba" w:date="2024-03-12T20:42:00Z">
              <m:rPr>
                <m:sty m:val="p"/>
              </m:rPr>
              <w:rPr>
                <w:rFonts w:ascii="Cambria Math" w:hAnsi="Cambria Math"/>
              </w:rPr>
              <m:t>+</m:t>
            </w:ins>
          </m:r>
          <m:sSub>
            <m:sSubPr>
              <m:ctrlPr>
                <w:ins w:id="1975" w:author="Claire Kouba" w:date="2024-03-12T20:42:00Z">
                  <w:rPr>
                    <w:rFonts w:ascii="Cambria Math" w:hAnsi="Cambria Math"/>
                  </w:rPr>
                </w:ins>
              </m:ctrlPr>
            </m:sSubPr>
            <m:e>
              <m:r>
                <w:ins w:id="1976" w:author="Claire Kouba" w:date="2024-03-12T20:42:00Z">
                  <w:rPr>
                    <w:rFonts w:ascii="Cambria Math" w:hAnsi="Cambria Math"/>
                  </w:rPr>
                  <m:t>m</m:t>
                </w:ins>
              </m:r>
            </m:e>
            <m:sub>
              <m:r>
                <w:ins w:id="1977" w:author="Claire Kouba" w:date="2024-03-12T20:42:00Z">
                  <w:rPr>
                    <w:rFonts w:ascii="Cambria Math" w:hAnsi="Cambria Math"/>
                  </w:rPr>
                  <m:t>4</m:t>
                </w:ins>
              </m:r>
            </m:sub>
          </m:sSub>
          <m:r>
            <w:ins w:id="1978" w:author="Claire Kouba" w:date="2024-03-12T20:42:00Z">
              <m:rPr>
                <m:sty m:val="p"/>
              </m:rPr>
              <w:rPr>
                <w:rFonts w:ascii="Cambria Math" w:hAnsi="Cambria Math"/>
              </w:rPr>
              <m:t>*</m:t>
            </w:ins>
          </m:r>
          <m:r>
            <w:ins w:id="1979" w:author="Claire Kouba" w:date="2024-03-12T20:42:00Z">
              <w:rPr>
                <w:rFonts w:ascii="Cambria Math" w:hAnsi="Cambria Math"/>
              </w:rPr>
              <m:t>metri</m:t>
            </w:ins>
          </m:r>
          <m:sSub>
            <m:sSubPr>
              <m:ctrlPr>
                <w:ins w:id="1980" w:author="Claire Kouba" w:date="2024-03-12T20:42:00Z">
                  <w:rPr>
                    <w:rFonts w:ascii="Cambria Math" w:hAnsi="Cambria Math"/>
                  </w:rPr>
                </w:ins>
              </m:ctrlPr>
            </m:sSubPr>
            <m:e>
              <m:r>
                <w:ins w:id="1981" w:author="Claire Kouba" w:date="2024-03-12T20:42:00Z">
                  <w:rPr>
                    <w:rFonts w:ascii="Cambria Math" w:hAnsi="Cambria Math"/>
                  </w:rPr>
                  <m:t>c</m:t>
                </w:ins>
              </m:r>
            </m:e>
            <m:sub>
              <m:r>
                <w:ins w:id="1982" w:author="Claire Kouba" w:date="2024-03-12T20:42:00Z">
                  <w:rPr>
                    <w:rFonts w:ascii="Cambria Math" w:hAnsi="Cambria Math"/>
                  </w:rPr>
                  <m:t>4</m:t>
                </w:ins>
              </m:r>
              <m:r>
                <w:ins w:id="1983" w:author="Claire Kouba" w:date="2024-03-12T20:42:00Z">
                  <m:rPr>
                    <m:sty m:val="p"/>
                  </m:rPr>
                  <w:rPr>
                    <w:rFonts w:ascii="Cambria Math" w:hAnsi="Cambria Math"/>
                  </w:rPr>
                  <m:t>,</m:t>
                </w:ins>
              </m:r>
              <m:r>
                <w:ins w:id="1984" w:author="Thomas Harter" w:date="2024-03-21T07:07:00Z">
                  <w:rPr>
                    <w:rFonts w:ascii="Cambria Math" w:hAnsi="Cambria Math"/>
                  </w:rPr>
                  <m:t>R</m:t>
                </w:ins>
              </m:r>
              <m:r>
                <w:ins w:id="1985" w:author="Thomas Harter" w:date="2024-03-21T06:47:00Z">
                  <w:rPr>
                    <w:rFonts w:ascii="Cambria Math" w:hAnsi="Cambria Math"/>
                  </w:rPr>
                  <m:t>Y</m:t>
                </w:ins>
              </m:r>
              <m:r>
                <w:ins w:id="1986" w:author="Claire Kouba" w:date="2024-03-12T20:42:00Z">
                  <w:del w:id="1987" w:author="Thomas Harter" w:date="2024-03-21T06:47:00Z">
                    <w:rPr>
                      <w:rFonts w:ascii="Cambria Math" w:hAnsi="Cambria Math"/>
                    </w:rPr>
                    <m:t> wy</m:t>
                  </w:del>
                </w:ins>
              </m:r>
            </m:sub>
          </m:sSub>
        </m:oMath>
      </m:oMathPara>
    </w:p>
    <w:p w14:paraId="0B5B46DF" w14:textId="38C672D7" w:rsidR="005A3C0F" w:rsidRDefault="00BC17E7" w:rsidP="005A3C0F">
      <w:pPr>
        <w:pStyle w:val="FirstParagraph"/>
        <w:rPr>
          <w:ins w:id="1988" w:author="Claire Kouba" w:date="2024-03-12T20:42:00Z"/>
        </w:rPr>
      </w:pPr>
      <w:commentRangeStart w:id="1989"/>
      <w:ins w:id="1990" w:author="Thomas Harter" w:date="2024-03-21T06:46:00Z">
        <w:r>
          <w:t>w</w:t>
        </w:r>
      </w:ins>
      <w:ins w:id="1991" w:author="Claire Kouba" w:date="2024-03-12T20:42:00Z">
        <w:del w:id="1992" w:author="Thomas Harter" w:date="2024-03-21T06:46:00Z">
          <w:r w:rsidR="005A3C0F" w:rsidDel="00BC17E7">
            <w:delText>W</w:delText>
          </w:r>
        </w:del>
        <w:r w:rsidR="005A3C0F">
          <w:t>here</w:t>
        </w:r>
      </w:ins>
      <w:ins w:id="1993" w:author="Thomas Harter" w:date="2024-03-21T07:07:00Z">
        <w:r w:rsidR="0068620B">
          <w:t xml:space="preserve"> </w:t>
        </w:r>
        <w:r w:rsidR="0068620B">
          <w:rPr>
            <w:i/>
            <w:iCs/>
          </w:rPr>
          <w:t xml:space="preserve">BY = </w:t>
        </w:r>
        <w:proofErr w:type="spellStart"/>
        <w:r w:rsidR="0068620B">
          <w:rPr>
            <w:i/>
            <w:iCs/>
          </w:rPr>
          <w:t>wy</w:t>
        </w:r>
        <w:proofErr w:type="spellEnd"/>
        <w:r w:rsidR="0068620B">
          <w:rPr>
            <w:i/>
            <w:iCs/>
          </w:rPr>
          <w:t xml:space="preserve"> – </w:t>
        </w:r>
      </w:ins>
      <w:ins w:id="1994" w:author="Thomas Harter" w:date="2024-03-21T07:08:00Z">
        <w:r w:rsidR="0068620B">
          <w:rPr>
            <w:i/>
            <w:iCs/>
          </w:rPr>
          <w:t>2</w:t>
        </w:r>
      </w:ins>
      <w:ins w:id="1995" w:author="Thomas Harter" w:date="2024-03-21T07:07:00Z">
        <w:r w:rsidR="0068620B">
          <w:rPr>
            <w:i/>
            <w:iCs/>
          </w:rPr>
          <w:t xml:space="preserve">, SY = </w:t>
        </w:r>
        <w:proofErr w:type="spellStart"/>
        <w:r w:rsidR="0068620B">
          <w:rPr>
            <w:i/>
            <w:iCs/>
          </w:rPr>
          <w:t>wy</w:t>
        </w:r>
        <w:proofErr w:type="spellEnd"/>
        <w:r w:rsidR="0068620B">
          <w:rPr>
            <w:i/>
            <w:iCs/>
          </w:rPr>
          <w:t xml:space="preserve"> </w:t>
        </w:r>
      </w:ins>
      <w:ins w:id="1996" w:author="Thomas Harter" w:date="2024-03-21T07:08:00Z">
        <w:r w:rsidR="0068620B">
          <w:rPr>
            <w:i/>
            <w:iCs/>
          </w:rPr>
          <w:t>–</w:t>
        </w:r>
      </w:ins>
      <w:ins w:id="1997" w:author="Thomas Harter" w:date="2024-03-21T07:07:00Z">
        <w:r w:rsidR="0068620B">
          <w:rPr>
            <w:i/>
            <w:iCs/>
          </w:rPr>
          <w:t xml:space="preserve"> 1</w:t>
        </w:r>
      </w:ins>
      <w:ins w:id="1998" w:author="Thomas Harter" w:date="2024-03-21T07:08:00Z">
        <w:r w:rsidR="0068620B">
          <w:rPr>
            <w:i/>
            <w:iCs/>
          </w:rPr>
          <w:t xml:space="preserve">, </w:t>
        </w:r>
        <w:r w:rsidR="0068620B">
          <w:t>and</w:t>
        </w:r>
      </w:ins>
      <w:ins w:id="1999" w:author="Claire Kouba" w:date="2024-03-12T20:42:00Z">
        <w:r w:rsidR="005A3C0F">
          <w:t>:</w:t>
        </w:r>
      </w:ins>
    </w:p>
    <w:p w14:paraId="47BA9F5F" w14:textId="616C75AC" w:rsidR="005A3C0F" w:rsidRDefault="005A3C0F" w:rsidP="005A3C0F">
      <w:pPr>
        <w:pStyle w:val="BodyText"/>
        <w:rPr>
          <w:ins w:id="2000" w:author="Claire Kouba" w:date="2024-03-12T20:42:00Z"/>
        </w:rPr>
      </w:pPr>
      <m:oMathPara>
        <m:oMath>
          <m:r>
            <w:ins w:id="2001" w:author="Claire Kouba" w:date="2024-03-12T20:42:00Z">
              <w:rPr>
                <w:rFonts w:ascii="Cambria Math" w:hAnsi="Cambria Math"/>
              </w:rPr>
              <m:t>H</m:t>
            </w:ins>
          </m:r>
          <m:sSub>
            <m:sSubPr>
              <m:ctrlPr>
                <w:ins w:id="2002" w:author="Claire Kouba" w:date="2024-03-12T20:42:00Z">
                  <w:rPr>
                    <w:rFonts w:ascii="Cambria Math" w:hAnsi="Cambria Math"/>
                  </w:rPr>
                </w:ins>
              </m:ctrlPr>
            </m:sSubPr>
            <m:e>
              <m:r>
                <w:ins w:id="2003" w:author="Claire Kouba" w:date="2024-03-12T20:42:00Z">
                  <w:rPr>
                    <w:rFonts w:ascii="Cambria Math" w:hAnsi="Cambria Math"/>
                  </w:rPr>
                  <m:t>B</m:t>
                </w:ins>
              </m:r>
            </m:e>
            <m:sub>
              <m:r>
                <w:ins w:id="2004" w:author="Claire Kouba" w:date="2024-03-12T20:42:00Z">
                  <w:del w:id="2005" w:author="Thomas Harter" w:date="2024-03-21T06:47:00Z">
                    <w:rPr>
                      <w:rFonts w:ascii="Cambria Math" w:hAnsi="Cambria Math"/>
                    </w:rPr>
                    <m:t>wy</m:t>
                  </w:del>
                </w:ins>
              </m:r>
              <m:r>
                <w:ins w:id="2006" w:author="Thomas Harter" w:date="2024-03-21T06:47:00Z">
                  <w:rPr>
                    <w:rFonts w:ascii="Cambria Math" w:hAnsi="Cambria Math"/>
                  </w:rPr>
                  <m:t>BY</m:t>
                </w:ins>
              </m:r>
            </m:sub>
          </m:sSub>
          <m:r>
            <w:ins w:id="2007" w:author="Claire Kouba" w:date="2024-03-12T20:42:00Z">
              <m:rPr>
                <m:sty m:val="p"/>
              </m:rPr>
              <w:rPr>
                <w:rFonts w:ascii="Cambria Math" w:hAnsi="Cambria Math"/>
              </w:rPr>
              <m:t>=</m:t>
            </w:ins>
          </m:r>
          <m:r>
            <w:ins w:id="2008" w:author="Claire Kouba" w:date="2024-03-12T20:42:00Z">
              <w:rPr>
                <w:rFonts w:ascii="Cambria Math" w:hAnsi="Cambria Math"/>
              </w:rPr>
              <m:t>Hydrologic Benefit value for a given water year</m:t>
            </w:ins>
          </m:r>
          <m:r>
            <w:ins w:id="2009" w:author="Thomas Harter" w:date="2024-03-21T06:48:00Z">
              <w:rPr>
                <w:rFonts w:ascii="Cambria Math" w:hAnsi="Cambria Math"/>
              </w:rPr>
              <m:t>,</m:t>
            </w:ins>
          </m:r>
          <m:r>
            <w:ins w:id="2010" w:author="Thomas Harter" w:date="2024-03-21T06:47:00Z">
              <w:rPr>
                <w:rFonts w:ascii="Cambria Math" w:hAnsi="Cambria Math"/>
              </w:rPr>
              <m:t xml:space="preserve"> BY+2</m:t>
            </w:ins>
          </m:r>
          <m:r>
            <w:ins w:id="2011" w:author="Claire Kouba" w:date="2024-03-12T20:42:00Z">
              <w:rPr>
                <w:rFonts w:ascii="Cambria Math" w:hAnsi="Cambria Math"/>
              </w:rPr>
              <m:t> </m:t>
            </w:ins>
          </m:r>
          <m:r>
            <w:ins w:id="2012" w:author="Thomas Harter" w:date="2024-03-21T06:48:00Z">
              <w:rPr>
                <w:rFonts w:ascii="Cambria Math" w:hAnsi="Cambria Math"/>
              </w:rPr>
              <m:t>[</m:t>
            </w:ins>
          </m:r>
          <m:d>
            <m:dPr>
              <m:ctrlPr>
                <w:ins w:id="2013" w:author="Claire Kouba" w:date="2024-03-12T20:42:00Z">
                  <w:rPr>
                    <w:rFonts w:ascii="Cambria Math" w:hAnsi="Cambria Math"/>
                  </w:rPr>
                </w:ins>
              </m:ctrlPr>
            </m:dPr>
            <m:e>
              <m:r>
                <w:ins w:id="2014" w:author="Claire Kouba" w:date="2024-03-12T20:42:00Z">
                  <w:rPr>
                    <w:rFonts w:ascii="Cambria Math" w:hAnsi="Cambria Math"/>
                  </w:rPr>
                  <m:t>coho spf equiv</m:t>
                </w:ins>
              </m:r>
              <m:r>
                <w:ins w:id="2015" w:author="Claire Kouba" w:date="2024-03-12T20:42:00Z">
                  <m:rPr>
                    <m:sty m:val="p"/>
                  </m:rPr>
                  <w:rPr>
                    <w:rFonts w:ascii="Cambria Math" w:hAnsi="Cambria Math"/>
                  </w:rPr>
                  <m:t>.</m:t>
                </w:ins>
              </m:r>
            </m:e>
          </m:d>
          <m:r>
            <w:ins w:id="2016" w:author="Thomas Harter" w:date="2024-03-21T06:48:00Z">
              <w:rPr>
                <w:rFonts w:ascii="Cambria Math" w:hAnsi="Cambria Math"/>
              </w:rPr>
              <m:t>]</m:t>
            </w:ins>
          </m:r>
        </m:oMath>
      </m:oMathPara>
    </w:p>
    <w:p w14:paraId="5D80C87E" w14:textId="77777777" w:rsidR="005A3C0F" w:rsidRDefault="005A3C0F" w:rsidP="005A3C0F">
      <w:pPr>
        <w:pStyle w:val="BodyText"/>
        <w:rPr>
          <w:ins w:id="2017" w:author="Claire Kouba" w:date="2024-03-12T20:42:00Z"/>
        </w:rPr>
      </w:pPr>
      <m:oMathPara>
        <m:oMath>
          <m:r>
            <w:ins w:id="2018" w:author="Claire Kouba" w:date="2024-03-12T20:42:00Z">
              <w:rPr>
                <w:rFonts w:ascii="Cambria Math" w:hAnsi="Cambria Math"/>
              </w:rPr>
              <m:t>b</m:t>
            </w:ins>
          </m:r>
          <m:r>
            <w:ins w:id="2019" w:author="Claire Kouba" w:date="2024-03-12T20:42:00Z">
              <m:rPr>
                <m:sty m:val="p"/>
              </m:rPr>
              <w:rPr>
                <w:rFonts w:ascii="Cambria Math" w:hAnsi="Cambria Math"/>
              </w:rPr>
              <m:t>=</m:t>
            </w:ins>
          </m:r>
          <m:r>
            <w:ins w:id="2020" w:author="Claire Kouba" w:date="2024-03-12T20:42:00Z">
              <w:rPr>
                <w:rFonts w:ascii="Cambria Math" w:hAnsi="Cambria Math"/>
              </w:rPr>
              <m:t>93.4 spf equiv</m:t>
            </w:ins>
          </m:r>
          <m:r>
            <w:ins w:id="2021" w:author="Claire Kouba" w:date="2024-03-12T20:42:00Z">
              <m:rPr>
                <m:sty m:val="p"/>
              </m:rPr>
              <w:rPr>
                <w:rFonts w:ascii="Cambria Math" w:hAnsi="Cambria Math"/>
              </w:rPr>
              <m:t>.</m:t>
            </w:ins>
          </m:r>
        </m:oMath>
      </m:oMathPara>
    </w:p>
    <w:p w14:paraId="30986077" w14:textId="250B2974" w:rsidR="005A3C0F" w:rsidRDefault="003563A0" w:rsidP="005A3C0F">
      <w:pPr>
        <w:pStyle w:val="BodyText"/>
        <w:rPr>
          <w:ins w:id="2022" w:author="Claire Kouba" w:date="2024-03-12T20:42:00Z"/>
        </w:rPr>
      </w:pPr>
      <m:oMathPara>
        <m:oMath>
          <m:sSub>
            <m:sSubPr>
              <m:ctrlPr>
                <w:ins w:id="2023" w:author="Claire Kouba" w:date="2024-03-12T20:42:00Z">
                  <w:rPr>
                    <w:rFonts w:ascii="Cambria Math" w:hAnsi="Cambria Math"/>
                  </w:rPr>
                </w:ins>
              </m:ctrlPr>
            </m:sSubPr>
            <m:e>
              <m:r>
                <w:ins w:id="2024" w:author="Claire Kouba" w:date="2024-03-12T20:42:00Z">
                  <w:rPr>
                    <w:rFonts w:ascii="Cambria Math" w:hAnsi="Cambria Math"/>
                  </w:rPr>
                  <m:t>m</m:t>
                </w:ins>
              </m:r>
            </m:e>
            <m:sub>
              <m:r>
                <w:ins w:id="2025" w:author="Claire Kouba" w:date="2024-03-12T20:42:00Z">
                  <w:rPr>
                    <w:rFonts w:ascii="Cambria Math" w:hAnsi="Cambria Math"/>
                  </w:rPr>
                  <m:t>1</m:t>
                </w:ins>
              </m:r>
            </m:sub>
          </m:sSub>
          <m:r>
            <w:ins w:id="2026" w:author="Claire Kouba" w:date="2024-03-12T20:42:00Z">
              <m:rPr>
                <m:sty m:val="p"/>
              </m:rPr>
              <w:rPr>
                <w:rFonts w:ascii="Cambria Math" w:hAnsi="Cambria Math"/>
              </w:rPr>
              <m:t>=-</m:t>
            </w:ins>
          </m:r>
          <m:r>
            <w:ins w:id="2027" w:author="Claire Kouba" w:date="2024-03-12T20:42:00Z">
              <w:rPr>
                <w:rFonts w:ascii="Cambria Math" w:hAnsi="Cambria Math"/>
              </w:rPr>
              <m:t>1.15 spf equiv</m:t>
            </w:ins>
          </m:r>
          <m:r>
            <w:ins w:id="2028" w:author="Claire Kouba" w:date="2024-03-12T20:42:00Z">
              <m:rPr>
                <m:sty m:val="p"/>
              </m:rPr>
              <w:rPr>
                <w:rFonts w:ascii="Cambria Math" w:hAnsi="Cambria Math"/>
              </w:rPr>
              <m:t>./</m:t>
            </w:ins>
          </m:r>
          <m:d>
            <m:dPr>
              <m:ctrlPr>
                <w:ins w:id="2029" w:author="Claire Kouba" w:date="2024-03-12T20:42:00Z">
                  <w:rPr>
                    <w:rFonts w:ascii="Cambria Math" w:hAnsi="Cambria Math"/>
                  </w:rPr>
                </w:ins>
              </m:ctrlPr>
            </m:dPr>
            <m:e>
              <m:r>
                <w:ins w:id="2030" w:author="Thomas Harter" w:date="2024-03-21T06:52:00Z">
                  <w:rPr>
                    <w:rFonts w:ascii="Cambria Math" w:hAnsi="Cambria Math"/>
                  </w:rPr>
                  <m:t xml:space="preserve">BY </m:t>
                </w:ins>
              </m:r>
              <m:r>
                <w:ins w:id="2031" w:author="Claire Kouba" w:date="2024-03-12T20:42:00Z">
                  <w:rPr>
                    <w:rFonts w:ascii="Cambria Math" w:hAnsi="Cambria Math"/>
                  </w:rPr>
                  <m:t>day of reconnection after Aug</m:t>
                </w:ins>
              </m:r>
              <m:r>
                <w:ins w:id="2032" w:author="Claire Kouba" w:date="2024-03-12T20:42:00Z">
                  <m:rPr>
                    <m:sty m:val="p"/>
                  </m:rPr>
                  <w:rPr>
                    <w:rFonts w:ascii="Cambria Math" w:hAnsi="Cambria Math"/>
                  </w:rPr>
                  <m:t>.</m:t>
                </w:ins>
              </m:r>
              <m:r>
                <w:ins w:id="2033" w:author="Claire Kouba" w:date="2024-03-12T20:42:00Z">
                  <w:rPr>
                    <w:rFonts w:ascii="Cambria Math" w:hAnsi="Cambria Math"/>
                  </w:rPr>
                  <m:t> 31</m:t>
                </w:ins>
              </m:r>
              <m:r>
                <w:ins w:id="2034" w:author="Claire Kouba" w:date="2024-03-12T20:42:00Z">
                  <m:rPr>
                    <m:sty m:val="p"/>
                  </m:rPr>
                  <w:rPr>
                    <w:rFonts w:ascii="Cambria Math" w:hAnsi="Cambria Math"/>
                  </w:rPr>
                  <m:t>,</m:t>
                </w:ins>
              </m:r>
              <m:r>
                <w:ins w:id="2035" w:author="Claire Kouba" w:date="2024-03-12T20:42:00Z">
                  <w:rPr>
                    <w:rFonts w:ascii="Cambria Math" w:hAnsi="Cambria Math"/>
                  </w:rPr>
                  <m:t> 10 cfs</m:t>
                </w:ins>
              </m:r>
            </m:e>
          </m:d>
        </m:oMath>
      </m:oMathPara>
    </w:p>
    <w:p w14:paraId="60B99523" w14:textId="46181206" w:rsidR="005A3C0F" w:rsidRDefault="003563A0" w:rsidP="005A3C0F">
      <w:pPr>
        <w:pStyle w:val="BodyText"/>
        <w:rPr>
          <w:ins w:id="2036" w:author="Claire Kouba" w:date="2024-03-12T20:42:00Z"/>
        </w:rPr>
      </w:pPr>
      <m:oMathPara>
        <m:oMath>
          <m:sSub>
            <m:sSubPr>
              <m:ctrlPr>
                <w:ins w:id="2037" w:author="Claire Kouba" w:date="2024-03-12T20:42:00Z">
                  <w:rPr>
                    <w:rFonts w:ascii="Cambria Math" w:hAnsi="Cambria Math"/>
                  </w:rPr>
                </w:ins>
              </m:ctrlPr>
            </m:sSubPr>
            <m:e>
              <m:r>
                <w:ins w:id="2038" w:author="Claire Kouba" w:date="2024-03-12T20:42:00Z">
                  <w:rPr>
                    <w:rFonts w:ascii="Cambria Math" w:hAnsi="Cambria Math"/>
                  </w:rPr>
                  <m:t>m</m:t>
                </w:ins>
              </m:r>
            </m:e>
            <m:sub>
              <m:r>
                <w:ins w:id="2039" w:author="Claire Kouba" w:date="2024-03-12T20:42:00Z">
                  <w:rPr>
                    <w:rFonts w:ascii="Cambria Math" w:hAnsi="Cambria Math"/>
                  </w:rPr>
                  <m:t>2</m:t>
                </w:ins>
              </m:r>
            </m:sub>
          </m:sSub>
          <m:r>
            <w:ins w:id="2040" w:author="Claire Kouba" w:date="2024-03-12T20:42:00Z">
              <m:rPr>
                <m:sty m:val="p"/>
              </m:rPr>
              <w:rPr>
                <w:rFonts w:ascii="Cambria Math" w:hAnsi="Cambria Math"/>
              </w:rPr>
              <m:t>=-</m:t>
            </w:ins>
          </m:r>
          <m:r>
            <w:ins w:id="2041" w:author="Claire Kouba" w:date="2024-03-12T20:42:00Z">
              <w:rPr>
                <w:rFonts w:ascii="Cambria Math" w:hAnsi="Cambria Math"/>
              </w:rPr>
              <m:t>0.17 spf equiv</m:t>
            </w:ins>
          </m:r>
          <m:r>
            <w:ins w:id="2042" w:author="Claire Kouba" w:date="2024-03-12T20:42:00Z">
              <m:rPr>
                <m:sty m:val="p"/>
              </m:rPr>
              <w:rPr>
                <w:rFonts w:ascii="Cambria Math" w:hAnsi="Cambria Math"/>
              </w:rPr>
              <m:t>./</m:t>
            </w:ins>
          </m:r>
          <m:d>
            <m:dPr>
              <m:ctrlPr>
                <w:ins w:id="2043" w:author="Claire Kouba" w:date="2024-03-12T20:42:00Z">
                  <w:rPr>
                    <w:rFonts w:ascii="Cambria Math" w:hAnsi="Cambria Math"/>
                  </w:rPr>
                </w:ins>
              </m:ctrlPr>
            </m:dPr>
            <m:e>
              <m:r>
                <w:ins w:id="2044" w:author="Thomas Harter" w:date="2024-03-21T06:52:00Z">
                  <w:rPr>
                    <w:rFonts w:ascii="Cambria Math" w:hAnsi="Cambria Math"/>
                  </w:rPr>
                  <m:t xml:space="preserve">BY </m:t>
                </w:ins>
              </m:r>
              <m:r>
                <w:ins w:id="2045" w:author="Claire Kouba" w:date="2024-03-12T20:42:00Z">
                  <w:rPr>
                    <w:rFonts w:ascii="Cambria Math" w:hAnsi="Cambria Math"/>
                  </w:rPr>
                  <m:t>day of reconnection after Aug</m:t>
                </w:ins>
              </m:r>
              <m:r>
                <w:ins w:id="2046" w:author="Claire Kouba" w:date="2024-03-12T20:42:00Z">
                  <m:rPr>
                    <m:sty m:val="p"/>
                  </m:rPr>
                  <w:rPr>
                    <w:rFonts w:ascii="Cambria Math" w:hAnsi="Cambria Math"/>
                  </w:rPr>
                  <m:t>.</m:t>
                </w:ins>
              </m:r>
              <m:r>
                <w:ins w:id="2047" w:author="Claire Kouba" w:date="2024-03-12T20:42:00Z">
                  <w:rPr>
                    <w:rFonts w:ascii="Cambria Math" w:hAnsi="Cambria Math"/>
                  </w:rPr>
                  <m:t> 31</m:t>
                </w:ins>
              </m:r>
              <m:r>
                <w:ins w:id="2048" w:author="Claire Kouba" w:date="2024-03-12T20:42:00Z">
                  <m:rPr>
                    <m:sty m:val="p"/>
                  </m:rPr>
                  <w:rPr>
                    <w:rFonts w:ascii="Cambria Math" w:hAnsi="Cambria Math"/>
                  </w:rPr>
                  <m:t>,</m:t>
                </w:ins>
              </m:r>
              <m:r>
                <w:ins w:id="2049" w:author="Claire Kouba" w:date="2024-03-12T20:42:00Z">
                  <w:rPr>
                    <w:rFonts w:ascii="Cambria Math" w:hAnsi="Cambria Math"/>
                  </w:rPr>
                  <m:t> 100 cfs</m:t>
                </w:ins>
              </m:r>
            </m:e>
          </m:d>
        </m:oMath>
      </m:oMathPara>
    </w:p>
    <w:p w14:paraId="4A9B4CBC" w14:textId="46C8EC52" w:rsidR="005A3C0F" w:rsidRDefault="003563A0" w:rsidP="005A3C0F">
      <w:pPr>
        <w:pStyle w:val="BodyText"/>
        <w:rPr>
          <w:ins w:id="2050" w:author="Claire Kouba" w:date="2024-03-12T20:42:00Z"/>
        </w:rPr>
      </w:pPr>
      <m:oMathPara>
        <m:oMath>
          <m:sSub>
            <m:sSubPr>
              <m:ctrlPr>
                <w:ins w:id="2051" w:author="Claire Kouba" w:date="2024-03-12T20:42:00Z">
                  <w:rPr>
                    <w:rFonts w:ascii="Cambria Math" w:hAnsi="Cambria Math"/>
                  </w:rPr>
                </w:ins>
              </m:ctrlPr>
            </m:sSubPr>
            <m:e>
              <m:r>
                <w:ins w:id="2052" w:author="Claire Kouba" w:date="2024-03-12T20:42:00Z">
                  <w:rPr>
                    <w:rFonts w:ascii="Cambria Math" w:hAnsi="Cambria Math"/>
                  </w:rPr>
                  <m:t>m</m:t>
                </w:ins>
              </m:r>
            </m:e>
            <m:sub>
              <m:r>
                <w:ins w:id="2053" w:author="Claire Kouba" w:date="2024-03-12T20:42:00Z">
                  <w:rPr>
                    <w:rFonts w:ascii="Cambria Math" w:hAnsi="Cambria Math"/>
                  </w:rPr>
                  <m:t>3</m:t>
                </w:ins>
              </m:r>
            </m:sub>
          </m:sSub>
          <m:r>
            <w:ins w:id="2054" w:author="Claire Kouba" w:date="2024-03-12T20:42:00Z">
              <m:rPr>
                <m:sty m:val="p"/>
              </m:rPr>
              <w:rPr>
                <w:rFonts w:ascii="Cambria Math" w:hAnsi="Cambria Math"/>
              </w:rPr>
              <m:t>=-</m:t>
            </w:ins>
          </m:r>
          <m:r>
            <w:ins w:id="2055" w:author="Claire Kouba" w:date="2024-03-12T20:42:00Z">
              <w:rPr>
                <w:rFonts w:ascii="Cambria Math" w:hAnsi="Cambria Math"/>
              </w:rPr>
              <m:t>0.20 spf equiv</m:t>
            </w:ins>
          </m:r>
          <m:r>
            <w:ins w:id="2056" w:author="Claire Kouba" w:date="2024-03-12T20:42:00Z">
              <m:rPr>
                <m:sty m:val="p"/>
              </m:rPr>
              <w:rPr>
                <w:rFonts w:ascii="Cambria Math" w:hAnsi="Cambria Math"/>
              </w:rPr>
              <m:t>./</m:t>
            </w:ins>
          </m:r>
          <m:d>
            <m:dPr>
              <m:ctrlPr>
                <w:ins w:id="2057" w:author="Claire Kouba" w:date="2024-03-12T20:42:00Z">
                  <w:rPr>
                    <w:rFonts w:ascii="Cambria Math" w:hAnsi="Cambria Math"/>
                  </w:rPr>
                </w:ins>
              </m:ctrlPr>
            </m:dPr>
            <m:e>
              <m:r>
                <w:ins w:id="2058" w:author="Thomas Harter" w:date="2024-03-21T06:53:00Z">
                  <w:rPr>
                    <w:rFonts w:ascii="Cambria Math" w:hAnsi="Cambria Math"/>
                  </w:rPr>
                  <m:t xml:space="preserve">RY </m:t>
                </w:ins>
              </m:r>
              <m:r>
                <w:ins w:id="2059" w:author="Claire Kouba" w:date="2024-03-12T20:42:00Z">
                  <w:rPr>
                    <w:rFonts w:ascii="Cambria Math" w:hAnsi="Cambria Math"/>
                  </w:rPr>
                  <m:t>day of wet season onset after Sep</m:t>
                </w:ins>
              </m:r>
              <m:r>
                <w:ins w:id="2060" w:author="Claire Kouba" w:date="2024-03-12T20:42:00Z">
                  <m:rPr>
                    <m:sty m:val="p"/>
                  </m:rPr>
                  <w:rPr>
                    <w:rFonts w:ascii="Cambria Math" w:hAnsi="Cambria Math"/>
                  </w:rPr>
                  <m:t>.</m:t>
                </w:ins>
              </m:r>
              <m:r>
                <w:ins w:id="2061" w:author="Claire Kouba" w:date="2024-03-12T20:42:00Z">
                  <w:rPr>
                    <w:rFonts w:ascii="Cambria Math" w:hAnsi="Cambria Math"/>
                  </w:rPr>
                  <m:t> 30</m:t>
                </w:ins>
              </m:r>
            </m:e>
          </m:d>
        </m:oMath>
      </m:oMathPara>
    </w:p>
    <w:p w14:paraId="42DBAD27" w14:textId="3EFCB84D" w:rsidR="005A3C0F" w:rsidRDefault="003563A0" w:rsidP="005A3C0F">
      <w:pPr>
        <w:pStyle w:val="BodyText"/>
        <w:rPr>
          <w:ins w:id="2062" w:author="Claire Kouba" w:date="2024-03-12T20:42:00Z"/>
        </w:rPr>
      </w:pPr>
      <m:oMathPara>
        <m:oMath>
          <m:sSub>
            <m:sSubPr>
              <m:ctrlPr>
                <w:ins w:id="2063" w:author="Claire Kouba" w:date="2024-03-12T20:42:00Z">
                  <w:rPr>
                    <w:rFonts w:ascii="Cambria Math" w:hAnsi="Cambria Math"/>
                  </w:rPr>
                </w:ins>
              </m:ctrlPr>
            </m:sSubPr>
            <m:e>
              <m:r>
                <w:ins w:id="2064" w:author="Claire Kouba" w:date="2024-03-12T20:42:00Z">
                  <w:rPr>
                    <w:rFonts w:ascii="Cambria Math" w:hAnsi="Cambria Math"/>
                  </w:rPr>
                  <m:t>m</m:t>
                </w:ins>
              </m:r>
            </m:e>
            <m:sub>
              <m:r>
                <w:ins w:id="2065" w:author="Claire Kouba" w:date="2024-03-12T20:42:00Z">
                  <w:rPr>
                    <w:rFonts w:ascii="Cambria Math" w:hAnsi="Cambria Math"/>
                  </w:rPr>
                  <m:t>4</m:t>
                </w:ins>
              </m:r>
            </m:sub>
          </m:sSub>
          <m:r>
            <w:ins w:id="2066" w:author="Claire Kouba" w:date="2024-03-12T20:42:00Z">
              <m:rPr>
                <m:sty m:val="p"/>
              </m:rPr>
              <w:rPr>
                <w:rFonts w:ascii="Cambria Math" w:hAnsi="Cambria Math"/>
              </w:rPr>
              <m:t>=</m:t>
            </w:ins>
          </m:r>
          <m:r>
            <w:ins w:id="2067" w:author="Claire Kouba" w:date="2024-03-12T20:42:00Z">
              <w:rPr>
                <w:rFonts w:ascii="Cambria Math" w:hAnsi="Cambria Math"/>
              </w:rPr>
              <m:t>0.12 spf equiv</m:t>
            </w:ins>
          </m:r>
          <m:r>
            <w:ins w:id="2068" w:author="Claire Kouba" w:date="2024-03-12T20:42:00Z">
              <m:rPr>
                <m:sty m:val="p"/>
              </m:rPr>
              <w:rPr>
                <w:rFonts w:ascii="Cambria Math" w:hAnsi="Cambria Math"/>
              </w:rPr>
              <m:t>./</m:t>
            </w:ins>
          </m:r>
          <m:d>
            <m:dPr>
              <m:ctrlPr>
                <w:ins w:id="2069" w:author="Claire Kouba" w:date="2024-03-12T20:42:00Z">
                  <w:rPr>
                    <w:rFonts w:ascii="Cambria Math" w:hAnsi="Cambria Math"/>
                  </w:rPr>
                </w:ins>
              </m:ctrlPr>
            </m:dPr>
            <m:e>
              <m:r>
                <w:ins w:id="2070" w:author="Thomas Harter" w:date="2024-03-21T06:53:00Z">
                  <w:rPr>
                    <w:rFonts w:ascii="Cambria Math" w:hAnsi="Cambria Math"/>
                  </w:rPr>
                  <m:t xml:space="preserve">RY </m:t>
                </w:ins>
              </m:r>
              <m:r>
                <w:ins w:id="2071" w:author="Claire Kouba" w:date="2024-03-12T20:42:00Z">
                  <w:rPr>
                    <w:rFonts w:ascii="Cambria Math" w:hAnsi="Cambria Math"/>
                  </w:rPr>
                  <m:t>day of wet season baseflow duration</m:t>
                </w:ins>
              </m:r>
            </m:e>
          </m:d>
          <w:commentRangeEnd w:id="1989"/>
          <m:r>
            <m:rPr>
              <m:sty m:val="p"/>
            </m:rPr>
            <w:rPr>
              <w:rStyle w:val="CommentReference"/>
            </w:rPr>
            <w:commentReference w:id="1989"/>
          </m:r>
        </m:oMath>
      </m:oMathPara>
    </w:p>
    <w:p w14:paraId="5206804A" w14:textId="77777777" w:rsidR="008B5ED0" w:rsidRDefault="008B5ED0" w:rsidP="008B5ED0">
      <w:pPr>
        <w:pStyle w:val="FirstParagraph"/>
        <w:rPr>
          <w:ins w:id="2072" w:author="Thomas Harter" w:date="2024-03-21T07:08:00Z"/>
        </w:rPr>
      </w:pPr>
    </w:p>
    <w:p w14:paraId="0C102F99" w14:textId="15BB2080" w:rsidR="008B5ED0" w:rsidRDefault="00914035" w:rsidP="008B5ED0">
      <w:pPr>
        <w:pStyle w:val="FirstParagraph"/>
        <w:rPr>
          <w:ins w:id="2073" w:author="Thomas Harter" w:date="2024-03-21T07:08:00Z"/>
        </w:rPr>
      </w:pPr>
      <w:ins w:id="2074" w:author="Thomas Harter" w:date="2024-03-21T07:11:00Z">
        <w:r>
          <w:t>It can be seen from (</w:t>
        </w:r>
        <w:r w:rsidRPr="00914035">
          <w:rPr>
            <w:highlight w:val="yellow"/>
            <w:rPrChange w:id="2075" w:author="Thomas Harter" w:date="2024-03-21T07:12:00Z">
              <w:rPr/>
            </w:rPrChange>
          </w:rPr>
          <w:t>above equation number</w:t>
        </w:r>
        <w:r>
          <w:t>) that the HB</w:t>
        </w:r>
      </w:ins>
      <w:ins w:id="2076" w:author="Thomas Harter" w:date="2024-03-21T07:12:00Z">
        <w:r>
          <w:t xml:space="preserve"> function</w:t>
        </w:r>
      </w:ins>
      <w:ins w:id="2077" w:author="Thomas Harter" w:date="2024-03-21T07:11:00Z">
        <w:r>
          <w:t xml:space="preserve"> allows for an </w:t>
        </w:r>
        <w:r>
          <w:rPr>
            <w:i/>
            <w:iCs/>
          </w:rPr>
          <w:t>a priori</w:t>
        </w:r>
        <w:r>
          <w:t xml:space="preserve"> prediction of</w:t>
        </w:r>
      </w:ins>
      <w:ins w:id="2078" w:author="Thomas Harter" w:date="2024-03-21T07:12:00Z">
        <w:r w:rsidR="008F5FB2">
          <w:t xml:space="preserve"> current </w:t>
        </w:r>
      </w:ins>
      <w:ins w:id="2079" w:author="Thomas Harter" w:date="2024-03-21T07:11:00Z">
        <w:r>
          <w:t xml:space="preserve">water year </w:t>
        </w:r>
        <w:proofErr w:type="spellStart"/>
        <w:r>
          <w:t>spf</w:t>
        </w:r>
        <w:proofErr w:type="spellEnd"/>
        <w:r>
          <w:t xml:space="preserve"> outcomes based on hydrologic variables from the two previous water years. </w:t>
        </w:r>
      </w:ins>
      <w:ins w:id="2080" w:author="Thomas Harter" w:date="2024-03-21T07:12:00Z">
        <w:r w:rsidR="008F5FB2">
          <w:t xml:space="preserve"> </w:t>
        </w:r>
      </w:ins>
    </w:p>
    <w:p w14:paraId="505FC2AC" w14:textId="77777777" w:rsidR="008B5ED0" w:rsidRDefault="008B5ED0" w:rsidP="005A3C0F">
      <w:pPr>
        <w:pStyle w:val="TableCaption"/>
        <w:rPr>
          <w:ins w:id="2081" w:author="Thomas Harter" w:date="2024-03-21T07:08:00Z"/>
          <w:i w:val="0"/>
          <w:iCs/>
        </w:rPr>
      </w:pPr>
    </w:p>
    <w:p w14:paraId="008E7761" w14:textId="0C771B52" w:rsidR="005A3C0F" w:rsidRDefault="005A3C0F" w:rsidP="005A3C0F">
      <w:pPr>
        <w:pStyle w:val="TableCaption"/>
        <w:rPr>
          <w:ins w:id="2082" w:author="Claire Kouba" w:date="2024-03-12T20:42:00Z"/>
        </w:rPr>
      </w:pPr>
      <w:ins w:id="2083" w:author="Claire Kouba" w:date="2024-03-12T20:42:00Z">
        <w:r>
          <w:t xml:space="preserve">Table 2: Summary statistics of an example set of linear models predicting the number of coho smolt produced per female in a given water year. Because the Brood Year reconnection date for 10 </w:t>
        </w:r>
        <w:proofErr w:type="spellStart"/>
        <w:r>
          <w:t>cfs</w:t>
        </w:r>
        <w:proofErr w:type="spellEnd"/>
        <w:r>
          <w:t xml:space="preserve"> was by far the best single-predictor model, it is included in all two-predictor models under consideration.</w:t>
        </w:r>
      </w:ins>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5A3C0F" w14:paraId="3A529F28"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2084"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867F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085" w:author="Claire Kouba" w:date="2024-03-12T20:42:00Z"/>
              </w:rPr>
            </w:pPr>
            <w:ins w:id="2086" w:author="Claire Kouba" w:date="2024-03-12T20:42:00Z">
              <w:r>
                <w:rPr>
                  <w:rFonts w:ascii="Arial" w:eastAsia="Arial" w:hAnsi="Arial" w:cs="Arial"/>
                  <w:color w:val="000000"/>
                  <w:sz w:val="22"/>
                  <w:szCs w:val="22"/>
                </w:rPr>
                <w:t>Model</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DC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087" w:author="Claire Kouba" w:date="2024-03-12T20:42:00Z"/>
              </w:rPr>
            </w:pPr>
            <w:ins w:id="2088" w:author="Claire Kouba" w:date="2024-03-12T20:42:00Z">
              <w:r>
                <w:rPr>
                  <w:rFonts w:ascii="Arial" w:eastAsia="Arial" w:hAnsi="Arial" w:cs="Arial"/>
                  <w:color w:val="000000"/>
                  <w:sz w:val="22"/>
                  <w:szCs w:val="22"/>
                </w:rPr>
                <w:t>Predictor(s)</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B792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089" w:author="Claire Kouba" w:date="2024-03-12T20:42:00Z"/>
              </w:rPr>
            </w:pPr>
            <w:ins w:id="2090" w:author="Claire Kouba" w:date="2024-03-12T20:42:00Z">
              <w:r>
                <w:rPr>
                  <w:rFonts w:ascii="Arial" w:eastAsia="Arial" w:hAnsi="Arial" w:cs="Arial"/>
                  <w:color w:val="000000"/>
                  <w:sz w:val="22"/>
                  <w:szCs w:val="22"/>
                </w:rPr>
                <w:t>F-stat.</w:t>
              </w:r>
            </w:ins>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2BA9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091" w:author="Claire Kouba" w:date="2024-03-12T20:42:00Z"/>
              </w:rPr>
            </w:pPr>
            <w:ins w:id="2092" w:author="Claire Kouba" w:date="2024-03-12T20:42:00Z">
              <w:r>
                <w:rPr>
                  <w:rFonts w:ascii="Arial" w:eastAsia="Arial" w:hAnsi="Arial" w:cs="Arial"/>
                  <w:color w:val="000000"/>
                  <w:sz w:val="22"/>
                  <w:szCs w:val="22"/>
                </w:rPr>
                <w:t>P-value</w:t>
              </w:r>
            </w:ins>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DC16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093" w:author="Claire Kouba" w:date="2024-03-12T20:42:00Z"/>
              </w:rPr>
            </w:pPr>
            <w:ins w:id="2094" w:author="Claire Kouba" w:date="2024-03-12T20:42:00Z">
              <w:r>
                <w:rPr>
                  <w:rFonts w:ascii="Arial" w:eastAsia="Arial" w:hAnsi="Arial" w:cs="Arial"/>
                  <w:color w:val="000000"/>
                  <w:sz w:val="22"/>
                  <w:szCs w:val="22"/>
                </w:rPr>
                <w:t>R squared</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B230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095" w:author="Claire Kouba" w:date="2024-03-12T20:42:00Z"/>
              </w:rPr>
            </w:pPr>
            <w:ins w:id="2096" w:author="Claire Kouba" w:date="2024-03-12T20:42:00Z">
              <w:r>
                <w:rPr>
                  <w:rFonts w:ascii="Arial" w:eastAsia="Arial" w:hAnsi="Arial" w:cs="Arial"/>
                  <w:color w:val="000000"/>
                  <w:sz w:val="22"/>
                  <w:szCs w:val="22"/>
                </w:rPr>
                <w:t>Adj. R squared</w:t>
              </w:r>
            </w:ins>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6861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097" w:author="Claire Kouba" w:date="2024-03-12T20:42:00Z"/>
              </w:rPr>
            </w:pPr>
            <w:proofErr w:type="spellStart"/>
            <w:ins w:id="2098" w:author="Claire Kouba" w:date="2024-03-12T20:42:00Z">
              <w:r>
                <w:rPr>
                  <w:rFonts w:ascii="Arial" w:eastAsia="Arial" w:hAnsi="Arial" w:cs="Arial"/>
                  <w:color w:val="000000"/>
                  <w:sz w:val="22"/>
                  <w:szCs w:val="22"/>
                </w:rPr>
                <w:t>AICc</w:t>
              </w:r>
              <w:proofErr w:type="spellEnd"/>
            </w:ins>
          </w:p>
        </w:tc>
      </w:tr>
      <w:tr w:rsidR="005A3C0F" w14:paraId="07D56954" w14:textId="77777777" w:rsidTr="00CA4C9C">
        <w:trPr>
          <w:jc w:val="center"/>
          <w:ins w:id="2099"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09EF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00" w:author="Claire Kouba" w:date="2024-03-12T20:42:00Z"/>
              </w:rPr>
            </w:pPr>
            <w:ins w:id="2101" w:author="Claire Kouba" w:date="2024-03-12T20:42:00Z">
              <w:r>
                <w:rPr>
                  <w:rFonts w:ascii="Arial" w:eastAsia="Arial" w:hAnsi="Arial" w:cs="Arial"/>
                  <w:color w:val="000000"/>
                  <w:sz w:val="22"/>
                  <w:szCs w:val="22"/>
                </w:rPr>
                <w:t>lm1a</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5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02" w:author="Claire Kouba" w:date="2024-03-12T20:42:00Z"/>
              </w:rPr>
            </w:pPr>
            <w:ins w:id="2103" w:author="Claire Kouba" w:date="2024-03-12T20:42:00Z">
              <w:r>
                <w:rPr>
                  <w:rFonts w:ascii="Arial" w:eastAsia="Arial" w:hAnsi="Arial" w:cs="Arial"/>
                  <w:color w:val="000000"/>
                  <w:sz w:val="22"/>
                  <w:szCs w:val="22"/>
                </w:rPr>
                <w:t>BY_recon_10</w:t>
              </w:r>
            </w:ins>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888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4" w:author="Claire Kouba" w:date="2024-03-12T20:42:00Z"/>
              </w:rPr>
            </w:pPr>
            <w:ins w:id="2105" w:author="Claire Kouba" w:date="2024-03-12T20:42:00Z">
              <w:r>
                <w:rPr>
                  <w:rFonts w:ascii="Arial" w:eastAsia="Arial" w:hAnsi="Arial" w:cs="Arial"/>
                  <w:color w:val="000000"/>
                  <w:sz w:val="22"/>
                  <w:szCs w:val="22"/>
                </w:rPr>
                <w:t>10.8</w:t>
              </w:r>
            </w:ins>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E863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6" w:author="Claire Kouba" w:date="2024-03-12T20:42:00Z"/>
              </w:rPr>
            </w:pPr>
            <w:ins w:id="2107" w:author="Claire Kouba" w:date="2024-03-12T20:42:00Z">
              <w:r>
                <w:rPr>
                  <w:rFonts w:ascii="Arial" w:eastAsia="Arial" w:hAnsi="Arial" w:cs="Arial"/>
                  <w:color w:val="000000"/>
                  <w:sz w:val="22"/>
                  <w:szCs w:val="22"/>
                </w:rPr>
                <w:t>0.00003</w:t>
              </w:r>
            </w:ins>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EC1F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08" w:author="Claire Kouba" w:date="2024-03-12T20:42:00Z"/>
              </w:rPr>
            </w:pPr>
            <w:ins w:id="2109" w:author="Claire Kouba" w:date="2024-03-12T20:42:00Z">
              <w:r>
                <w:rPr>
                  <w:rFonts w:ascii="Arial" w:eastAsia="Arial" w:hAnsi="Arial" w:cs="Arial"/>
                  <w:color w:val="000000"/>
                  <w:sz w:val="22"/>
                  <w:szCs w:val="22"/>
                </w:rPr>
                <w:t>0.546</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41B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10" w:author="Claire Kouba" w:date="2024-03-12T20:42:00Z"/>
              </w:rPr>
            </w:pPr>
            <w:ins w:id="2111" w:author="Claire Kouba" w:date="2024-03-12T20:42:00Z">
              <w:r>
                <w:rPr>
                  <w:rFonts w:ascii="Arial" w:eastAsia="Arial" w:hAnsi="Arial" w:cs="Arial"/>
                  <w:color w:val="000000"/>
                  <w:sz w:val="22"/>
                  <w:szCs w:val="22"/>
                </w:rPr>
                <w:t>0.496</w:t>
              </w:r>
            </w:ins>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6C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12" w:author="Claire Kouba" w:date="2024-03-12T20:42:00Z"/>
              </w:rPr>
            </w:pPr>
            <w:ins w:id="2113" w:author="Claire Kouba" w:date="2024-03-12T20:42:00Z">
              <w:r>
                <w:rPr>
                  <w:rFonts w:ascii="Arial" w:eastAsia="Arial" w:hAnsi="Arial" w:cs="Arial"/>
                  <w:color w:val="000000"/>
                  <w:sz w:val="22"/>
                  <w:szCs w:val="22"/>
                </w:rPr>
                <w:t>108.4</w:t>
              </w:r>
            </w:ins>
          </w:p>
        </w:tc>
      </w:tr>
      <w:tr w:rsidR="005A3C0F" w14:paraId="381FC72A" w14:textId="77777777" w:rsidTr="00CA4C9C">
        <w:trPr>
          <w:jc w:val="center"/>
          <w:ins w:id="211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66D1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15" w:author="Claire Kouba" w:date="2024-03-12T20:42:00Z"/>
              </w:rPr>
            </w:pPr>
            <w:ins w:id="2116" w:author="Claire Kouba" w:date="2024-03-12T20:42:00Z">
              <w:r>
                <w:rPr>
                  <w:rFonts w:ascii="Arial" w:eastAsia="Arial" w:hAnsi="Arial" w:cs="Arial"/>
                  <w:color w:val="000000"/>
                  <w:sz w:val="22"/>
                  <w:szCs w:val="22"/>
                </w:rPr>
                <w:t>lm1b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FB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17" w:author="Claire Kouba" w:date="2024-03-12T20:42:00Z"/>
              </w:rPr>
            </w:pPr>
            <w:ins w:id="2118" w:author="Claire Kouba" w:date="2024-03-12T20:42:00Z">
              <w:r>
                <w:rPr>
                  <w:rFonts w:ascii="Arial" w:eastAsia="Arial" w:hAnsi="Arial" w:cs="Arial"/>
                  <w:color w:val="000000"/>
                  <w:sz w:val="22"/>
                  <w:szCs w:val="22"/>
                </w:rPr>
                <w:t>BY_recon_100</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4E10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19" w:author="Claire Kouba" w:date="2024-03-12T20:42:00Z"/>
              </w:rPr>
            </w:pPr>
            <w:ins w:id="2120"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01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21" w:author="Claire Kouba" w:date="2024-03-12T20:42:00Z"/>
              </w:rPr>
            </w:pPr>
            <w:ins w:id="2122" w:author="Claire Kouba" w:date="2024-03-12T20:42:00Z">
              <w:r>
                <w:rPr>
                  <w:rFonts w:ascii="Arial" w:eastAsia="Arial" w:hAnsi="Arial" w:cs="Arial"/>
                  <w:color w:val="000000"/>
                  <w:sz w:val="22"/>
                  <w:szCs w:val="22"/>
                </w:rPr>
                <w:t>0.00056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815D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23" w:author="Claire Kouba" w:date="2024-03-12T20:42:00Z"/>
              </w:rPr>
            </w:pPr>
            <w:ins w:id="2124" w:author="Claire Kouba" w:date="2024-03-12T20:42:00Z">
              <w:r>
                <w:rPr>
                  <w:rFonts w:ascii="Arial" w:eastAsia="Arial" w:hAnsi="Arial" w:cs="Arial"/>
                  <w:color w:val="000000"/>
                  <w:sz w:val="22"/>
                  <w:szCs w:val="22"/>
                </w:rPr>
                <w:t>0.434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B5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25" w:author="Claire Kouba" w:date="2024-03-12T20:42:00Z"/>
              </w:rPr>
            </w:pPr>
            <w:ins w:id="2126" w:author="Claire Kouba" w:date="2024-03-12T20:42:00Z">
              <w:r>
                <w:rPr>
                  <w:rFonts w:ascii="Arial" w:eastAsia="Arial" w:hAnsi="Arial" w:cs="Arial"/>
                  <w:color w:val="000000"/>
                  <w:sz w:val="22"/>
                  <w:szCs w:val="22"/>
                </w:rPr>
                <w:t>0.371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7B3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27" w:author="Claire Kouba" w:date="2024-03-12T20:42:00Z"/>
              </w:rPr>
            </w:pPr>
            <w:ins w:id="2128" w:author="Claire Kouba" w:date="2024-03-12T20:42:00Z">
              <w:r>
                <w:rPr>
                  <w:rFonts w:ascii="Arial" w:eastAsia="Arial" w:hAnsi="Arial" w:cs="Arial"/>
                  <w:color w:val="000000"/>
                  <w:sz w:val="22"/>
                  <w:szCs w:val="22"/>
                </w:rPr>
                <w:t>110.8</w:t>
              </w:r>
            </w:ins>
          </w:p>
        </w:tc>
      </w:tr>
      <w:tr w:rsidR="005A3C0F" w14:paraId="3944384E" w14:textId="77777777" w:rsidTr="00CA4C9C">
        <w:trPr>
          <w:jc w:val="center"/>
          <w:ins w:id="212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713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30" w:author="Claire Kouba" w:date="2024-03-12T20:42:00Z"/>
              </w:rPr>
            </w:pPr>
            <w:ins w:id="2131" w:author="Claire Kouba" w:date="2024-03-12T20:42:00Z">
              <w:r>
                <w:rPr>
                  <w:rFonts w:ascii="Arial" w:eastAsia="Arial" w:hAnsi="Arial" w:cs="Arial"/>
                  <w:color w:val="000000"/>
                  <w:sz w:val="22"/>
                  <w:szCs w:val="22"/>
                </w:rPr>
                <w:t>lm1c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5ED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32" w:author="Claire Kouba" w:date="2024-03-12T20:42:00Z"/>
              </w:rPr>
            </w:pPr>
            <w:proofErr w:type="spellStart"/>
            <w:ins w:id="2133" w:author="Claire Kouba" w:date="2024-03-12T20:42:00Z">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39D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4" w:author="Claire Kouba" w:date="2024-03-12T20:42:00Z"/>
              </w:rPr>
            </w:pPr>
            <w:ins w:id="2135" w:author="Claire Kouba" w:date="2024-03-12T20:42:00Z">
              <w:r>
                <w:rPr>
                  <w:rFonts w:ascii="Arial" w:eastAsia="Arial" w:hAnsi="Arial" w:cs="Arial"/>
                  <w:color w:val="000000"/>
                  <w:sz w:val="22"/>
                  <w:szCs w:val="22"/>
                </w:rPr>
                <w:t>4.1</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EA72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6" w:author="Claire Kouba" w:date="2024-03-12T20:42:00Z"/>
              </w:rPr>
            </w:pPr>
            <w:ins w:id="2137" w:author="Claire Kouba" w:date="2024-03-12T20:42:00Z">
              <w:r>
                <w:rPr>
                  <w:rFonts w:ascii="Arial" w:eastAsia="Arial" w:hAnsi="Arial" w:cs="Arial"/>
                  <w:color w:val="000000"/>
                  <w:sz w:val="22"/>
                  <w:szCs w:val="22"/>
                </w:rPr>
                <w:t>0.00336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80A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38" w:author="Claire Kouba" w:date="2024-03-12T20:42:00Z"/>
              </w:rPr>
            </w:pPr>
            <w:ins w:id="2139" w:author="Claire Kouba" w:date="2024-03-12T20:42:00Z">
              <w:r>
                <w:rPr>
                  <w:rFonts w:ascii="Arial" w:eastAsia="Arial" w:hAnsi="Arial" w:cs="Arial"/>
                  <w:color w:val="000000"/>
                  <w:sz w:val="22"/>
                  <w:szCs w:val="22"/>
                </w:rPr>
                <w:t>0.316</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03B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40" w:author="Claire Kouba" w:date="2024-03-12T20:42:00Z"/>
              </w:rPr>
            </w:pPr>
            <w:ins w:id="2141" w:author="Claire Kouba" w:date="2024-03-12T20:42:00Z">
              <w:r>
                <w:rPr>
                  <w:rFonts w:ascii="Arial" w:eastAsia="Arial" w:hAnsi="Arial" w:cs="Arial"/>
                  <w:color w:val="000000"/>
                  <w:sz w:val="22"/>
                  <w:szCs w:val="22"/>
                </w:rPr>
                <w:t>0.239</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8D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42" w:author="Claire Kouba" w:date="2024-03-12T20:42:00Z"/>
              </w:rPr>
            </w:pPr>
            <w:ins w:id="2143" w:author="Claire Kouba" w:date="2024-03-12T20:42:00Z">
              <w:r>
                <w:rPr>
                  <w:rFonts w:ascii="Arial" w:eastAsia="Arial" w:hAnsi="Arial" w:cs="Arial"/>
                  <w:color w:val="000000"/>
                  <w:sz w:val="22"/>
                  <w:szCs w:val="22"/>
                </w:rPr>
                <w:t>112.9</w:t>
              </w:r>
            </w:ins>
          </w:p>
        </w:tc>
      </w:tr>
      <w:tr w:rsidR="005A3C0F" w14:paraId="0CEFD88F" w14:textId="77777777" w:rsidTr="00CA4C9C">
        <w:trPr>
          <w:jc w:val="center"/>
          <w:ins w:id="2144" w:author="Claire Kouba" w:date="2024-03-12T20:42: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30D31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45" w:author="Claire Kouba" w:date="2024-03-12T20:42:00Z"/>
              </w:rPr>
            </w:pPr>
            <w:ins w:id="2146" w:author="Claire Kouba" w:date="2024-03-12T20:42:00Z">
              <w:r>
                <w:rPr>
                  <w:rFonts w:ascii="Arial" w:eastAsia="Arial" w:hAnsi="Arial" w:cs="Arial"/>
                  <w:color w:val="000000"/>
                  <w:sz w:val="22"/>
                  <w:szCs w:val="22"/>
                </w:rPr>
                <w:t>lm1d</w:t>
              </w:r>
            </w:ins>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1FE40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47" w:author="Claire Kouba" w:date="2024-03-12T20:42:00Z"/>
              </w:rPr>
            </w:pPr>
            <w:proofErr w:type="spellStart"/>
            <w:ins w:id="2148" w:author="Claire Kouba" w:date="2024-03-12T20:42:00Z">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7B37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49" w:author="Claire Kouba" w:date="2024-03-12T20:42:00Z"/>
              </w:rPr>
            </w:pPr>
            <w:ins w:id="2150" w:author="Claire Kouba" w:date="2024-03-12T20:42:00Z">
              <w:r>
                <w:rPr>
                  <w:rFonts w:ascii="Arial" w:eastAsia="Arial" w:hAnsi="Arial" w:cs="Arial"/>
                  <w:color w:val="000000"/>
                  <w:sz w:val="22"/>
                  <w:szCs w:val="22"/>
                </w:rPr>
                <w:t>6.7</w:t>
              </w:r>
            </w:ins>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00D5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51" w:author="Claire Kouba" w:date="2024-03-12T20:42:00Z"/>
              </w:rPr>
            </w:pPr>
            <w:ins w:id="2152" w:author="Claire Kouba" w:date="2024-03-12T20:42:00Z">
              <w:r>
                <w:rPr>
                  <w:rFonts w:ascii="Arial" w:eastAsia="Arial" w:hAnsi="Arial" w:cs="Arial"/>
                  <w:color w:val="000000"/>
                  <w:sz w:val="22"/>
                  <w:szCs w:val="22"/>
                </w:rPr>
                <w:t>0.83792</w:t>
              </w:r>
            </w:ins>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13F74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53" w:author="Claire Kouba" w:date="2024-03-12T20:42:00Z"/>
              </w:rPr>
            </w:pPr>
            <w:ins w:id="2154" w:author="Claire Kouba" w:date="2024-03-12T20:42:00Z">
              <w:r>
                <w:rPr>
                  <w:rFonts w:ascii="Arial" w:eastAsia="Arial" w:hAnsi="Arial" w:cs="Arial"/>
                  <w:color w:val="000000"/>
                  <w:sz w:val="22"/>
                  <w:szCs w:val="22"/>
                </w:rPr>
                <w:t>0.427</w:t>
              </w:r>
            </w:ins>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01DC7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55" w:author="Claire Kouba" w:date="2024-03-12T20:42:00Z"/>
              </w:rPr>
            </w:pPr>
            <w:ins w:id="2156" w:author="Claire Kouba" w:date="2024-03-12T20:42:00Z">
              <w:r>
                <w:rPr>
                  <w:rFonts w:ascii="Arial" w:eastAsia="Arial" w:hAnsi="Arial" w:cs="Arial"/>
                  <w:color w:val="000000"/>
                  <w:sz w:val="22"/>
                  <w:szCs w:val="22"/>
                </w:rPr>
                <w:t>0.363</w:t>
              </w:r>
            </w:ins>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73CF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57" w:author="Claire Kouba" w:date="2024-03-12T20:42:00Z"/>
              </w:rPr>
            </w:pPr>
            <w:ins w:id="2158" w:author="Claire Kouba" w:date="2024-03-12T20:42:00Z">
              <w:r>
                <w:rPr>
                  <w:rFonts w:ascii="Arial" w:eastAsia="Arial" w:hAnsi="Arial" w:cs="Arial"/>
                  <w:color w:val="000000"/>
                  <w:sz w:val="22"/>
                  <w:szCs w:val="22"/>
                </w:rPr>
                <w:t>110.9</w:t>
              </w:r>
            </w:ins>
          </w:p>
        </w:tc>
      </w:tr>
      <w:tr w:rsidR="005A3C0F" w14:paraId="2BC8A5BB" w14:textId="77777777" w:rsidTr="00CA4C9C">
        <w:trPr>
          <w:jc w:val="center"/>
          <w:ins w:id="2159" w:author="Claire Kouba" w:date="2024-03-12T20:42: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38D5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60" w:author="Claire Kouba" w:date="2024-03-12T20:42:00Z"/>
              </w:rPr>
            </w:pPr>
            <w:ins w:id="2161" w:author="Claire Kouba" w:date="2024-03-12T20:42:00Z">
              <w:r>
                <w:rPr>
                  <w:rFonts w:ascii="Arial" w:eastAsia="Arial" w:hAnsi="Arial" w:cs="Arial"/>
                  <w:color w:val="000000"/>
                  <w:sz w:val="22"/>
                  <w:szCs w:val="22"/>
                </w:rPr>
                <w:t>lm2a</w:t>
              </w:r>
            </w:ins>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F11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62" w:author="Claire Kouba" w:date="2024-03-12T20:42:00Z"/>
              </w:rPr>
            </w:pPr>
            <w:ins w:id="2163" w:author="Claire Kouba" w:date="2024-03-12T20:42:00Z">
              <w:r>
                <w:rPr>
                  <w:rFonts w:ascii="Arial" w:eastAsia="Arial" w:hAnsi="Arial" w:cs="Arial"/>
                  <w:color w:val="000000"/>
                  <w:sz w:val="22"/>
                  <w:szCs w:val="22"/>
                </w:rPr>
                <w:t>BY_recon_10, BY_recon_100</w:t>
              </w:r>
            </w:ins>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7E4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4" w:author="Claire Kouba" w:date="2024-03-12T20:42:00Z"/>
              </w:rPr>
            </w:pPr>
            <w:ins w:id="2165" w:author="Claire Kouba" w:date="2024-03-12T20:42:00Z">
              <w:r>
                <w:rPr>
                  <w:rFonts w:ascii="Arial" w:eastAsia="Arial" w:hAnsi="Arial" w:cs="Arial"/>
                  <w:color w:val="000000"/>
                  <w:sz w:val="22"/>
                  <w:szCs w:val="22"/>
                </w:rPr>
                <w:t>12.9</w:t>
              </w:r>
            </w:ins>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F21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6" w:author="Claire Kouba" w:date="2024-03-12T20:42:00Z"/>
              </w:rPr>
            </w:pPr>
            <w:ins w:id="2167" w:author="Claire Kouba" w:date="2024-03-12T20:42:00Z">
              <w:r>
                <w:rPr>
                  <w:rFonts w:ascii="Arial" w:eastAsia="Arial" w:hAnsi="Arial" w:cs="Arial"/>
                  <w:color w:val="000000"/>
                  <w:sz w:val="22"/>
                  <w:szCs w:val="22"/>
                </w:rPr>
                <w:t>0.00004</w:t>
              </w:r>
            </w:ins>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F94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68" w:author="Claire Kouba" w:date="2024-03-12T20:42:00Z"/>
              </w:rPr>
            </w:pPr>
            <w:ins w:id="2169" w:author="Claire Kouba" w:date="2024-03-12T20:42:00Z">
              <w:r>
                <w:rPr>
                  <w:rFonts w:ascii="Arial" w:eastAsia="Arial" w:hAnsi="Arial" w:cs="Arial"/>
                  <w:color w:val="000000"/>
                  <w:sz w:val="22"/>
                  <w:szCs w:val="22"/>
                </w:rPr>
                <w:t>0.764</w:t>
              </w:r>
            </w:ins>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F6F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70" w:author="Claire Kouba" w:date="2024-03-12T20:42:00Z"/>
              </w:rPr>
            </w:pPr>
            <w:ins w:id="2171" w:author="Claire Kouba" w:date="2024-03-12T20:42:00Z">
              <w:r>
                <w:rPr>
                  <w:rFonts w:ascii="Arial" w:eastAsia="Arial" w:hAnsi="Arial" w:cs="Arial"/>
                  <w:color w:val="000000"/>
                  <w:sz w:val="22"/>
                  <w:szCs w:val="22"/>
                </w:rPr>
                <w:t>0.705</w:t>
              </w:r>
            </w:ins>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B0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72" w:author="Claire Kouba" w:date="2024-03-12T20:42:00Z"/>
              </w:rPr>
            </w:pPr>
            <w:ins w:id="2173" w:author="Claire Kouba" w:date="2024-03-12T20:42:00Z">
              <w:r>
                <w:rPr>
                  <w:rFonts w:ascii="Arial" w:eastAsia="Arial" w:hAnsi="Arial" w:cs="Arial"/>
                  <w:color w:val="000000"/>
                  <w:sz w:val="22"/>
                  <w:szCs w:val="22"/>
                </w:rPr>
                <w:t>105.1</w:t>
              </w:r>
            </w:ins>
          </w:p>
        </w:tc>
      </w:tr>
      <w:tr w:rsidR="005A3C0F" w14:paraId="3CC02C4E" w14:textId="77777777" w:rsidTr="00CA4C9C">
        <w:trPr>
          <w:jc w:val="center"/>
          <w:ins w:id="217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AB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75" w:author="Claire Kouba" w:date="2024-03-12T20:42:00Z"/>
              </w:rPr>
            </w:pPr>
            <w:ins w:id="2176" w:author="Claire Kouba" w:date="2024-03-12T20:42:00Z">
              <w:r>
                <w:rPr>
                  <w:rFonts w:ascii="Arial" w:eastAsia="Arial" w:hAnsi="Arial" w:cs="Arial"/>
                  <w:color w:val="000000"/>
                  <w:sz w:val="22"/>
                  <w:szCs w:val="22"/>
                </w:rPr>
                <w:t>lm2b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3E3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77" w:author="Claire Kouba" w:date="2024-03-12T20:42:00Z"/>
              </w:rPr>
            </w:pPr>
            <w:ins w:id="2178"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31F7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79" w:author="Claire Kouba" w:date="2024-03-12T20:42:00Z"/>
              </w:rPr>
            </w:pPr>
            <w:ins w:id="2180" w:author="Claire Kouba" w:date="2024-03-12T20:42:00Z">
              <w:r>
                <w:rPr>
                  <w:rFonts w:ascii="Arial" w:eastAsia="Arial" w:hAnsi="Arial" w:cs="Arial"/>
                  <w:color w:val="000000"/>
                  <w:sz w:val="22"/>
                  <w:szCs w:val="22"/>
                </w:rPr>
                <w:t>11.7</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A33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81" w:author="Claire Kouba" w:date="2024-03-12T20:42:00Z"/>
              </w:rPr>
            </w:pPr>
            <w:ins w:id="2182" w:author="Claire Kouba" w:date="2024-03-12T20:42:00Z">
              <w:r>
                <w:rPr>
                  <w:rFonts w:ascii="Arial" w:eastAsia="Arial" w:hAnsi="Arial" w:cs="Arial"/>
                  <w:color w:val="000000"/>
                  <w:sz w:val="22"/>
                  <w:szCs w:val="22"/>
                </w:rPr>
                <w:t>0.00017</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C179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83" w:author="Claire Kouba" w:date="2024-03-12T20:42:00Z"/>
              </w:rPr>
            </w:pPr>
            <w:ins w:id="2184" w:author="Claire Kouba" w:date="2024-03-12T20:42:00Z">
              <w:r>
                <w:rPr>
                  <w:rFonts w:ascii="Arial" w:eastAsia="Arial" w:hAnsi="Arial" w:cs="Arial"/>
                  <w:color w:val="000000"/>
                  <w:sz w:val="22"/>
                  <w:szCs w:val="22"/>
                </w:rPr>
                <w:t>0.745</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25F7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85" w:author="Claire Kouba" w:date="2024-03-12T20:42:00Z"/>
              </w:rPr>
            </w:pPr>
            <w:ins w:id="2186" w:author="Claire Kouba" w:date="2024-03-12T20:42:00Z">
              <w:r>
                <w:rPr>
                  <w:rFonts w:ascii="Arial" w:eastAsia="Arial" w:hAnsi="Arial" w:cs="Arial"/>
                  <w:color w:val="000000"/>
                  <w:sz w:val="22"/>
                  <w:szCs w:val="22"/>
                </w:rPr>
                <w:t>0.681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11A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87" w:author="Claire Kouba" w:date="2024-03-12T20:42:00Z"/>
              </w:rPr>
            </w:pPr>
            <w:ins w:id="2188" w:author="Claire Kouba" w:date="2024-03-12T20:42:00Z">
              <w:r>
                <w:rPr>
                  <w:rFonts w:ascii="Arial" w:eastAsia="Arial" w:hAnsi="Arial" w:cs="Arial"/>
                  <w:color w:val="000000"/>
                  <w:sz w:val="22"/>
                  <w:szCs w:val="22"/>
                </w:rPr>
                <w:t>106.0</w:t>
              </w:r>
            </w:ins>
          </w:p>
        </w:tc>
      </w:tr>
      <w:tr w:rsidR="005A3C0F" w14:paraId="4230B975" w14:textId="77777777" w:rsidTr="00CA4C9C">
        <w:trPr>
          <w:jc w:val="center"/>
          <w:ins w:id="218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70B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90" w:author="Claire Kouba" w:date="2024-03-12T20:42:00Z"/>
              </w:rPr>
            </w:pPr>
            <w:ins w:id="2191" w:author="Claire Kouba" w:date="2024-03-12T20:42:00Z">
              <w:r>
                <w:rPr>
                  <w:rFonts w:ascii="Arial" w:eastAsia="Arial" w:hAnsi="Arial" w:cs="Arial"/>
                  <w:color w:val="000000"/>
                  <w:sz w:val="22"/>
                  <w:szCs w:val="22"/>
                </w:rPr>
                <w:lastRenderedPageBreak/>
                <w:t>lm2c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230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192" w:author="Claire Kouba" w:date="2024-03-12T20:42:00Z"/>
              </w:rPr>
            </w:pPr>
            <w:ins w:id="2193"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D27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4" w:author="Claire Kouba" w:date="2024-03-12T20:42:00Z"/>
              </w:rPr>
            </w:pPr>
            <w:ins w:id="2195" w:author="Claire Kouba" w:date="2024-03-12T20:42:00Z">
              <w:r>
                <w:rPr>
                  <w:rFonts w:ascii="Arial" w:eastAsia="Arial" w:hAnsi="Arial" w:cs="Arial"/>
                  <w:color w:val="000000"/>
                  <w:sz w:val="22"/>
                  <w:szCs w:val="22"/>
                </w:rPr>
                <w:t>11.4</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8689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6" w:author="Claire Kouba" w:date="2024-03-12T20:42:00Z"/>
              </w:rPr>
            </w:pPr>
            <w:ins w:id="2197" w:author="Claire Kouba" w:date="2024-03-12T20:42:00Z">
              <w:r>
                <w:rPr>
                  <w:rFonts w:ascii="Arial" w:eastAsia="Arial" w:hAnsi="Arial" w:cs="Arial"/>
                  <w:color w:val="000000"/>
                  <w:sz w:val="22"/>
                  <w:szCs w:val="22"/>
                </w:rPr>
                <w:t>0.18325</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38C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198" w:author="Claire Kouba" w:date="2024-03-12T20:42:00Z"/>
              </w:rPr>
            </w:pPr>
            <w:ins w:id="2199" w:author="Claire Kouba" w:date="2024-03-12T20:42:00Z">
              <w:r>
                <w:rPr>
                  <w:rFonts w:ascii="Arial" w:eastAsia="Arial" w:hAnsi="Arial" w:cs="Arial"/>
                  <w:color w:val="000000"/>
                  <w:sz w:val="22"/>
                  <w:szCs w:val="22"/>
                </w:rPr>
                <w:t>0.740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EE35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00" w:author="Claire Kouba" w:date="2024-03-12T20:42:00Z"/>
              </w:rPr>
            </w:pPr>
            <w:ins w:id="2201" w:author="Claire Kouba" w:date="2024-03-12T20:42:00Z">
              <w:r>
                <w:rPr>
                  <w:rFonts w:ascii="Arial" w:eastAsia="Arial" w:hAnsi="Arial" w:cs="Arial"/>
                  <w:color w:val="000000"/>
                  <w:sz w:val="22"/>
                  <w:szCs w:val="22"/>
                </w:rPr>
                <w:t>0.675</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56A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02" w:author="Claire Kouba" w:date="2024-03-12T20:42:00Z"/>
              </w:rPr>
            </w:pPr>
            <w:ins w:id="2203" w:author="Claire Kouba" w:date="2024-03-12T20:42:00Z">
              <w:r>
                <w:rPr>
                  <w:rFonts w:ascii="Arial" w:eastAsia="Arial" w:hAnsi="Arial" w:cs="Arial"/>
                  <w:color w:val="000000"/>
                  <w:sz w:val="22"/>
                  <w:szCs w:val="22"/>
                </w:rPr>
                <w:t>106.2</w:t>
              </w:r>
            </w:ins>
          </w:p>
        </w:tc>
      </w:tr>
      <w:tr w:rsidR="005A3C0F" w14:paraId="4FADFA17" w14:textId="77777777" w:rsidTr="00CA4C9C">
        <w:trPr>
          <w:jc w:val="center"/>
          <w:ins w:id="220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A77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05" w:author="Claire Kouba" w:date="2024-03-12T20:42:00Z"/>
              </w:rPr>
            </w:pPr>
            <w:ins w:id="2206" w:author="Claire Kouba" w:date="2024-03-12T20:42:00Z">
              <w:r>
                <w:rPr>
                  <w:rFonts w:ascii="Arial" w:eastAsia="Arial" w:hAnsi="Arial" w:cs="Arial"/>
                  <w:color w:val="000000"/>
                  <w:sz w:val="22"/>
                  <w:szCs w:val="22"/>
                </w:rPr>
                <w:t>lm2d</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FE0D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07" w:author="Claire Kouba" w:date="2024-03-12T20:42:00Z"/>
              </w:rPr>
            </w:pPr>
            <w:ins w:id="2208" w:author="Claire Kouba" w:date="2024-03-12T20:42:00Z">
              <w:r>
                <w:rPr>
                  <w:rFonts w:ascii="Arial" w:eastAsia="Arial" w:hAnsi="Arial" w:cs="Arial"/>
                  <w:color w:val="000000"/>
                  <w:sz w:val="22"/>
                  <w:szCs w:val="22"/>
                </w:rPr>
                <w:t>BY_recon_10, SY_SP_ROC</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1477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09" w:author="Claire Kouba" w:date="2024-03-12T20:42:00Z"/>
              </w:rPr>
            </w:pPr>
            <w:ins w:id="2210" w:author="Claire Kouba" w:date="2024-03-12T20:42:00Z">
              <w:r>
                <w:rPr>
                  <w:rFonts w:ascii="Arial" w:eastAsia="Arial" w:hAnsi="Arial" w:cs="Arial"/>
                  <w:color w:val="000000"/>
                  <w:sz w:val="22"/>
                  <w:szCs w:val="22"/>
                </w:rPr>
                <w:t>10.2</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F4B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11" w:author="Claire Kouba" w:date="2024-03-12T20:42:00Z"/>
              </w:rPr>
            </w:pPr>
            <w:ins w:id="2212" w:author="Claire Kouba" w:date="2024-03-12T20:42:00Z">
              <w:r>
                <w:rPr>
                  <w:rFonts w:ascii="Arial" w:eastAsia="Arial" w:hAnsi="Arial" w:cs="Arial"/>
                  <w:color w:val="000000"/>
                  <w:sz w:val="22"/>
                  <w:szCs w:val="22"/>
                </w:rPr>
                <w:t>0.64086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25E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13" w:author="Claire Kouba" w:date="2024-03-12T20:42:00Z"/>
              </w:rPr>
            </w:pPr>
            <w:ins w:id="2214" w:author="Claire Kouba" w:date="2024-03-12T20:42:00Z">
              <w:r>
                <w:rPr>
                  <w:rFonts w:ascii="Arial" w:eastAsia="Arial" w:hAnsi="Arial" w:cs="Arial"/>
                  <w:color w:val="000000"/>
                  <w:sz w:val="22"/>
                  <w:szCs w:val="22"/>
                </w:rPr>
                <w:t>0.718</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E25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15" w:author="Claire Kouba" w:date="2024-03-12T20:42:00Z"/>
              </w:rPr>
            </w:pPr>
            <w:ins w:id="2216" w:author="Claire Kouba" w:date="2024-03-12T20:42:00Z">
              <w:r>
                <w:rPr>
                  <w:rFonts w:ascii="Arial" w:eastAsia="Arial" w:hAnsi="Arial" w:cs="Arial"/>
                  <w:color w:val="000000"/>
                  <w:sz w:val="22"/>
                  <w:szCs w:val="22"/>
                </w:rPr>
                <w:t>0.648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DB10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17" w:author="Claire Kouba" w:date="2024-03-12T20:42:00Z"/>
              </w:rPr>
            </w:pPr>
            <w:ins w:id="2218" w:author="Claire Kouba" w:date="2024-03-12T20:42:00Z">
              <w:r>
                <w:rPr>
                  <w:rFonts w:ascii="Arial" w:eastAsia="Arial" w:hAnsi="Arial" w:cs="Arial"/>
                  <w:color w:val="000000"/>
                  <w:sz w:val="22"/>
                  <w:szCs w:val="22"/>
                </w:rPr>
                <w:t>107.0</w:t>
              </w:r>
            </w:ins>
          </w:p>
        </w:tc>
      </w:tr>
      <w:tr w:rsidR="005A3C0F" w14:paraId="4AC154E7" w14:textId="77777777" w:rsidTr="00CA4C9C">
        <w:trPr>
          <w:jc w:val="center"/>
          <w:ins w:id="221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314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20" w:author="Claire Kouba" w:date="2024-03-12T20:42:00Z"/>
              </w:rPr>
            </w:pPr>
            <w:ins w:id="2221" w:author="Claire Kouba" w:date="2024-03-12T20:42:00Z">
              <w:r>
                <w:rPr>
                  <w:rFonts w:ascii="Arial" w:eastAsia="Arial" w:hAnsi="Arial" w:cs="Arial"/>
                  <w:color w:val="000000"/>
                  <w:sz w:val="22"/>
                  <w:szCs w:val="22"/>
                </w:rPr>
                <w:t>lm2e</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34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22" w:author="Claire Kouba" w:date="2024-03-12T20:42:00Z"/>
              </w:rPr>
            </w:pPr>
            <w:ins w:id="2223"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SY_Wet_Tim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A64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4" w:author="Claire Kouba" w:date="2024-03-12T20:42:00Z"/>
              </w:rPr>
            </w:pPr>
            <w:ins w:id="2225" w:author="Claire Kouba" w:date="2024-03-12T20:42:00Z">
              <w:r>
                <w:rPr>
                  <w:rFonts w:ascii="Arial" w:eastAsia="Arial" w:hAnsi="Arial" w:cs="Arial"/>
                  <w:color w:val="000000"/>
                  <w:sz w:val="22"/>
                  <w:szCs w:val="22"/>
                </w:rPr>
                <w:t>7.6</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C64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6" w:author="Claire Kouba" w:date="2024-03-12T20:42:00Z"/>
              </w:rPr>
            </w:pPr>
            <w:ins w:id="2227" w:author="Claire Kouba" w:date="2024-03-12T20:42:00Z">
              <w:r>
                <w:rPr>
                  <w:rFonts w:ascii="Arial" w:eastAsia="Arial" w:hAnsi="Arial" w:cs="Arial"/>
                  <w:color w:val="000000"/>
                  <w:sz w:val="22"/>
                  <w:szCs w:val="22"/>
                </w:rPr>
                <w:t>0.06299</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9A9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28" w:author="Claire Kouba" w:date="2024-03-12T20:42:00Z"/>
              </w:rPr>
            </w:pPr>
            <w:ins w:id="2229" w:author="Claire Kouba" w:date="2024-03-12T20:42:00Z">
              <w:r>
                <w:rPr>
                  <w:rFonts w:ascii="Arial" w:eastAsia="Arial" w:hAnsi="Arial" w:cs="Arial"/>
                  <w:color w:val="000000"/>
                  <w:sz w:val="22"/>
                  <w:szCs w:val="22"/>
                </w:rPr>
                <w:t>0.654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467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30" w:author="Claire Kouba" w:date="2024-03-12T20:42:00Z"/>
              </w:rPr>
            </w:pPr>
            <w:ins w:id="2231" w:author="Claire Kouba" w:date="2024-03-12T20:42:00Z">
              <w:r>
                <w:rPr>
                  <w:rFonts w:ascii="Arial" w:eastAsia="Arial" w:hAnsi="Arial" w:cs="Arial"/>
                  <w:color w:val="000000"/>
                  <w:sz w:val="22"/>
                  <w:szCs w:val="22"/>
                </w:rPr>
                <w:t>0.568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4028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32" w:author="Claire Kouba" w:date="2024-03-12T20:42:00Z"/>
              </w:rPr>
            </w:pPr>
            <w:ins w:id="2233" w:author="Claire Kouba" w:date="2024-03-12T20:42:00Z">
              <w:r>
                <w:rPr>
                  <w:rFonts w:ascii="Arial" w:eastAsia="Arial" w:hAnsi="Arial" w:cs="Arial"/>
                  <w:color w:val="000000"/>
                  <w:sz w:val="22"/>
                  <w:szCs w:val="22"/>
                </w:rPr>
                <w:t>109.3</w:t>
              </w:r>
            </w:ins>
          </w:p>
        </w:tc>
      </w:tr>
      <w:tr w:rsidR="005A3C0F" w14:paraId="465EDAD9" w14:textId="77777777" w:rsidTr="00CA4C9C">
        <w:trPr>
          <w:jc w:val="center"/>
          <w:ins w:id="2234"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2EF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35" w:author="Claire Kouba" w:date="2024-03-12T20:42:00Z"/>
              </w:rPr>
            </w:pPr>
            <w:ins w:id="2236" w:author="Claire Kouba" w:date="2024-03-12T20:42:00Z">
              <w:r>
                <w:rPr>
                  <w:rFonts w:ascii="Arial" w:eastAsia="Arial" w:hAnsi="Arial" w:cs="Arial"/>
                  <w:color w:val="000000"/>
                  <w:sz w:val="22"/>
                  <w:szCs w:val="22"/>
                </w:rPr>
                <w:t>lm2f</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3E89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37" w:author="Claire Kouba" w:date="2024-03-12T20:42:00Z"/>
              </w:rPr>
            </w:pPr>
            <w:ins w:id="2238" w:author="Claire Kouba" w:date="2024-03-12T20:42:00Z">
              <w:r>
                <w:rPr>
                  <w:rFonts w:ascii="Arial" w:eastAsia="Arial" w:hAnsi="Arial" w:cs="Arial"/>
                  <w:color w:val="000000"/>
                  <w:sz w:val="22"/>
                  <w:szCs w:val="22"/>
                </w:rPr>
                <w:t>BY_recon_10, RY_discon_10</w:t>
              </w:r>
            </w:ins>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FC85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39" w:author="Claire Kouba" w:date="2024-03-12T20:42:00Z"/>
              </w:rPr>
            </w:pPr>
            <w:ins w:id="2240"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B5B4B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41" w:author="Claire Kouba" w:date="2024-03-12T20:42:00Z"/>
              </w:rPr>
            </w:pPr>
            <w:ins w:id="2242" w:author="Claire Kouba" w:date="2024-03-12T20:42:00Z">
              <w:r>
                <w:rPr>
                  <w:rFonts w:ascii="Arial" w:eastAsia="Arial" w:hAnsi="Arial" w:cs="Arial"/>
                  <w:color w:val="000000"/>
                  <w:sz w:val="22"/>
                  <w:szCs w:val="22"/>
                </w:rPr>
                <w:t>0.47116</w:t>
              </w:r>
            </w:ins>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33ED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43" w:author="Claire Kouba" w:date="2024-03-12T20:42:00Z"/>
              </w:rPr>
            </w:pPr>
            <w:ins w:id="2244" w:author="Claire Kouba" w:date="2024-03-12T20:42:00Z">
              <w:r>
                <w:rPr>
                  <w:rFonts w:ascii="Arial" w:eastAsia="Arial" w:hAnsi="Arial" w:cs="Arial"/>
                  <w:color w:val="000000"/>
                  <w:sz w:val="22"/>
                  <w:szCs w:val="22"/>
                </w:rPr>
                <w:t>0.634</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EE1D3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45" w:author="Claire Kouba" w:date="2024-03-12T20:42:00Z"/>
              </w:rPr>
            </w:pPr>
            <w:ins w:id="2246" w:author="Claire Kouba" w:date="2024-03-12T20:42:00Z">
              <w:r>
                <w:rPr>
                  <w:rFonts w:ascii="Arial" w:eastAsia="Arial" w:hAnsi="Arial" w:cs="Arial"/>
                  <w:color w:val="000000"/>
                  <w:sz w:val="22"/>
                  <w:szCs w:val="22"/>
                </w:rPr>
                <w:t>0.542</w:t>
              </w:r>
            </w:ins>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3847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47" w:author="Claire Kouba" w:date="2024-03-12T20:42:00Z"/>
              </w:rPr>
            </w:pPr>
            <w:ins w:id="2248" w:author="Claire Kouba" w:date="2024-03-12T20:42:00Z">
              <w:r>
                <w:rPr>
                  <w:rFonts w:ascii="Arial" w:eastAsia="Arial" w:hAnsi="Arial" w:cs="Arial"/>
                  <w:color w:val="000000"/>
                  <w:sz w:val="22"/>
                  <w:szCs w:val="22"/>
                </w:rPr>
                <w:t>109.9</w:t>
              </w:r>
            </w:ins>
          </w:p>
        </w:tc>
      </w:tr>
    </w:tbl>
    <w:p w14:paraId="3FFE8116" w14:textId="77777777" w:rsidR="005A3C0F" w:rsidRDefault="005A3C0F" w:rsidP="005A3C0F">
      <w:pPr>
        <w:pStyle w:val="TableCaption"/>
        <w:rPr>
          <w:ins w:id="2249" w:author="Claire Kouba" w:date="2024-03-12T20:42:00Z"/>
        </w:rPr>
      </w:pPr>
      <w:ins w:id="2250" w:author="Claire Kouba" w:date="2024-03-12T20:42:00Z">
        <w:r>
          <w:t>Table 3: Average model prediction error, based on leave-one-out cross-validation (James et al., 2013).</w:t>
        </w:r>
      </w:ins>
    </w:p>
    <w:tbl>
      <w:tblPr>
        <w:tblStyle w:val="Table"/>
        <w:tblW w:w="0" w:type="auto"/>
        <w:jc w:val="center"/>
        <w:tblLayout w:type="fixed"/>
        <w:tblLook w:val="0420" w:firstRow="1" w:lastRow="0" w:firstColumn="0" w:lastColumn="0" w:noHBand="0" w:noVBand="1"/>
      </w:tblPr>
      <w:tblGrid>
        <w:gridCol w:w="1010"/>
        <w:gridCol w:w="1768"/>
        <w:gridCol w:w="2160"/>
      </w:tblGrid>
      <w:tr w:rsidR="005A3C0F" w14:paraId="742EA25E" w14:textId="77777777" w:rsidTr="00CA4C9C">
        <w:trPr>
          <w:cnfStyle w:val="100000000000" w:firstRow="1" w:lastRow="0" w:firstColumn="0" w:lastColumn="0" w:oddVBand="0" w:evenVBand="0" w:oddHBand="0" w:evenHBand="0" w:firstRowFirstColumn="0" w:firstRowLastColumn="0" w:lastRowFirstColumn="0" w:lastRowLastColumn="0"/>
          <w:cantSplit/>
          <w:tblHeader/>
          <w:jc w:val="center"/>
          <w:ins w:id="2251"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B030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52" w:author="Claire Kouba" w:date="2024-03-12T20:42:00Z"/>
              </w:rPr>
            </w:pPr>
            <w:ins w:id="2253" w:author="Claire Kouba" w:date="2024-03-12T20:42:00Z">
              <w:r>
                <w:rPr>
                  <w:rFonts w:ascii="Arial" w:eastAsia="Arial" w:hAnsi="Arial" w:cs="Arial"/>
                  <w:color w:val="000000"/>
                  <w:sz w:val="22"/>
                  <w:szCs w:val="22"/>
                </w:rPr>
                <w:t>Model</w:t>
              </w:r>
            </w:ins>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116A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54" w:author="Claire Kouba" w:date="2024-03-12T20:42:00Z"/>
              </w:rPr>
            </w:pPr>
            <w:ins w:id="2255" w:author="Claire Kouba" w:date="2024-03-12T20:42:00Z">
              <w:r>
                <w:rPr>
                  <w:rFonts w:ascii="Arial" w:eastAsia="Arial" w:hAnsi="Arial" w:cs="Arial"/>
                  <w:color w:val="000000"/>
                  <w:sz w:val="22"/>
                  <w:szCs w:val="22"/>
                </w:rPr>
                <w:t>LOOCV value</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F44C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56" w:author="Claire Kouba" w:date="2024-03-12T20:42:00Z"/>
              </w:rPr>
            </w:pPr>
            <w:ins w:id="2257" w:author="Claire Kouba" w:date="2024-03-12T20:42:00Z">
              <w:r>
                <w:rPr>
                  <w:rFonts w:ascii="Arial" w:eastAsia="Arial" w:hAnsi="Arial" w:cs="Arial"/>
                  <w:color w:val="000000"/>
                  <w:sz w:val="22"/>
                  <w:szCs w:val="22"/>
                </w:rPr>
                <w:t xml:space="preserve">Average error (coho </w:t>
              </w:r>
              <w:proofErr w:type="spellStart"/>
              <w:r>
                <w:rPr>
                  <w:rFonts w:ascii="Arial" w:eastAsia="Arial" w:hAnsi="Arial" w:cs="Arial"/>
                  <w:color w:val="000000"/>
                  <w:sz w:val="22"/>
                  <w:szCs w:val="22"/>
                </w:rPr>
                <w:t>spf</w:t>
              </w:r>
              <w:proofErr w:type="spellEnd"/>
              <w:r>
                <w:rPr>
                  <w:rFonts w:ascii="Arial" w:eastAsia="Arial" w:hAnsi="Arial" w:cs="Arial"/>
                  <w:color w:val="000000"/>
                  <w:sz w:val="22"/>
                  <w:szCs w:val="22"/>
                </w:rPr>
                <w:t>-equiv.)</w:t>
              </w:r>
            </w:ins>
          </w:p>
        </w:tc>
      </w:tr>
      <w:tr w:rsidR="005A3C0F" w14:paraId="2812FE95" w14:textId="77777777" w:rsidTr="00CA4C9C">
        <w:trPr>
          <w:cantSplit/>
          <w:jc w:val="center"/>
          <w:ins w:id="2258"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D7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59" w:author="Claire Kouba" w:date="2024-03-12T20:42:00Z"/>
              </w:rPr>
            </w:pPr>
            <w:ins w:id="2260" w:author="Claire Kouba" w:date="2024-03-12T20:42:00Z">
              <w:r>
                <w:rPr>
                  <w:rFonts w:ascii="Arial" w:eastAsia="Arial" w:hAnsi="Arial" w:cs="Arial"/>
                  <w:color w:val="000000"/>
                  <w:sz w:val="22"/>
                  <w:szCs w:val="22"/>
                </w:rPr>
                <w:t>lm1a</w:t>
              </w:r>
            </w:ins>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C91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61" w:author="Claire Kouba" w:date="2024-03-12T20:42:00Z"/>
              </w:rPr>
            </w:pPr>
            <w:ins w:id="2262" w:author="Claire Kouba" w:date="2024-03-12T20:42:00Z">
              <w:r>
                <w:rPr>
                  <w:rFonts w:ascii="Arial" w:eastAsia="Arial" w:hAnsi="Arial" w:cs="Arial"/>
                  <w:color w:val="000000"/>
                  <w:sz w:val="22"/>
                  <w:szCs w:val="22"/>
                </w:rPr>
                <w:t>747</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05F4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63" w:author="Claire Kouba" w:date="2024-03-12T20:42:00Z"/>
              </w:rPr>
            </w:pPr>
            <w:ins w:id="2264" w:author="Claire Kouba" w:date="2024-03-12T20:42:00Z">
              <w:r>
                <w:rPr>
                  <w:rFonts w:ascii="Arial" w:eastAsia="Arial" w:hAnsi="Arial" w:cs="Arial"/>
                  <w:color w:val="000000"/>
                  <w:sz w:val="22"/>
                  <w:szCs w:val="22"/>
                </w:rPr>
                <w:t>27.3</w:t>
              </w:r>
            </w:ins>
          </w:p>
        </w:tc>
      </w:tr>
      <w:tr w:rsidR="005A3C0F" w14:paraId="4E5B7E01" w14:textId="77777777" w:rsidTr="00CA4C9C">
        <w:trPr>
          <w:cantSplit/>
          <w:jc w:val="center"/>
          <w:ins w:id="226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55E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66" w:author="Claire Kouba" w:date="2024-03-12T20:42:00Z"/>
              </w:rPr>
            </w:pPr>
            <w:ins w:id="2267" w:author="Claire Kouba" w:date="2024-03-12T20:42:00Z">
              <w:r>
                <w:rPr>
                  <w:rFonts w:ascii="Arial" w:eastAsia="Arial" w:hAnsi="Arial" w:cs="Arial"/>
                  <w:color w:val="000000"/>
                  <w:sz w:val="22"/>
                  <w:szCs w:val="22"/>
                </w:rPr>
                <w:t>lm1b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616A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68" w:author="Claire Kouba" w:date="2024-03-12T20:42:00Z"/>
              </w:rPr>
            </w:pPr>
            <w:ins w:id="2269" w:author="Claire Kouba" w:date="2024-03-12T20:42:00Z">
              <w:r>
                <w:rPr>
                  <w:rFonts w:ascii="Arial" w:eastAsia="Arial" w:hAnsi="Arial" w:cs="Arial"/>
                  <w:color w:val="000000"/>
                  <w:sz w:val="22"/>
                  <w:szCs w:val="22"/>
                </w:rPr>
                <w:t>940</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ED48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70" w:author="Claire Kouba" w:date="2024-03-12T20:42:00Z"/>
              </w:rPr>
            </w:pPr>
            <w:ins w:id="2271" w:author="Claire Kouba" w:date="2024-03-12T20:42:00Z">
              <w:r>
                <w:rPr>
                  <w:rFonts w:ascii="Arial" w:eastAsia="Arial" w:hAnsi="Arial" w:cs="Arial"/>
                  <w:color w:val="000000"/>
                  <w:sz w:val="22"/>
                  <w:szCs w:val="22"/>
                </w:rPr>
                <w:t>30.7</w:t>
              </w:r>
            </w:ins>
          </w:p>
        </w:tc>
      </w:tr>
      <w:tr w:rsidR="005A3C0F" w14:paraId="601C9D91" w14:textId="77777777" w:rsidTr="00CA4C9C">
        <w:trPr>
          <w:cantSplit/>
          <w:jc w:val="center"/>
          <w:ins w:id="2272"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D3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73" w:author="Claire Kouba" w:date="2024-03-12T20:42:00Z"/>
              </w:rPr>
            </w:pPr>
            <w:ins w:id="2274" w:author="Claire Kouba" w:date="2024-03-12T20:42:00Z">
              <w:r>
                <w:rPr>
                  <w:rFonts w:ascii="Arial" w:eastAsia="Arial" w:hAnsi="Arial" w:cs="Arial"/>
                  <w:color w:val="000000"/>
                  <w:sz w:val="22"/>
                  <w:szCs w:val="22"/>
                </w:rPr>
                <w:t>lm1c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F45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75" w:author="Claire Kouba" w:date="2024-03-12T20:42:00Z"/>
              </w:rPr>
            </w:pPr>
            <w:ins w:id="2276" w:author="Claire Kouba" w:date="2024-03-12T20:42:00Z">
              <w:r>
                <w:rPr>
                  <w:rFonts w:ascii="Arial" w:eastAsia="Arial" w:hAnsi="Arial" w:cs="Arial"/>
                  <w:color w:val="000000"/>
                  <w:sz w:val="22"/>
                  <w:szCs w:val="22"/>
                </w:rPr>
                <w:t>1,165</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B4E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77" w:author="Claire Kouba" w:date="2024-03-12T20:42:00Z"/>
              </w:rPr>
            </w:pPr>
            <w:ins w:id="2278" w:author="Claire Kouba" w:date="2024-03-12T20:42:00Z">
              <w:r>
                <w:rPr>
                  <w:rFonts w:ascii="Arial" w:eastAsia="Arial" w:hAnsi="Arial" w:cs="Arial"/>
                  <w:color w:val="000000"/>
                  <w:sz w:val="22"/>
                  <w:szCs w:val="22"/>
                </w:rPr>
                <w:t>34.1</w:t>
              </w:r>
            </w:ins>
          </w:p>
        </w:tc>
      </w:tr>
      <w:tr w:rsidR="005A3C0F" w14:paraId="401481D1" w14:textId="77777777" w:rsidTr="00CA4C9C">
        <w:trPr>
          <w:cantSplit/>
          <w:jc w:val="center"/>
          <w:ins w:id="227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9E7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80" w:author="Claire Kouba" w:date="2024-03-12T20:42:00Z"/>
              </w:rPr>
            </w:pPr>
            <w:ins w:id="2281" w:author="Claire Kouba" w:date="2024-03-12T20:42:00Z">
              <w:r>
                <w:rPr>
                  <w:rFonts w:ascii="Arial" w:eastAsia="Arial" w:hAnsi="Arial" w:cs="Arial"/>
                  <w:color w:val="000000"/>
                  <w:sz w:val="22"/>
                  <w:szCs w:val="22"/>
                </w:rPr>
                <w:t>lm1d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00F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82" w:author="Claire Kouba" w:date="2024-03-12T20:42:00Z"/>
              </w:rPr>
            </w:pPr>
            <w:ins w:id="2283" w:author="Claire Kouba" w:date="2024-03-12T20:42:00Z">
              <w:r>
                <w:rPr>
                  <w:rFonts w:ascii="Arial" w:eastAsia="Arial" w:hAnsi="Arial" w:cs="Arial"/>
                  <w:color w:val="000000"/>
                  <w:sz w:val="22"/>
                  <w:szCs w:val="22"/>
                </w:rPr>
                <w:t>938</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70E1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84" w:author="Claire Kouba" w:date="2024-03-12T20:42:00Z"/>
              </w:rPr>
            </w:pPr>
            <w:ins w:id="2285" w:author="Claire Kouba" w:date="2024-03-12T20:42:00Z">
              <w:r>
                <w:rPr>
                  <w:rFonts w:ascii="Arial" w:eastAsia="Arial" w:hAnsi="Arial" w:cs="Arial"/>
                  <w:color w:val="000000"/>
                  <w:sz w:val="22"/>
                  <w:szCs w:val="22"/>
                </w:rPr>
                <w:t>30.6</w:t>
              </w:r>
            </w:ins>
          </w:p>
        </w:tc>
      </w:tr>
      <w:tr w:rsidR="005A3C0F" w14:paraId="20E07D1B" w14:textId="77777777" w:rsidTr="00CA4C9C">
        <w:trPr>
          <w:cantSplit/>
          <w:jc w:val="center"/>
          <w:ins w:id="2286"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4F34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87" w:author="Claire Kouba" w:date="2024-03-12T20:42:00Z"/>
              </w:rPr>
            </w:pPr>
            <w:ins w:id="2288" w:author="Claire Kouba" w:date="2024-03-12T20:42:00Z">
              <w:r>
                <w:rPr>
                  <w:rFonts w:ascii="Arial" w:eastAsia="Arial" w:hAnsi="Arial" w:cs="Arial"/>
                  <w:color w:val="000000"/>
                  <w:sz w:val="22"/>
                  <w:szCs w:val="22"/>
                </w:rPr>
                <w:t>lm2a</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1DF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89" w:author="Claire Kouba" w:date="2024-03-12T20:42:00Z"/>
              </w:rPr>
            </w:pPr>
            <w:ins w:id="2290" w:author="Claire Kouba" w:date="2024-03-12T20:42:00Z">
              <w:r>
                <w:rPr>
                  <w:rFonts w:ascii="Arial" w:eastAsia="Arial" w:hAnsi="Arial" w:cs="Arial"/>
                  <w:color w:val="000000"/>
                  <w:sz w:val="22"/>
                  <w:szCs w:val="22"/>
                </w:rPr>
                <w:t>579</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C6C3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91" w:author="Claire Kouba" w:date="2024-03-12T20:42:00Z"/>
              </w:rPr>
            </w:pPr>
            <w:ins w:id="2292" w:author="Claire Kouba" w:date="2024-03-12T20:42:00Z">
              <w:r>
                <w:rPr>
                  <w:rFonts w:ascii="Arial" w:eastAsia="Arial" w:hAnsi="Arial" w:cs="Arial"/>
                  <w:color w:val="000000"/>
                  <w:sz w:val="22"/>
                  <w:szCs w:val="22"/>
                </w:rPr>
                <w:t>24.1</w:t>
              </w:r>
            </w:ins>
          </w:p>
        </w:tc>
      </w:tr>
      <w:tr w:rsidR="005A3C0F" w14:paraId="10A1C777" w14:textId="77777777" w:rsidTr="00CA4C9C">
        <w:trPr>
          <w:cantSplit/>
          <w:jc w:val="center"/>
          <w:ins w:id="2293"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49B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294" w:author="Claire Kouba" w:date="2024-03-12T20:42:00Z"/>
              </w:rPr>
            </w:pPr>
            <w:ins w:id="2295" w:author="Claire Kouba" w:date="2024-03-12T20:42:00Z">
              <w:r>
                <w:rPr>
                  <w:rFonts w:ascii="Arial" w:eastAsia="Arial" w:hAnsi="Arial" w:cs="Arial"/>
                  <w:color w:val="000000"/>
                  <w:sz w:val="22"/>
                  <w:szCs w:val="22"/>
                </w:rPr>
                <w:t>lm2b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4508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96" w:author="Claire Kouba" w:date="2024-03-12T20:42:00Z"/>
              </w:rPr>
            </w:pPr>
            <w:ins w:id="2297" w:author="Claire Kouba" w:date="2024-03-12T20:42:00Z">
              <w:r>
                <w:rPr>
                  <w:rFonts w:ascii="Arial" w:eastAsia="Arial" w:hAnsi="Arial" w:cs="Arial"/>
                  <w:color w:val="000000"/>
                  <w:sz w:val="22"/>
                  <w:szCs w:val="22"/>
                </w:rPr>
                <w:t>587</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18E6D"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298" w:author="Claire Kouba" w:date="2024-03-12T20:42:00Z"/>
              </w:rPr>
            </w:pPr>
            <w:ins w:id="2299" w:author="Claire Kouba" w:date="2024-03-12T20:42:00Z">
              <w:r>
                <w:rPr>
                  <w:rFonts w:ascii="Arial" w:eastAsia="Arial" w:hAnsi="Arial" w:cs="Arial"/>
                  <w:color w:val="000000"/>
                  <w:sz w:val="22"/>
                  <w:szCs w:val="22"/>
                </w:rPr>
                <w:t>24.2</w:t>
              </w:r>
            </w:ins>
          </w:p>
        </w:tc>
      </w:tr>
      <w:tr w:rsidR="005A3C0F" w14:paraId="63CD462C" w14:textId="77777777" w:rsidTr="00CA4C9C">
        <w:trPr>
          <w:cantSplit/>
          <w:jc w:val="center"/>
          <w:ins w:id="2300"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DC7D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01" w:author="Claire Kouba" w:date="2024-03-12T20:42:00Z"/>
              </w:rPr>
            </w:pPr>
            <w:ins w:id="2302" w:author="Claire Kouba" w:date="2024-03-12T20:42:00Z">
              <w:r>
                <w:rPr>
                  <w:rFonts w:ascii="Arial" w:eastAsia="Arial" w:hAnsi="Arial" w:cs="Arial"/>
                  <w:color w:val="000000"/>
                  <w:sz w:val="22"/>
                  <w:szCs w:val="22"/>
                </w:rPr>
                <w:t>lm2c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6CD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03" w:author="Claire Kouba" w:date="2024-03-12T20:42:00Z"/>
              </w:rPr>
            </w:pPr>
            <w:ins w:id="2304" w:author="Claire Kouba" w:date="2024-03-12T20:42:00Z">
              <w:r>
                <w:rPr>
                  <w:rFonts w:ascii="Arial" w:eastAsia="Arial" w:hAnsi="Arial" w:cs="Arial"/>
                  <w:color w:val="000000"/>
                  <w:sz w:val="22"/>
                  <w:szCs w:val="22"/>
                </w:rPr>
                <w:t>703</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C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05" w:author="Claire Kouba" w:date="2024-03-12T20:42:00Z"/>
              </w:rPr>
            </w:pPr>
            <w:ins w:id="2306" w:author="Claire Kouba" w:date="2024-03-12T20:42:00Z">
              <w:r>
                <w:rPr>
                  <w:rFonts w:ascii="Arial" w:eastAsia="Arial" w:hAnsi="Arial" w:cs="Arial"/>
                  <w:color w:val="000000"/>
                  <w:sz w:val="22"/>
                  <w:szCs w:val="22"/>
                </w:rPr>
                <w:t>26.5</w:t>
              </w:r>
            </w:ins>
          </w:p>
        </w:tc>
      </w:tr>
      <w:tr w:rsidR="005A3C0F" w14:paraId="2EBB83C6" w14:textId="77777777" w:rsidTr="00CA4C9C">
        <w:trPr>
          <w:cantSplit/>
          <w:jc w:val="center"/>
          <w:ins w:id="2307"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EC0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08" w:author="Claire Kouba" w:date="2024-03-12T20:42:00Z"/>
              </w:rPr>
            </w:pPr>
            <w:ins w:id="2309" w:author="Claire Kouba" w:date="2024-03-12T20:42:00Z">
              <w:r>
                <w:rPr>
                  <w:rFonts w:ascii="Arial" w:eastAsia="Arial" w:hAnsi="Arial" w:cs="Arial"/>
                  <w:color w:val="000000"/>
                  <w:sz w:val="22"/>
                  <w:szCs w:val="22"/>
                </w:rPr>
                <w:t>lm2d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FE3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10" w:author="Claire Kouba" w:date="2024-03-12T20:42:00Z"/>
              </w:rPr>
            </w:pPr>
            <w:ins w:id="2311" w:author="Claire Kouba" w:date="2024-03-12T20:42:00Z">
              <w:r>
                <w:rPr>
                  <w:rFonts w:ascii="Arial" w:eastAsia="Arial" w:hAnsi="Arial" w:cs="Arial"/>
                  <w:color w:val="000000"/>
                  <w:sz w:val="22"/>
                  <w:szCs w:val="22"/>
                </w:rPr>
                <w:t>952</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67CB8"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12" w:author="Claire Kouba" w:date="2024-03-12T20:42:00Z"/>
              </w:rPr>
            </w:pPr>
            <w:ins w:id="2313" w:author="Claire Kouba" w:date="2024-03-12T20:42:00Z">
              <w:r>
                <w:rPr>
                  <w:rFonts w:ascii="Arial" w:eastAsia="Arial" w:hAnsi="Arial" w:cs="Arial"/>
                  <w:color w:val="000000"/>
                  <w:sz w:val="22"/>
                  <w:szCs w:val="22"/>
                </w:rPr>
                <w:t>30.9</w:t>
              </w:r>
            </w:ins>
          </w:p>
        </w:tc>
      </w:tr>
      <w:tr w:rsidR="005A3C0F" w14:paraId="5F4CC12E" w14:textId="77777777" w:rsidTr="00CA4C9C">
        <w:trPr>
          <w:cantSplit/>
          <w:jc w:val="center"/>
          <w:ins w:id="231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B10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15" w:author="Claire Kouba" w:date="2024-03-12T20:42:00Z"/>
              </w:rPr>
            </w:pPr>
            <w:ins w:id="2316" w:author="Claire Kouba" w:date="2024-03-12T20:42:00Z">
              <w:r>
                <w:rPr>
                  <w:rFonts w:ascii="Arial" w:eastAsia="Arial" w:hAnsi="Arial" w:cs="Arial"/>
                  <w:color w:val="000000"/>
                  <w:sz w:val="22"/>
                  <w:szCs w:val="22"/>
                </w:rPr>
                <w:t>lm2e</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5B91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17" w:author="Claire Kouba" w:date="2024-03-12T20:42:00Z"/>
              </w:rPr>
            </w:pPr>
            <w:ins w:id="2318" w:author="Claire Kouba" w:date="2024-03-12T20:42:00Z">
              <w:r>
                <w:rPr>
                  <w:rFonts w:ascii="Arial" w:eastAsia="Arial" w:hAnsi="Arial" w:cs="Arial"/>
                  <w:color w:val="000000"/>
                  <w:sz w:val="22"/>
                  <w:szCs w:val="22"/>
                </w:rPr>
                <w:t>706</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AAD0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19" w:author="Claire Kouba" w:date="2024-03-12T20:42:00Z"/>
              </w:rPr>
            </w:pPr>
            <w:ins w:id="2320" w:author="Claire Kouba" w:date="2024-03-12T20:42:00Z">
              <w:r>
                <w:rPr>
                  <w:rFonts w:ascii="Arial" w:eastAsia="Arial" w:hAnsi="Arial" w:cs="Arial"/>
                  <w:color w:val="000000"/>
                  <w:sz w:val="22"/>
                  <w:szCs w:val="22"/>
                </w:rPr>
                <w:t>26.6</w:t>
              </w:r>
            </w:ins>
          </w:p>
        </w:tc>
      </w:tr>
      <w:tr w:rsidR="005A3C0F" w14:paraId="3B512C90" w14:textId="77777777" w:rsidTr="00CA4C9C">
        <w:trPr>
          <w:cantSplit/>
          <w:jc w:val="center"/>
          <w:ins w:id="2321"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BE12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rPr>
                <w:ins w:id="2322" w:author="Claire Kouba" w:date="2024-03-12T20:42:00Z"/>
              </w:rPr>
            </w:pPr>
            <w:ins w:id="2323" w:author="Claire Kouba" w:date="2024-03-12T20:42:00Z">
              <w:r>
                <w:rPr>
                  <w:rFonts w:ascii="Arial" w:eastAsia="Arial" w:hAnsi="Arial" w:cs="Arial"/>
                  <w:color w:val="000000"/>
                  <w:sz w:val="22"/>
                  <w:szCs w:val="22"/>
                </w:rPr>
                <w:t>lm2f</w:t>
              </w:r>
            </w:ins>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183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24" w:author="Claire Kouba" w:date="2024-03-12T20:42:00Z"/>
              </w:rPr>
            </w:pPr>
            <w:ins w:id="2325" w:author="Claire Kouba" w:date="2024-03-12T20:42:00Z">
              <w:r>
                <w:rPr>
                  <w:rFonts w:ascii="Arial" w:eastAsia="Arial" w:hAnsi="Arial" w:cs="Arial"/>
                  <w:color w:val="000000"/>
                  <w:sz w:val="22"/>
                  <w:szCs w:val="22"/>
                </w:rPr>
                <w:t>1,086</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F0D61"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26" w:author="Claire Kouba" w:date="2024-03-12T20:42:00Z"/>
              </w:rPr>
            </w:pPr>
            <w:ins w:id="2327" w:author="Claire Kouba" w:date="2024-03-12T20:42:00Z">
              <w:r>
                <w:rPr>
                  <w:rFonts w:ascii="Arial" w:eastAsia="Arial" w:hAnsi="Arial" w:cs="Arial"/>
                  <w:color w:val="000000"/>
                  <w:sz w:val="22"/>
                  <w:szCs w:val="22"/>
                </w:rPr>
                <w:t>33.0</w:t>
              </w:r>
            </w:ins>
          </w:p>
        </w:tc>
      </w:tr>
    </w:tbl>
    <w:p w14:paraId="3427607D" w14:textId="77777777" w:rsidR="005A3C0F" w:rsidRDefault="005A3C0F" w:rsidP="005A3C0F">
      <w:pPr>
        <w:pStyle w:val="TableCaption"/>
        <w:rPr>
          <w:ins w:id="2328" w:author="Claire Kouba" w:date="2024-03-12T20:42:00Z"/>
        </w:rPr>
      </w:pPr>
      <w:ins w:id="2329" w:author="Claire Kouba" w:date="2024-03-12T20:42:00Z">
        <w:r>
          <w:t>Table 4: Summary of slope values (coho smolt per female per relevant unit) for predictors included in the three best linear models. The ensemble average values are used as weights in the Hydrologic Benefit function.</w:t>
        </w:r>
      </w:ins>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5A3C0F" w14:paraId="7EBA4220" w14:textId="77777777" w:rsidTr="00CA4C9C">
        <w:trPr>
          <w:cnfStyle w:val="100000000000" w:firstRow="1" w:lastRow="0" w:firstColumn="0" w:lastColumn="0" w:oddVBand="0" w:evenVBand="0" w:oddHBand="0" w:evenHBand="0" w:firstRowFirstColumn="0" w:firstRowLastColumn="0" w:lastRowFirstColumn="0" w:lastRowLastColumn="0"/>
          <w:tblHeader/>
          <w:jc w:val="center"/>
          <w:ins w:id="2330" w:author="Claire Kouba" w:date="2024-03-12T20:42: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5C8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1" w:author="Claire Kouba" w:date="2024-03-12T20:42:00Z"/>
              </w:rPr>
            </w:pPr>
            <w:ins w:id="2332" w:author="Claire Kouba" w:date="2024-03-12T20:42:00Z">
              <w:r>
                <w:rPr>
                  <w:rFonts w:ascii="Arial" w:eastAsia="Arial" w:hAnsi="Arial" w:cs="Arial"/>
                  <w:color w:val="000000"/>
                  <w:sz w:val="22"/>
                  <w:szCs w:val="22"/>
                </w:rPr>
                <w:t>Intercept</w:t>
              </w:r>
            </w:ins>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35499"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3" w:author="Claire Kouba" w:date="2024-03-12T20:42:00Z"/>
              </w:rPr>
            </w:pPr>
            <w:ins w:id="2334" w:author="Claire Kouba" w:date="2024-03-12T20:42:00Z">
              <w:r>
                <w:rPr>
                  <w:rFonts w:ascii="Arial" w:eastAsia="Arial" w:hAnsi="Arial" w:cs="Arial"/>
                  <w:color w:val="000000"/>
                  <w:sz w:val="22"/>
                  <w:szCs w:val="22"/>
                </w:rPr>
                <w:t>BY_recon_10</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15C3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5" w:author="Claire Kouba" w:date="2024-03-12T20:42:00Z"/>
              </w:rPr>
            </w:pPr>
            <w:ins w:id="2336" w:author="Claire Kouba" w:date="2024-03-12T20:42:00Z">
              <w:r>
                <w:rPr>
                  <w:rFonts w:ascii="Arial" w:eastAsia="Arial" w:hAnsi="Arial" w:cs="Arial"/>
                  <w:color w:val="000000"/>
                  <w:sz w:val="22"/>
                  <w:szCs w:val="22"/>
                </w:rPr>
                <w:t>BY_recon_100</w:t>
              </w:r>
            </w:ins>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B22F0"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7" w:author="Claire Kouba" w:date="2024-03-12T20:42:00Z"/>
              </w:rPr>
            </w:pPr>
            <w:proofErr w:type="spellStart"/>
            <w:ins w:id="2338" w:author="Claire Kouba" w:date="2024-03-12T20:42:00Z">
              <w:r>
                <w:rPr>
                  <w:rFonts w:ascii="Arial" w:eastAsia="Arial" w:hAnsi="Arial" w:cs="Arial"/>
                  <w:color w:val="000000"/>
                  <w:sz w:val="22"/>
                  <w:szCs w:val="22"/>
                </w:rPr>
                <w:t>RY_Wet_Tim</w:t>
              </w:r>
              <w:proofErr w:type="spellEnd"/>
            </w:ins>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8282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39" w:author="Claire Kouba" w:date="2024-03-12T20:42:00Z"/>
              </w:rPr>
            </w:pPr>
            <w:proofErr w:type="spellStart"/>
            <w:ins w:id="2340" w:author="Claire Kouba" w:date="2024-03-12T20:42:00Z">
              <w:r>
                <w:rPr>
                  <w:rFonts w:ascii="Arial" w:eastAsia="Arial" w:hAnsi="Arial" w:cs="Arial"/>
                  <w:color w:val="000000"/>
                  <w:sz w:val="22"/>
                  <w:szCs w:val="22"/>
                </w:rPr>
                <w:t>RY_Wet_BFL_Dur</w:t>
              </w:r>
              <w:proofErr w:type="spellEnd"/>
            </w:ins>
          </w:p>
        </w:tc>
      </w:tr>
      <w:tr w:rsidR="005A3C0F" w14:paraId="11700A46" w14:textId="77777777" w:rsidTr="00CA4C9C">
        <w:trPr>
          <w:jc w:val="center"/>
          <w:ins w:id="2341" w:author="Claire Kouba" w:date="2024-03-12T20:42: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7C886"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2" w:author="Claire Kouba" w:date="2024-03-12T20:42:00Z"/>
              </w:rPr>
            </w:pPr>
            <w:ins w:id="2343" w:author="Claire Kouba" w:date="2024-03-12T20:42:00Z">
              <w:r>
                <w:rPr>
                  <w:rFonts w:ascii="Arial" w:eastAsia="Arial" w:hAnsi="Arial" w:cs="Arial"/>
                  <w:color w:val="000000"/>
                  <w:sz w:val="22"/>
                  <w:szCs w:val="22"/>
                </w:rPr>
                <w:t>118.1</w:t>
              </w:r>
            </w:ins>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4A31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4" w:author="Claire Kouba" w:date="2024-03-12T20:42:00Z"/>
              </w:rPr>
            </w:pPr>
            <w:ins w:id="2345" w:author="Claire Kouba" w:date="2024-03-12T20:42:00Z">
              <w:r>
                <w:rPr>
                  <w:rFonts w:ascii="Arial" w:eastAsia="Arial" w:hAnsi="Arial" w:cs="Arial"/>
                  <w:color w:val="000000"/>
                  <w:sz w:val="22"/>
                  <w:szCs w:val="22"/>
                </w:rPr>
                <w:t>-1.12</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2284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6" w:author="Claire Kouba" w:date="2024-03-12T20:42:00Z"/>
              </w:rPr>
            </w:pPr>
            <w:ins w:id="2347" w:author="Claire Kouba" w:date="2024-03-12T20:42:00Z">
              <w:r>
                <w:rPr>
                  <w:rFonts w:ascii="Arial" w:eastAsia="Arial" w:hAnsi="Arial" w:cs="Arial"/>
                  <w:color w:val="000000"/>
                  <w:sz w:val="22"/>
                  <w:szCs w:val="22"/>
                </w:rPr>
                <w:t>-0.50</w:t>
              </w:r>
            </w:ins>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F69EE"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8" w:author="Claire Kouba" w:date="2024-03-12T20:42: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B644"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49" w:author="Claire Kouba" w:date="2024-03-12T20:42:00Z"/>
              </w:rPr>
            </w:pPr>
          </w:p>
        </w:tc>
      </w:tr>
      <w:tr w:rsidR="005A3C0F" w14:paraId="182FAF6C" w14:textId="77777777" w:rsidTr="00CA4C9C">
        <w:trPr>
          <w:jc w:val="center"/>
          <w:ins w:id="2350"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6E26B"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1" w:author="Claire Kouba" w:date="2024-03-12T20:42:00Z"/>
              </w:rPr>
            </w:pPr>
            <w:ins w:id="2352" w:author="Claire Kouba" w:date="2024-03-12T20:42:00Z">
              <w:r>
                <w:rPr>
                  <w:rFonts w:ascii="Arial" w:eastAsia="Arial" w:hAnsi="Arial" w:cs="Arial"/>
                  <w:color w:val="000000"/>
                  <w:sz w:val="22"/>
                  <w:szCs w:val="22"/>
                </w:rPr>
                <w:t>128.6</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E52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3" w:author="Claire Kouba" w:date="2024-03-12T20:42:00Z"/>
              </w:rPr>
            </w:pPr>
            <w:ins w:id="2354" w:author="Claire Kouba" w:date="2024-03-12T20:42:00Z">
              <w:r>
                <w:rPr>
                  <w:rFonts w:ascii="Arial" w:eastAsia="Arial" w:hAnsi="Arial" w:cs="Arial"/>
                  <w:color w:val="000000"/>
                  <w:sz w:val="22"/>
                  <w:szCs w:val="22"/>
                </w:rPr>
                <w:t>-1.24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0C67"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5"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1741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6" w:author="Claire Kouba" w:date="2024-03-12T20:42:00Z"/>
              </w:rPr>
            </w:pPr>
            <w:ins w:id="2357" w:author="Claire Kouba" w:date="2024-03-12T20:42:00Z">
              <w:r>
                <w:rPr>
                  <w:rFonts w:ascii="Arial" w:eastAsia="Arial" w:hAnsi="Arial" w:cs="Arial"/>
                  <w:color w:val="000000"/>
                  <w:sz w:val="22"/>
                  <w:szCs w:val="22"/>
                </w:rPr>
                <w:t>-0.61</w:t>
              </w:r>
            </w:ins>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FFB7C"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58" w:author="Claire Kouba" w:date="2024-03-12T20:42:00Z"/>
              </w:rPr>
            </w:pPr>
          </w:p>
        </w:tc>
      </w:tr>
      <w:tr w:rsidR="005A3C0F" w14:paraId="708142C2" w14:textId="77777777" w:rsidTr="00CA4C9C">
        <w:trPr>
          <w:jc w:val="center"/>
          <w:ins w:id="2359"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980F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0" w:author="Claire Kouba" w:date="2024-03-12T20:42:00Z"/>
              </w:rPr>
            </w:pPr>
            <w:ins w:id="2361" w:author="Claire Kouba" w:date="2024-03-12T20:42:00Z">
              <w:r>
                <w:rPr>
                  <w:rFonts w:ascii="Arial" w:eastAsia="Arial" w:hAnsi="Arial" w:cs="Arial"/>
                  <w:color w:val="000000"/>
                  <w:sz w:val="22"/>
                  <w:szCs w:val="22"/>
                </w:rPr>
                <w:t>33.5</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4C56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2" w:author="Claire Kouba" w:date="2024-03-12T20:42:00Z"/>
              </w:rPr>
            </w:pPr>
            <w:ins w:id="2363" w:author="Claire Kouba" w:date="2024-03-12T20:42:00Z">
              <w:r>
                <w:rPr>
                  <w:rFonts w:ascii="Arial" w:eastAsia="Arial" w:hAnsi="Arial" w:cs="Arial"/>
                  <w:color w:val="000000"/>
                  <w:sz w:val="22"/>
                  <w:szCs w:val="22"/>
                </w:rPr>
                <w:t>-1.10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5625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4"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BB69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5" w:author="Claire Kouba" w:date="2024-03-12T20:42: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7EAA2"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6" w:author="Claire Kouba" w:date="2024-03-12T20:42:00Z"/>
              </w:rPr>
            </w:pPr>
            <w:ins w:id="2367" w:author="Claire Kouba" w:date="2024-03-12T20:42:00Z">
              <w:r>
                <w:rPr>
                  <w:rFonts w:ascii="Arial" w:eastAsia="Arial" w:hAnsi="Arial" w:cs="Arial"/>
                  <w:color w:val="000000"/>
                  <w:sz w:val="22"/>
                  <w:szCs w:val="22"/>
                </w:rPr>
                <w:t>0.35</w:t>
              </w:r>
            </w:ins>
          </w:p>
        </w:tc>
      </w:tr>
      <w:tr w:rsidR="005A3C0F" w14:paraId="7A872C60" w14:textId="77777777" w:rsidTr="00CA4C9C">
        <w:trPr>
          <w:jc w:val="center"/>
          <w:ins w:id="2368" w:author="Claire Kouba" w:date="2024-03-12T20:42: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AFA9F"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69" w:author="Claire Kouba" w:date="2024-03-12T20:42:00Z"/>
              </w:rPr>
            </w:pPr>
            <w:ins w:id="2370" w:author="Claire Kouba" w:date="2024-03-12T20:42:00Z">
              <w:r>
                <w:rPr>
                  <w:rFonts w:ascii="Arial" w:eastAsia="Arial" w:hAnsi="Arial" w:cs="Arial"/>
                  <w:color w:val="000000"/>
                  <w:sz w:val="22"/>
                  <w:szCs w:val="22"/>
                </w:rPr>
                <w:t>93.4</w:t>
              </w:r>
            </w:ins>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D8033"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1" w:author="Claire Kouba" w:date="2024-03-12T20:42:00Z"/>
              </w:rPr>
            </w:pPr>
            <w:ins w:id="2372" w:author="Claire Kouba" w:date="2024-03-12T20:42:00Z">
              <w:r>
                <w:rPr>
                  <w:rFonts w:ascii="Arial" w:eastAsia="Arial" w:hAnsi="Arial" w:cs="Arial"/>
                  <w:color w:val="000000"/>
                  <w:sz w:val="22"/>
                  <w:szCs w:val="22"/>
                </w:rPr>
                <w:t>-1.15</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C0795"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3" w:author="Claire Kouba" w:date="2024-03-12T20:42:00Z"/>
              </w:rPr>
            </w:pPr>
            <w:ins w:id="2374" w:author="Claire Kouba" w:date="2024-03-12T20:42:00Z">
              <w:r>
                <w:rPr>
                  <w:rFonts w:ascii="Arial" w:eastAsia="Arial" w:hAnsi="Arial" w:cs="Arial"/>
                  <w:color w:val="000000"/>
                  <w:sz w:val="22"/>
                  <w:szCs w:val="22"/>
                </w:rPr>
                <w:t>-0.17</w:t>
              </w:r>
            </w:ins>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BBDE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5" w:author="Claire Kouba" w:date="2024-03-12T20:42:00Z"/>
              </w:rPr>
            </w:pPr>
            <w:ins w:id="2376" w:author="Claire Kouba" w:date="2024-03-12T20:42:00Z">
              <w:r>
                <w:rPr>
                  <w:rFonts w:ascii="Arial" w:eastAsia="Arial" w:hAnsi="Arial" w:cs="Arial"/>
                  <w:color w:val="000000"/>
                  <w:sz w:val="22"/>
                  <w:szCs w:val="22"/>
                </w:rPr>
                <w:t>-0.20</w:t>
              </w:r>
            </w:ins>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418B3A" w14:textId="77777777" w:rsidR="005A3C0F" w:rsidRDefault="005A3C0F" w:rsidP="00CA4C9C">
            <w:pPr>
              <w:pBdr>
                <w:top w:val="none" w:sz="0" w:space="0" w:color="000000"/>
                <w:left w:val="none" w:sz="0" w:space="0" w:color="000000"/>
                <w:bottom w:val="none" w:sz="0" w:space="0" w:color="000000"/>
                <w:right w:val="none" w:sz="0" w:space="0" w:color="000000"/>
              </w:pBdr>
              <w:spacing w:before="100" w:after="100"/>
              <w:ind w:left="100" w:right="100"/>
              <w:jc w:val="right"/>
              <w:rPr>
                <w:ins w:id="2377" w:author="Claire Kouba" w:date="2024-03-12T20:42:00Z"/>
              </w:rPr>
            </w:pPr>
            <w:ins w:id="2378" w:author="Claire Kouba" w:date="2024-03-12T20:42:00Z">
              <w:r>
                <w:rPr>
                  <w:rFonts w:ascii="Arial" w:eastAsia="Arial" w:hAnsi="Arial" w:cs="Arial"/>
                  <w:color w:val="000000"/>
                  <w:sz w:val="22"/>
                  <w:szCs w:val="22"/>
                </w:rPr>
                <w:t>0.12</w:t>
              </w:r>
            </w:ins>
          </w:p>
        </w:tc>
      </w:tr>
    </w:tbl>
    <w:p w14:paraId="6355E290" w14:textId="77777777" w:rsidR="005A3C0F" w:rsidRDefault="005A3C0F">
      <w:pPr>
        <w:pStyle w:val="BodyText"/>
        <w:rPr>
          <w:ins w:id="2379" w:author="Thomas Harter" w:date="2024-03-21T07:01:00Z"/>
        </w:rPr>
      </w:pPr>
    </w:p>
    <w:p w14:paraId="6D780BD8" w14:textId="77777777" w:rsidR="00CE7522" w:rsidRPr="005A3C0F" w:rsidRDefault="00CE7522">
      <w:pPr>
        <w:pStyle w:val="BodyText"/>
        <w:rPr>
          <w:ins w:id="2380" w:author="Claire Kouba" w:date="2024-03-12T20:42:00Z"/>
          <w:rPrChange w:id="2381" w:author="Claire Kouba" w:date="2024-03-12T20:42:00Z">
            <w:rPr>
              <w:ins w:id="2382" w:author="Claire Kouba" w:date="2024-03-12T20:42:00Z"/>
              <w:rStyle w:val="SectionNumber"/>
              <w:rFonts w:asciiTheme="minorHAnsi" w:eastAsiaTheme="minorHAnsi" w:hAnsiTheme="minorHAnsi" w:cstheme="minorBidi"/>
              <w:b w:val="0"/>
              <w:bCs w:val="0"/>
              <w:color w:val="auto"/>
              <w:sz w:val="24"/>
              <w:szCs w:val="24"/>
            </w:rPr>
          </w:rPrChange>
        </w:rPr>
        <w:pPrChange w:id="2383" w:author="Claire Kouba" w:date="2024-03-12T20:42:00Z">
          <w:pPr>
            <w:pStyle w:val="Heading2"/>
          </w:pPr>
        </w:pPrChange>
      </w:pPr>
    </w:p>
    <w:p w14:paraId="37BD7304" w14:textId="514424D4" w:rsidR="00C26AC4" w:rsidRDefault="0080747B">
      <w:pPr>
        <w:pStyle w:val="Heading3"/>
        <w:pPrChange w:id="2384" w:author="Claire Kouba" w:date="2024-03-12T20:43:00Z">
          <w:pPr>
            <w:pStyle w:val="Heading2"/>
          </w:pPr>
        </w:pPrChange>
      </w:pPr>
      <w:r>
        <w:rPr>
          <w:rStyle w:val="SectionNumber"/>
        </w:rPr>
        <w:t>4.4</w:t>
      </w:r>
      <w:ins w:id="2385" w:author="Claire Kouba" w:date="2024-03-12T20:43:00Z">
        <w:r w:rsidR="005A3C0F">
          <w:rPr>
            <w:rStyle w:val="SectionNumber"/>
          </w:rPr>
          <w:t>.2</w:t>
        </w:r>
      </w:ins>
      <w:r>
        <w:tab/>
        <w:t>Hydrologic Benefit value over time and component contributions</w:t>
      </w:r>
    </w:p>
    <w:p w14:paraId="14E1CCB2" w14:textId="77777777" w:rsidR="00256283" w:rsidRDefault="00256283">
      <w:pPr>
        <w:pStyle w:val="FirstParagraph"/>
        <w:rPr>
          <w:ins w:id="2386" w:author="Thomas Harter" w:date="2024-03-21T07:15:00Z"/>
        </w:rPr>
      </w:pPr>
      <w:ins w:id="2387" w:author="Thomas Harter" w:date="2024-03-21T07:14:00Z">
        <w:r>
          <w:t xml:space="preserve">The values of the predictors – the four hydrologic metrics for each water year in the Fort Jones gauge record (water years 1942-2021) – are included in </w:t>
        </w:r>
        <w:r>
          <w:rPr>
            <w:i/>
            <w:iCs/>
          </w:rPr>
          <w:t>Supplemental Table 2</w:t>
        </w:r>
        <w:r>
          <w:t>.  Using this table, coho outcomes for 1944-2021 can be predicted.</w:t>
        </w:r>
      </w:ins>
    </w:p>
    <w:p w14:paraId="79F23F4F" w14:textId="599DC6D5" w:rsidR="00C26AC4" w:rsidRDefault="0080747B">
      <w:pPr>
        <w:pStyle w:val="FirstParagraph"/>
      </w:pPr>
      <w:r>
        <w:t xml:space="preserve">Matching the historical flow trends discussed above, the predicted value of coho </w:t>
      </w:r>
      <w:proofErr w:type="spellStart"/>
      <w:r>
        <w:t>spf</w:t>
      </w:r>
      <w:proofErr w:type="spellEnd"/>
      <w:r>
        <w:t xml:space="preserve">-equivalent produced by a given water year has trended downward over time (Figure 12). The hydrology of a severe drought in water years 2012-2016 is reflected in three consecutive years (2014-2016) of lower-than-40 predicted coho </w:t>
      </w:r>
      <w:proofErr w:type="spellStart"/>
      <w:r>
        <w:t>spf</w:t>
      </w:r>
      <w:proofErr w:type="spellEnd"/>
      <w:r>
        <w:t>.</w:t>
      </w:r>
    </w:p>
    <w:p w14:paraId="5D73B840" w14:textId="799EF08C" w:rsidR="00C26AC4" w:rsidRDefault="0080747B">
      <w:pPr>
        <w:pStyle w:val="BodyText"/>
      </w:pPr>
      <w:r>
        <w:t xml:space="preserve">Since 1990, the low predicted coho </w:t>
      </w:r>
      <w:proofErr w:type="spellStart"/>
      <w:r>
        <w:t>spf</w:t>
      </w:r>
      <w:proofErr w:type="spellEnd"/>
      <w:r>
        <w:t xml:space="preserve"> values in dry water years have become progressively lower, culminating in three years, all occurring after water year 2000, in which &lt; 0 coho </w:t>
      </w:r>
      <w:proofErr w:type="spellStart"/>
      <w:r>
        <w:t>spf</w:t>
      </w:r>
      <w:proofErr w:type="spellEnd"/>
      <w:r>
        <w:t xml:space="preserve"> are predicted. Though a negative value for coho reproduction </w:t>
      </w:r>
      <w:ins w:id="2388" w:author="Thomas Harter" w:date="2024-03-18T03:45:00Z">
        <w:r w:rsidR="00143B96">
          <w:t>h</w:t>
        </w:r>
      </w:ins>
      <w:ins w:id="2389" w:author="Thomas Harter" w:date="2024-03-18T03:46:00Z">
        <w:r w:rsidR="00143B96">
          <w:t>as no physical meaning</w:t>
        </w:r>
      </w:ins>
      <w:del w:id="2390" w:author="Thomas Harter" w:date="2024-03-18T03:46:00Z">
        <w:r w:rsidDel="00143B96">
          <w:delText>is obviously not possible</w:delText>
        </w:r>
      </w:del>
      <w:r>
        <w:t>, we chose to retain these impossible values to visually represent uncertainty associated with this modeling exercise (see Discussion for more information).</w:t>
      </w:r>
    </w:p>
    <w:p w14:paraId="3B706783" w14:textId="7B58C350" w:rsidR="00C26AC4" w:rsidRDefault="00586644">
      <w:pPr>
        <w:pStyle w:val="BodyText"/>
      </w:pPr>
      <w:ins w:id="2391" w:author="Claire Kouba" w:date="2024-03-18T12:10:00Z">
        <w:r>
          <w:t xml:space="preserve">The relative influence of different terms in the </w:t>
        </w:r>
      </w:ins>
      <w:del w:id="2392" w:author="Claire Kouba" w:date="2024-03-18T12:10:00Z">
        <w:r w:rsidR="0080747B" w:rsidDel="00586644">
          <w:delText>T</w:delText>
        </w:r>
      </w:del>
      <w:ins w:id="2393" w:author="Claire Kouba" w:date="2024-03-18T12:07:00Z">
        <w:r>
          <w:t>ensemble model</w:t>
        </w:r>
      </w:ins>
      <w:ins w:id="2394" w:author="Claire Kouba" w:date="2024-03-18T12:10:00Z">
        <w:r>
          <w:t xml:space="preserve"> varies over time: </w:t>
        </w:r>
      </w:ins>
      <w:ins w:id="2395" w:author="Claire Kouba" w:date="2024-03-18T12:12:00Z">
        <w:r>
          <w:t xml:space="preserve">most variability in the 1940s-1970s is due to changes in wet season onset and wet season baseflow duration, but </w:t>
        </w:r>
      </w:ins>
      <w:ins w:id="2396" w:author="Claire Kouba" w:date="2024-03-18T12:13:00Z">
        <w:r>
          <w:t>starting in the 1980s the fall flow reconnection timing tends to dominate predictions</w:t>
        </w:r>
      </w:ins>
      <w:ins w:id="2397" w:author="Claire Kouba" w:date="2024-03-18T12:14:00Z">
        <w:r>
          <w:t>, especially</w:t>
        </w:r>
      </w:ins>
      <w:ins w:id="2398" w:author="Claire Kouba" w:date="2024-03-18T12:13:00Z">
        <w:r>
          <w:t xml:space="preserve"> during low-coho </w:t>
        </w:r>
        <w:proofErr w:type="spellStart"/>
        <w:r>
          <w:t>spf</w:t>
        </w:r>
        <w:proofErr w:type="spellEnd"/>
        <w:r>
          <w:t xml:space="preserve"> years </w:t>
        </w:r>
      </w:ins>
      <w:del w:id="2399" w:author="Claire Kouba" w:date="2024-03-18T12:07:00Z">
        <w:r w:rsidR="0080747B" w:rsidDel="00D33519">
          <w:delText xml:space="preserve">he </w:delText>
        </w:r>
      </w:del>
      <w:del w:id="2400" w:author="Claire Kouba" w:date="2024-03-18T12:13:00Z">
        <w:r w:rsidR="0080747B" w:rsidDel="00586644">
          <w:delText xml:space="preserve">relative contributions </w:delText>
        </w:r>
      </w:del>
      <w:del w:id="2401" w:author="Claire Kouba" w:date="2024-03-18T12:08:00Z">
        <w:r w:rsidR="0080747B" w:rsidDel="00586644">
          <w:delText xml:space="preserve">of </w:delText>
        </w:r>
      </w:del>
      <w:del w:id="2402" w:author="Claire Kouba" w:date="2024-03-18T12:13:00Z">
        <w:r w:rsidR="0080747B" w:rsidDel="00586644">
          <w:delText xml:space="preserve">each hydrologic metric </w:delText>
        </w:r>
      </w:del>
      <w:del w:id="2403" w:author="Claire Kouba" w:date="2024-03-18T12:08:00Z">
        <w:r w:rsidR="0080747B" w:rsidDel="00586644">
          <w:delText xml:space="preserve">to predicted Hydrologic Benefit values </w:delText>
        </w:r>
      </w:del>
      <w:r w:rsidR="0080747B">
        <w:t>(</w:t>
      </w:r>
      <w:ins w:id="2404" w:author="Claire Kouba" w:date="2024-03-18T12:09:00Z">
        <w:r>
          <w:t xml:space="preserve">Figure 13; </w:t>
        </w:r>
      </w:ins>
      <w:del w:id="2405" w:author="Claire Kouba" w:date="2024-03-18T12:08:00Z">
        <w:r w:rsidR="0080747B" w:rsidDel="00586644">
          <w:delText xml:space="preserve">except </w:delText>
        </w:r>
      </w:del>
      <w:r w:rsidR="0080747B">
        <w:t>the intercept term</w:t>
      </w:r>
      <w:ins w:id="2406" w:author="Claire Kouba" w:date="2024-03-18T12:08:00Z">
        <w:r>
          <w:t xml:space="preserve"> </w:t>
        </w:r>
      </w:ins>
      <w:del w:id="2407" w:author="Claire Kouba" w:date="2024-03-18T12:08:00Z">
        <w:r w:rsidR="0080747B" w:rsidDel="00586644">
          <w:delText xml:space="preserve">, which </w:delText>
        </w:r>
      </w:del>
      <w:r w:rsidR="0080747B">
        <w:t>is excluded for ease of visualization)</w:t>
      </w:r>
      <w:commentRangeStart w:id="2408"/>
      <w:commentRangeStart w:id="2409"/>
      <w:del w:id="2410" w:author="Claire Kouba" w:date="2024-03-18T12:08:00Z">
        <w:r w:rsidR="0080747B" w:rsidDel="00586644">
          <w:delText xml:space="preserve"> is shown in</w:delText>
        </w:r>
      </w:del>
      <w:del w:id="2411" w:author="Claire Kouba" w:date="2024-03-18T12:09:00Z">
        <w:r w:rsidR="0080747B" w:rsidDel="00586644">
          <w:delText xml:space="preserve"> Figure 13</w:delText>
        </w:r>
      </w:del>
      <w:r w:rsidR="0080747B">
        <w:t>.</w:t>
      </w:r>
      <w:commentRangeEnd w:id="2408"/>
      <w:r w:rsidR="00AA5A6A">
        <w:rPr>
          <w:rStyle w:val="CommentReference"/>
        </w:rPr>
        <w:commentReference w:id="2408"/>
      </w:r>
      <w:commentRangeEnd w:id="2409"/>
      <w:r>
        <w:rPr>
          <w:rStyle w:val="CommentReference"/>
        </w:rPr>
        <w:commentReference w:id="2409"/>
      </w:r>
    </w:p>
    <w:p w14:paraId="623FD485" w14:textId="77777777" w:rsidR="00C26AC4" w:rsidRDefault="0080747B">
      <w:pPr>
        <w:pStyle w:val="CaptionedFigure"/>
      </w:pPr>
      <w:r>
        <w:rPr>
          <w:noProof/>
        </w:rPr>
        <w:lastRenderedPageBreak/>
        <w:drawing>
          <wp:inline distT="0" distB="0" distL="0" distR="0" wp14:anchorId="2DBEB3E1" wp14:editId="08079D3A">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45C8DA8B" w14:textId="77777777" w:rsidR="00C26AC4" w:rsidRDefault="0080747B">
      <w:pPr>
        <w:pStyle w:val="ImageCaption"/>
      </w:pPr>
      <w:r>
        <w:t xml:space="preserve">Figure 12: Annual observed and predicted values of coho smolt produced per female spawner (coho </w:t>
      </w:r>
      <w:proofErr w:type="spellStart"/>
      <w:r>
        <w:t>spf</w:t>
      </w:r>
      <w:proofErr w:type="spellEnd"/>
      <w:r>
        <w:t xml:space="preserve">). Predicted coho </w:t>
      </w:r>
      <w:proofErr w:type="spellStart"/>
      <w:r>
        <w:t>spf</w:t>
      </w:r>
      <w:proofErr w:type="spellEnd"/>
      <w:r>
        <w:t xml:space="preserve"> quantities are shown as Hydrologic Benefit (HB) function values. The coho </w:t>
      </w:r>
      <w:proofErr w:type="spellStart"/>
      <w:r>
        <w:t>spf</w:t>
      </w:r>
      <w:proofErr w:type="spellEnd"/>
      <w:r>
        <w:t xml:space="preserve">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4574D35F" w14:textId="77777777" w:rsidR="00C26AC4" w:rsidRDefault="0080747B">
      <w:pPr>
        <w:pStyle w:val="CaptionedFigure"/>
      </w:pPr>
      <w:r>
        <w:rPr>
          <w:noProof/>
        </w:rPr>
        <w:lastRenderedPageBreak/>
        <w:drawing>
          <wp:inline distT="0" distB="0" distL="0" distR="0" wp14:anchorId="27276F6C" wp14:editId="2EEA424D">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2DDDCB4A" w14:textId="77777777" w:rsidR="00C26AC4" w:rsidRDefault="0080747B">
      <w:pPr>
        <w:pStyle w:val="ImageCaption"/>
      </w:pPr>
      <w:r>
        <w:t xml:space="preserve">Figure 13: Contributions to annual Hydrologic Benefit values (coho </w:t>
      </w:r>
      <w:proofErr w:type="spellStart"/>
      <w:r>
        <w:t>spf</w:t>
      </w:r>
      <w:proofErr w:type="spellEnd"/>
      <w:r>
        <w:t xml:space="preserve">-equivalent). A positive value (i.e., one associated with a water year’s Wet Season Baseflow Duration) indicates that a longer wet season baseflow duration contributes a positive value to the predicted number of coho </w:t>
      </w:r>
      <w:proofErr w:type="spellStart"/>
      <w:r>
        <w:t>spf</w:t>
      </w:r>
      <w:proofErr w:type="spellEnd"/>
      <w:r>
        <w:t xml:space="preserve"> produced in that cohort. A negative value (e.g., one associated with a water year’s Fall Reconnection Day at 10 </w:t>
      </w:r>
      <w:proofErr w:type="spellStart"/>
      <w:r>
        <w:t>cfs</w:t>
      </w:r>
      <w:proofErr w:type="spellEnd"/>
      <w:r>
        <w:t xml:space="preserve">) indicates that a later reconnection date contributes a negative value to the predicted number of coho </w:t>
      </w:r>
      <w:proofErr w:type="spellStart"/>
      <w:r>
        <w:t>spf</w:t>
      </w:r>
      <w:proofErr w:type="spellEnd"/>
      <w:r>
        <w:t xml:space="preserve"> produced in that cohort.</w:t>
      </w:r>
    </w:p>
    <w:p w14:paraId="30CC9F50" w14:textId="706666C3" w:rsidR="00C26AC4" w:rsidRDefault="0080747B">
      <w:pPr>
        <w:pStyle w:val="Heading3"/>
        <w:pPrChange w:id="2412" w:author="Claire Kouba" w:date="2024-03-12T20:43:00Z">
          <w:pPr>
            <w:pStyle w:val="Heading2"/>
          </w:pPr>
        </w:pPrChange>
      </w:pPr>
      <w:bookmarkStart w:id="2413" w:name="X47683ace934ce23e483b771e9cbdb6913140c98"/>
      <w:bookmarkEnd w:id="1854"/>
      <w:r>
        <w:rPr>
          <w:rStyle w:val="SectionNumber"/>
        </w:rPr>
        <w:t>4.</w:t>
      </w:r>
      <w:del w:id="2414" w:author="Claire Kouba" w:date="2024-03-12T20:43:00Z">
        <w:r w:rsidDel="005A3C0F">
          <w:rPr>
            <w:rStyle w:val="SectionNumber"/>
          </w:rPr>
          <w:delText>5</w:delText>
        </w:r>
      </w:del>
      <w:ins w:id="2415" w:author="Claire Kouba" w:date="2024-03-12T20:43:00Z">
        <w:r w:rsidR="005A3C0F">
          <w:rPr>
            <w:rStyle w:val="SectionNumber"/>
          </w:rPr>
          <w:t>4.3</w:t>
        </w:r>
      </w:ins>
      <w:r>
        <w:tab/>
        <w:t>Sensitivity of the Hydrologic Benefit function to one additional data point</w:t>
      </w:r>
    </w:p>
    <w:p w14:paraId="35089A34" w14:textId="18E53748" w:rsidR="00C26AC4" w:rsidRDefault="00767BAD">
      <w:pPr>
        <w:pStyle w:val="FirstParagraph"/>
      </w:pPr>
      <w:ins w:id="2416" w:author="Claire Kouba" w:date="2024-03-12T20:49:00Z">
        <w:r>
          <w:t>Testing different values for</w:t>
        </w:r>
      </w:ins>
      <w:ins w:id="2417" w:author="Claire Kouba" w:date="2024-03-12T20:48:00Z">
        <w:r>
          <w:t xml:space="preserve"> the missing </w:t>
        </w:r>
      </w:ins>
      <w:ins w:id="2418" w:author="Claire Kouba" w:date="2024-03-12T20:49:00Z">
        <w:r>
          <w:t xml:space="preserve">coho </w:t>
        </w:r>
        <w:proofErr w:type="spellStart"/>
        <w:r>
          <w:t>spf</w:t>
        </w:r>
        <w:proofErr w:type="spellEnd"/>
        <w:r>
          <w:t xml:space="preserve"> observation for brood year 2015 suggests that t</w:t>
        </w:r>
      </w:ins>
      <w:del w:id="2419" w:author="Claire Kouba" w:date="2024-03-12T20:49:00Z">
        <w:r w:rsidR="0080747B" w:rsidDel="00767BAD">
          <w:delText>T</w:delText>
        </w:r>
      </w:del>
      <w:r w:rsidR="0080747B">
        <w:t xml:space="preserve">he best-fit HB function weights are relatively sensitive to the addition of one new data point, as can be expected for a small dataset. </w:t>
      </w:r>
      <w:ins w:id="2420" w:author="Claire Kouba" w:date="2024-03-12T20:47:00Z">
        <w:r w:rsidR="0052600C">
          <w:t xml:space="preserve">Flow conditions in and just before water year 2016 </w:t>
        </w:r>
      </w:ins>
      <w:ins w:id="2421" w:author="Claire Kouba" w:date="2024-03-12T20:49:00Z">
        <w:r>
          <w:t>(affecting br</w:t>
        </w:r>
      </w:ins>
      <w:ins w:id="2422" w:author="Claire Kouba" w:date="2024-03-12T20:50:00Z">
        <w:r>
          <w:t xml:space="preserve">ood year 2015) </w:t>
        </w:r>
      </w:ins>
      <w:ins w:id="2423" w:author="Claire Kouba" w:date="2024-03-12T20:47:00Z">
        <w:r w:rsidR="0052600C">
          <w:t xml:space="preserve">were very dry, and the hydrologic predictors for water year 2016 generated the lowest predicted coho </w:t>
        </w:r>
        <w:proofErr w:type="spellStart"/>
        <w:r w:rsidR="0052600C">
          <w:t>spf</w:t>
        </w:r>
        <w:proofErr w:type="spellEnd"/>
        <w:r w:rsidR="0052600C">
          <w:t xml:space="preserve"> value of the entire Fort Jones gauge flow record (-35.9; see Figure 12). </w:t>
        </w:r>
        <w:r>
          <w:t>R</w:t>
        </w:r>
        <w:r w:rsidR="0052600C">
          <w:t xml:space="preserve">eplacing this predicted </w:t>
        </w:r>
        <w:r>
          <w:t xml:space="preserve">negative </w:t>
        </w:r>
        <w:r w:rsidR="0052600C">
          <w:t>value</w:t>
        </w:r>
        <w:r>
          <w:t xml:space="preserve"> </w:t>
        </w:r>
      </w:ins>
      <w:ins w:id="2424" w:author="Claire Kouba" w:date="2024-03-12T20:48:00Z">
        <w:r>
          <w:t xml:space="preserve">in 2016 </w:t>
        </w:r>
      </w:ins>
      <w:ins w:id="2425" w:author="Claire Kouba" w:date="2024-03-18T12:15:00Z">
        <w:r w:rsidR="0080689C">
          <w:t xml:space="preserve">(brood year 2015) </w:t>
        </w:r>
      </w:ins>
      <w:ins w:id="2426" w:author="Claire Kouba" w:date="2024-03-12T20:47:00Z">
        <w:r>
          <w:t xml:space="preserve">with </w:t>
        </w:r>
      </w:ins>
      <w:del w:id="2427" w:author="Claire Kouba" w:date="2024-03-12T20:47:00Z">
        <w:r w:rsidR="0080747B" w:rsidDel="00767BAD">
          <w:delText xml:space="preserve">Assigning </w:delText>
        </w:r>
      </w:del>
      <w:r w:rsidR="0080747B">
        <w:t>a</w:t>
      </w:r>
      <w:ins w:id="2428" w:author="Claire Kouba" w:date="2024-03-12T20:47:00Z">
        <w:r>
          <w:t>n “observed”</w:t>
        </w:r>
      </w:ins>
      <w:r w:rsidR="0080747B">
        <w:t xml:space="preserve"> coho </w:t>
      </w:r>
      <w:proofErr w:type="spellStart"/>
      <w:r w:rsidR="0080747B">
        <w:t>spf</w:t>
      </w:r>
      <w:proofErr w:type="spellEnd"/>
      <w:r w:rsidR="0080747B">
        <w:t xml:space="preserve"> value of 0 </w:t>
      </w:r>
      <w:del w:id="2429" w:author="Claire Kouba" w:date="2024-03-18T12:15:00Z">
        <w:r w:rsidR="0080747B" w:rsidDel="0080689C">
          <w:delText>to the missing 2016 observation (brood year 2015)</w:delText>
        </w:r>
      </w:del>
      <w:r w:rsidR="0080747B">
        <w:t xml:space="preserve"> changes the coefficient (or conceptual </w:t>
      </w:r>
      <w:r w:rsidR="0080747B">
        <w:lastRenderedPageBreak/>
        <w:t xml:space="preserve">weight) of the predictor BY_recon_10 from -1.15 to -0.88 (a difference of 24%). Replacing it with higher numbers produces less and less negative coefficient values. Specifically, a 1-coho </w:t>
      </w:r>
      <w:proofErr w:type="spellStart"/>
      <w:r w:rsidR="0080747B">
        <w:t>spf</w:t>
      </w:r>
      <w:proofErr w:type="spellEnd"/>
      <w:r w:rsidR="0080747B">
        <w:t xml:space="preserve"> increase in the missing value makes the coefficient less negative by 0.007 coho </w:t>
      </w:r>
      <w:proofErr w:type="spellStart"/>
      <w:r w:rsidR="0080747B">
        <w:t>spf</w:t>
      </w:r>
      <w:proofErr w:type="spellEnd"/>
      <w:r w:rsidR="0080747B">
        <w:t xml:space="preserve"> per day of 10-cfs reconnection delay, such that if it is replaced with the maximum observed coho </w:t>
      </w:r>
      <w:proofErr w:type="spellStart"/>
      <w:r w:rsidR="0080747B">
        <w:t>spf</w:t>
      </w:r>
      <w:proofErr w:type="spellEnd"/>
      <w:r w:rsidR="0080747B">
        <w:t xml:space="preserve"> value (101.8), the coefficient is calculated as -0.09 coho </w:t>
      </w:r>
      <w:proofErr w:type="spellStart"/>
      <w:r w:rsidR="0080747B">
        <w:t>spf</w:t>
      </w:r>
      <w:proofErr w:type="spellEnd"/>
      <w:r w:rsidR="0080747B">
        <w:t xml:space="preserve">/day. The other three coefficients are not as sensitive to the new value, ranging from -0.17 – -0.19, -0.20 – -0.18, and 0.12 – 0.13 for BY_recon_100, </w:t>
      </w:r>
      <w:proofErr w:type="spellStart"/>
      <w:r w:rsidR="0080747B">
        <w:t>RY_Wet_Tim</w:t>
      </w:r>
      <w:proofErr w:type="spellEnd"/>
      <w:r w:rsidR="0080747B">
        <w:t xml:space="preserve">, and </w:t>
      </w:r>
      <w:proofErr w:type="spellStart"/>
      <w:r w:rsidR="0080747B">
        <w:t>RY_Wet_BFL_Dur</w:t>
      </w:r>
      <w:proofErr w:type="spellEnd"/>
      <w:r w:rsidR="0080747B">
        <w:t>, respectively, when the missing value is replaced by a range from 0 to 101.8.</w:t>
      </w:r>
      <w:ins w:id="2430" w:author="Claire Kouba" w:date="2024-03-12T20:46:00Z">
        <w:r w:rsidR="005A3C0F">
          <w:t xml:space="preserve"> </w:t>
        </w:r>
      </w:ins>
    </w:p>
    <w:p w14:paraId="26108413" w14:textId="77777777" w:rsidR="00C26AC4" w:rsidRDefault="0080747B">
      <w:pPr>
        <w:pStyle w:val="Heading1"/>
      </w:pPr>
      <w:bookmarkStart w:id="2431" w:name="discussion"/>
      <w:bookmarkEnd w:id="1584"/>
      <w:bookmarkEnd w:id="2413"/>
      <w:r>
        <w:rPr>
          <w:rStyle w:val="SectionNumber"/>
        </w:rPr>
        <w:t>5</w:t>
      </w:r>
      <w:r>
        <w:tab/>
        <w:t>Discussion</w:t>
      </w:r>
    </w:p>
    <w:p w14:paraId="62A795CE" w14:textId="77777777" w:rsidR="00C26AC4" w:rsidRDefault="0080747B">
      <w:pPr>
        <w:pStyle w:val="Heading2"/>
      </w:pPr>
      <w:bookmarkStart w:id="2432" w:name="Xb37462c10a7afe0d06daf6f627e1a683f6dc93e"/>
      <w:r>
        <w:rPr>
          <w:rStyle w:val="SectionNumber"/>
        </w:rPr>
        <w:t>5.1</w:t>
      </w:r>
      <w:r>
        <w:tab/>
        <w:t>Previous work on hydrologic indices and ecological responses</w:t>
      </w:r>
    </w:p>
    <w:p w14:paraId="2AF31F7D" w14:textId="08CA6211" w:rsidR="00C26AC4" w:rsidRDefault="0080747B">
      <w:pPr>
        <w:pStyle w:val="BodyText"/>
      </w:pPr>
      <w:r>
        <w:t xml:space="preserve">In </w:t>
      </w:r>
      <w:del w:id="2433" w:author="Claire Kouba" w:date="2024-02-28T16:44:00Z">
        <w:r w:rsidDel="007F618C">
          <w:delText>most of these</w:delText>
        </w:r>
      </w:del>
      <w:ins w:id="2434" w:author="Claire Kouba" w:date="2024-02-28T16:44:00Z">
        <w:r w:rsidR="007F618C">
          <w:t>many previous</w:t>
        </w:r>
      </w:ins>
      <w:r>
        <w:t xml:space="preserve"> studies</w:t>
      </w:r>
      <w:ins w:id="2435" w:author="Claire Kouba" w:date="2024-02-28T16:44:00Z">
        <w:r w:rsidR="007F618C">
          <w:t xml:space="preserve"> of flow-ecology </w:t>
        </w:r>
        <w:proofErr w:type="gramStart"/>
        <w:r w:rsidR="007F618C">
          <w:t>relationships</w:t>
        </w:r>
      </w:ins>
      <w:r>
        <w:t>, because</w:t>
      </w:r>
      <w:proofErr w:type="gramEnd"/>
      <w:r>
        <w:t xml:space="preserv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w:t>
      </w:r>
      <w:proofErr w:type="gramStart"/>
      <w:r>
        <w:t>feedbacks</w:t>
      </w:r>
      <w:proofErr w:type="gramEnd"/>
      <w:r>
        <w:t xml:space="preserve"> (such as high juvenile fish density leading to some juvenile fish mortality) will be the limiting factor on fish population size. </w:t>
      </w:r>
      <w:del w:id="2436" w:author="Thomas Harter" w:date="2024-03-08T06:46:00Z">
        <w:r w:rsidDel="000D6A5D">
          <w:delText>Consequently</w:delText>
        </w:r>
      </w:del>
      <w:ins w:id="2437" w:author="Thomas Harter" w:date="2024-03-08T06:46:00Z">
        <w:r w:rsidR="000D6A5D">
          <w:t>Consequently,</w:t>
        </w:r>
      </w:ins>
      <w:r>
        <w:t xml:space="preserve">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w:t>
      </w:r>
      <w:del w:id="2438" w:author="Claire Kouba" w:date="2024-03-12T20:52:00Z">
        <w:r w:rsidDel="00767BAD">
          <w:delText xml:space="preserve">at least one </w:delText>
        </w:r>
      </w:del>
      <w:ins w:id="2439" w:author="Claire Kouba" w:date="2024-03-12T20:52:00Z">
        <w:r w:rsidR="00767BAD">
          <w:t xml:space="preserve">several </w:t>
        </w:r>
      </w:ins>
      <w:r>
        <w:t>case</w:t>
      </w:r>
      <w:ins w:id="2440" w:author="Claire Kouba" w:date="2024-03-12T20:52:00Z">
        <w:r w:rsidR="00767BAD">
          <w:t>s</w:t>
        </w:r>
      </w:ins>
      <w:r>
        <w:t xml:space="preserve">, fish population differences were not successfully predicted with a model based only on a predictor of flows; other variables such as water temperature </w:t>
      </w:r>
      <w:ins w:id="2441" w:author="Claire Kouba" w:date="2024-03-12T20:52:00Z">
        <w:r w:rsidR="00767BAD">
          <w:t xml:space="preserve">or quality </w:t>
        </w:r>
      </w:ins>
      <w:r>
        <w:t>were necessary to capture population shifts (</w:t>
      </w:r>
      <w:ins w:id="2442" w:author="Claire Kouba" w:date="2024-03-12T20:52:00Z">
        <w:r w:rsidR="00767BAD">
          <w:t xml:space="preserve">e.g., </w:t>
        </w:r>
      </w:ins>
      <w:ins w:id="2443" w:author="Claire Kouba" w:date="2024-03-12T20:53:00Z">
        <w:r w:rsidR="00767BAD">
          <w:t xml:space="preserve">Worral2014, Knight2014, </w:t>
        </w:r>
      </w:ins>
      <w:proofErr w:type="spellStart"/>
      <w:r>
        <w:t>McManamay</w:t>
      </w:r>
      <w:proofErr w:type="spellEnd"/>
      <w:r>
        <w:t xml:space="preserve"> et al. 2013</w:t>
      </w:r>
      <w:ins w:id="2444" w:author="Claire Kouba" w:date="2024-03-12T20:53:00Z">
        <w:r w:rsidR="00767BAD">
          <w:t>, 2015</w:t>
        </w:r>
      </w:ins>
      <w:r>
        <w:t>).</w:t>
      </w:r>
    </w:p>
    <w:p w14:paraId="4C0BC06C" w14:textId="097C89BE" w:rsidR="00C26AC4" w:rsidRDefault="0080747B">
      <w:pPr>
        <w:pStyle w:val="BodyText"/>
      </w:pPr>
      <w:proofErr w:type="gramStart"/>
      <w:r>
        <w:t>In spite of</w:t>
      </w:r>
      <w:proofErr w:type="gramEnd"/>
      <w:r>
        <w:t xml:space="preserve"> these known limitations, the HB function proposed here uses only hydrologic predictors. In part this is a pragmatic approach, as this work is intended for assessing flow conditions in speculative hydrologic models, which do not simulate non-hydrologic, </w:t>
      </w:r>
      <w:proofErr w:type="gramStart"/>
      <w:r>
        <w:t>ecologically-relevant</w:t>
      </w:r>
      <w:proofErr w:type="gramEnd"/>
      <w:r>
        <w:t xml:space="preserve">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w:t>
      </w:r>
      <w:ins w:id="2445" w:author="Claire Kouba" w:date="2024-03-12T20:54:00Z">
        <w:r w:rsidR="00767BAD">
          <w:t xml:space="preserve">longitudinal basis for the </w:t>
        </w:r>
      </w:ins>
      <w:r>
        <w:t xml:space="preserve">proposed HB function avoids some of the disadvantages of the </w:t>
      </w:r>
      <w:ins w:id="2446" w:author="Claire Kouba" w:date="2024-03-12T20:54:00Z">
        <w:r w:rsidR="00767BAD">
          <w:t xml:space="preserve">space-for-time or </w:t>
        </w:r>
      </w:ins>
      <w:r>
        <w:t>snapshot method of comparing the two states of natural and altered flows (Wheeler, Wenger, and Freeman 2018), because the hydro-ecological dataset is relatively long. Th</w:t>
      </w:r>
      <w:ins w:id="2447" w:author="Claire Kouba" w:date="2024-03-12T20:54:00Z">
        <w:r w:rsidR="00767BAD">
          <w:t>e ecological d</w:t>
        </w:r>
      </w:ins>
      <w:ins w:id="2448" w:author="Claire Kouba" w:date="2024-03-12T20:55:00Z">
        <w:r w:rsidR="00767BAD">
          <w:t xml:space="preserve">ata record </w:t>
        </w:r>
      </w:ins>
      <w:del w:id="2449" w:author="Claire Kouba" w:date="2024-03-12T20:55:00Z">
        <w:r w:rsidDel="00767BAD">
          <w:delText xml:space="preserve">is temporal structure, covering </w:delText>
        </w:r>
      </w:del>
      <w:ins w:id="2450" w:author="Claire Kouba" w:date="2024-03-12T20:55:00Z">
        <w:r w:rsidR="00767BAD">
          <w:t xml:space="preserve">covers </w:t>
        </w:r>
      </w:ins>
      <w:r>
        <w:t>a wide range of water year types, mak</w:t>
      </w:r>
      <w:ins w:id="2451" w:author="Claire Kouba" w:date="2024-03-12T20:55:00Z">
        <w:r w:rsidR="00767BAD">
          <w:t>ing</w:t>
        </w:r>
      </w:ins>
      <w:del w:id="2452" w:author="Claire Kouba" w:date="2024-03-12T20:55:00Z">
        <w:r w:rsidDel="00767BAD">
          <w:delText>es</w:delText>
        </w:r>
      </w:del>
      <w:r>
        <w:t xml:space="preserve"> it possible to test the hypothesis that a measurable relationship exists between hydrologic signal and ecologic response, even within an otherwise more complex relationship involving many non-hydrologic factors.</w:t>
      </w:r>
    </w:p>
    <w:p w14:paraId="79E1CA0B" w14:textId="77777777" w:rsidR="00C26AC4" w:rsidRDefault="0080747B">
      <w:pPr>
        <w:pStyle w:val="Heading2"/>
      </w:pPr>
      <w:bookmarkStart w:id="2453" w:name="critical-flow-thresholds"/>
      <w:bookmarkEnd w:id="2432"/>
      <w:r>
        <w:rPr>
          <w:rStyle w:val="SectionNumber"/>
        </w:rPr>
        <w:lastRenderedPageBreak/>
        <w:t>5.2</w:t>
      </w:r>
      <w:r>
        <w:tab/>
        <w:t>Critical flow thresholds</w:t>
      </w:r>
    </w:p>
    <w:p w14:paraId="66110DE4" w14:textId="77777777" w:rsidR="00C26AC4" w:rsidRDefault="0080747B">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w:t>
      </w:r>
    </w:p>
    <w:p w14:paraId="374ED472" w14:textId="77777777" w:rsidR="00C26AC4" w:rsidRDefault="0080747B">
      <w:pPr>
        <w:pStyle w:val="BodyText"/>
      </w:pPr>
      <w:r>
        <w:t xml:space="preserve">The selection of 10 and 100 </w:t>
      </w:r>
      <w:proofErr w:type="spellStart"/>
      <w:r>
        <w:t>cfs</w:t>
      </w:r>
      <w:proofErr w:type="spellEnd"/>
      <w:r>
        <w:t xml:space="preserve"> thresholds for fall flow reconnection dates is informed by both the empirical relationship between thresholds and coho </w:t>
      </w:r>
      <w:proofErr w:type="spellStart"/>
      <w:r>
        <w:t>spf</w:t>
      </w:r>
      <w:proofErr w:type="spellEnd"/>
      <w:r>
        <w:t xml:space="preserve"> observations (Figure 9) and professional judgment regarding which flows typically facilitate coho spawning passage into the valley and access to a large amount of tributary habitat. However, multiple caveats apply to these thresholds. First, though the timing of the 10 </w:t>
      </w:r>
      <w:proofErr w:type="spellStart"/>
      <w:r>
        <w:t>cfs</w:t>
      </w:r>
      <w:proofErr w:type="spellEnd"/>
      <w:r>
        <w:t xml:space="preserve"> reconnection had the strongest correlation with observed coho </w:t>
      </w:r>
      <w:proofErr w:type="spellStart"/>
      <w:r>
        <w:t>spf</w:t>
      </w:r>
      <w:proofErr w:type="spellEnd"/>
      <w:r>
        <w:t xml:space="preserve"> values, a flow of 18 to 25 </w:t>
      </w:r>
      <w:proofErr w:type="spellStart"/>
      <w:r>
        <w:t>cfs</w:t>
      </w:r>
      <w:proofErr w:type="spellEnd"/>
      <w:r>
        <w:t xml:space="preserve">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638F37A" w14:textId="77777777" w:rsidR="00C26AC4" w:rsidRDefault="0080747B">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31E175E6" w14:textId="77777777" w:rsidR="00C26AC4" w:rsidRDefault="0080747B">
      <w:pPr>
        <w:pStyle w:val="Heading2"/>
      </w:pPr>
      <w:bookmarkStart w:id="2454" w:name="Xbae7963f1e081de401f3b32cebc859e439bc149"/>
      <w:bookmarkEnd w:id="2453"/>
      <w:r>
        <w:rPr>
          <w:rStyle w:val="SectionNumber"/>
        </w:rPr>
        <w:t>5.3</w:t>
      </w:r>
      <w:r>
        <w:tab/>
        <w:t>Predictability of Chinook versus coho salmon</w:t>
      </w:r>
    </w:p>
    <w:p w14:paraId="3174C595" w14:textId="77777777" w:rsidR="00C26AC4" w:rsidRDefault="0080747B">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67CCB47A" w14:textId="77777777" w:rsidR="00C26AC4" w:rsidRDefault="0080747B">
      <w:pPr>
        <w:pStyle w:val="Compact"/>
        <w:numPr>
          <w:ilvl w:val="0"/>
          <w:numId w:val="8"/>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333493DF" w14:textId="77777777" w:rsidR="00C26AC4" w:rsidRDefault="0080747B">
      <w:pPr>
        <w:pStyle w:val="Compact"/>
        <w:numPr>
          <w:ilvl w:val="0"/>
          <w:numId w:val="8"/>
        </w:numPr>
      </w:pPr>
      <w:r>
        <w:t xml:space="preserve">Chinook typically do not </w:t>
      </w:r>
      <w:proofErr w:type="spellStart"/>
      <w:r>
        <w:t>oversummer</w:t>
      </w:r>
      <w:proofErr w:type="spellEnd"/>
      <w:r>
        <w:t xml:space="preserve"> in the freshwater system, potentially making them less vulnerable than coho to dry season conditions.</w:t>
      </w:r>
    </w:p>
    <w:p w14:paraId="0319ACE7" w14:textId="77777777" w:rsidR="00C26AC4" w:rsidRDefault="0080747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B0ADA0F" w14:textId="4979F529" w:rsidR="00C26AC4" w:rsidRDefault="0080747B">
      <w:pPr>
        <w:pStyle w:val="FirstParagraph"/>
      </w:pPr>
      <w:r>
        <w:t xml:space="preserve">Regardless of the ultimate cause(s), this difference in predictability underscores the fact that the </w:t>
      </w:r>
      <w:ins w:id="2455" w:author="Claire Kouba" w:date="2024-03-12T20:56:00Z">
        <w:r w:rsidR="00767BAD">
          <w:t xml:space="preserve">utility of the </w:t>
        </w:r>
      </w:ins>
      <w:r>
        <w:t xml:space="preserve">prediction exercise undertaken in this study </w:t>
      </w:r>
      <w:del w:id="2456" w:author="Claire Kouba" w:date="2024-03-12T20:57:00Z">
        <w:r w:rsidDel="00767BAD">
          <w:delText>can only be performed successfully for some species and some regions</w:delText>
        </w:r>
      </w:del>
      <w:ins w:id="2457" w:author="Claire Kouba" w:date="2024-03-12T20:57:00Z">
        <w:r w:rsidR="00767BAD">
          <w:t>may vary significantly by species and by region</w:t>
        </w:r>
      </w:ins>
      <w:r>
        <w:t>.</w:t>
      </w:r>
    </w:p>
    <w:p w14:paraId="3A5C3783" w14:textId="77777777" w:rsidR="00C26AC4" w:rsidRDefault="0080747B">
      <w:pPr>
        <w:pStyle w:val="Heading2"/>
      </w:pPr>
      <w:bookmarkStart w:id="2458" w:name="X22899a7bc665f95f7d1ce82e1c981266ee41a0c"/>
      <w:bookmarkEnd w:id="2454"/>
      <w:r>
        <w:rPr>
          <w:rStyle w:val="SectionNumber"/>
        </w:rPr>
        <w:lastRenderedPageBreak/>
        <w:t>5.4</w:t>
      </w:r>
      <w:r>
        <w:tab/>
        <w:t>Hydrologic Benefit (HB) function predictive performance and sensitivity</w:t>
      </w:r>
    </w:p>
    <w:p w14:paraId="7ECA60B0" w14:textId="77777777" w:rsidR="00C26AC4" w:rsidRDefault="0080747B">
      <w:pPr>
        <w:pStyle w:val="FirstParagraph"/>
      </w:pPr>
      <w:r>
        <w:t xml:space="preserve">For the 11 years in which observed coho </w:t>
      </w:r>
      <w:proofErr w:type="spellStart"/>
      <w:r>
        <w:t>spf</w:t>
      </w:r>
      <w:proofErr w:type="spellEnd"/>
      <w:r>
        <w:t xml:space="preserve"> values are available, the HB function was reasonably accurate in its predictions (Figure 12). </w:t>
      </w:r>
      <w:proofErr w:type="gramStart"/>
      <w:r>
        <w:t>In particular, it</w:t>
      </w:r>
      <w:proofErr w:type="gramEnd"/>
      <w:r>
        <w:t xml:space="preserve"> succeeded in predicting whether a coho </w:t>
      </w:r>
      <w:proofErr w:type="spellStart"/>
      <w:r>
        <w:t>spf</w:t>
      </w:r>
      <w:proofErr w:type="spellEnd"/>
      <w:r>
        <w:t xml:space="preserve"> year would be above or below 40 (an arbitrary threshold based on visual inspection of the grouping of the 11 observed values). A more conservative use of this model would be to assign a high-low </w:t>
      </w:r>
      <w:proofErr w:type="gramStart"/>
      <w:r>
        <w:t>threshold, and</w:t>
      </w:r>
      <w:proofErr w:type="gramEnd"/>
      <w:r>
        <w:t xml:space="preserve"> categorize each water year as a “high-coho </w:t>
      </w:r>
      <w:proofErr w:type="spellStart"/>
      <w:r>
        <w:t>spf</w:t>
      </w:r>
      <w:proofErr w:type="spellEnd"/>
      <w:r>
        <w:t xml:space="preserve">” or “low-coho </w:t>
      </w:r>
      <w:proofErr w:type="spellStart"/>
      <w:r>
        <w:t>spf</w:t>
      </w:r>
      <w:proofErr w:type="spellEnd"/>
      <w:r>
        <w:t xml:space="preserve">” year based on its relation to this threshold. However, for </w:t>
      </w:r>
      <w:proofErr w:type="gramStart"/>
      <w:r>
        <w:t>purposes</w:t>
      </w:r>
      <w:proofErr w:type="gramEnd"/>
      <w:r>
        <w:t xml:space="preserve"> of this discussion we retain the full distribution of values.</w:t>
      </w:r>
    </w:p>
    <w:p w14:paraId="34EC3520" w14:textId="77777777" w:rsidR="00C26AC4" w:rsidRDefault="0080747B">
      <w:pPr>
        <w:pStyle w:val="BodyText"/>
      </w:pPr>
      <w:r>
        <w:t>These linear models have been developed for a Coho Freshwater Life Period (see Figure 3</w:t>
      </w:r>
      <w:del w:id="2459" w:author="Claire Kouba" w:date="2024-03-12T20:57:00Z">
        <w:r w:rsidDel="007A2652">
          <w:delText xml:space="preserve"> </w:delText>
        </w:r>
      </w:del>
      <w:r>
        <w:t xml:space="preserve">), but the relevant </w:t>
      </w:r>
      <w:proofErr w:type="gramStart"/>
      <w:r>
        <w:t>time period</w:t>
      </w:r>
      <w:proofErr w:type="gramEnd"/>
      <w:r>
        <w:t xml:space="preserve">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64BEE9C2" w14:textId="77777777" w:rsidR="00C26AC4" w:rsidRDefault="0080747B">
      <w:pPr>
        <w:pStyle w:val="BodyText"/>
      </w:pPr>
      <w:r>
        <w:t xml:space="preserve">The predictive power of the Hydrologic Benefit formula beyond the hydrologic conditions of water years 2007-2020 remains untestable; for this </w:t>
      </w:r>
      <w:proofErr w:type="gramStart"/>
      <w:r>
        <w:t>reason</w:t>
      </w:r>
      <w:proofErr w:type="gramEnd"/>
      <w:r>
        <w:t xml:space="preserve"> the coho </w:t>
      </w:r>
      <w:proofErr w:type="spellStart"/>
      <w:r>
        <w:t>spf</w:t>
      </w:r>
      <w:proofErr w:type="spellEnd"/>
      <w:r>
        <w:t xml:space="preserve">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0B1AAF37" w14:textId="77777777" w:rsidR="00C26AC4" w:rsidRDefault="0080747B">
      <w:pPr>
        <w:pStyle w:val="BodyText"/>
      </w:pPr>
      <w:r>
        <w:t xml:space="preserve">Additionally, the sensitivity exercise indicated that even one additional data point can alter the ensemble coefficient, or weight, of the most important predictor (Brood Year reconnection timing, 10 </w:t>
      </w:r>
      <w:proofErr w:type="spellStart"/>
      <w:r>
        <w:t>cfs</w:t>
      </w:r>
      <w:proofErr w:type="spellEnd"/>
      <w:r>
        <w:t xml:space="preserve">) by at least 24%; </w:t>
      </w:r>
      <w:proofErr w:type="gramStart"/>
      <w:r>
        <w:t>thus</w:t>
      </w:r>
      <w:proofErr w:type="gramEnd"/>
      <w:r>
        <w:t xml:space="preserve">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19C08E80" w14:textId="77777777" w:rsidR="00C26AC4" w:rsidRDefault="0080747B">
      <w:pPr>
        <w:pStyle w:val="Heading2"/>
      </w:pPr>
      <w:bookmarkStart w:id="2460" w:name="metric-weights-and-importance"/>
      <w:bookmarkEnd w:id="2458"/>
      <w:r>
        <w:rPr>
          <w:rStyle w:val="SectionNumber"/>
        </w:rPr>
        <w:t>5.5</w:t>
      </w:r>
      <w:r>
        <w:tab/>
        <w:t>Metric weights and importance</w:t>
      </w:r>
    </w:p>
    <w:p w14:paraId="0B277CDA" w14:textId="77777777" w:rsidR="00C26AC4" w:rsidRDefault="0080747B">
      <w:pPr>
        <w:pStyle w:val="FirstParagraph"/>
      </w:pPr>
      <w:r>
        <w:t xml:space="preserve">The relative contributions of each metric, shown in Figure 13, indicate that the weighted metric introducing the greatest variability in coho </w:t>
      </w:r>
      <w:proofErr w:type="spellStart"/>
      <w:r>
        <w:t>spf</w:t>
      </w:r>
      <w:proofErr w:type="spellEnd"/>
      <w:r>
        <w:t xml:space="preserve"> predictions is the reconnection date at the 10 </w:t>
      </w:r>
      <w:proofErr w:type="spellStart"/>
      <w:r>
        <w:t>cfs</w:t>
      </w:r>
      <w:proofErr w:type="spellEnd"/>
      <w:r>
        <w:t xml:space="preserve"> threshold; in other words, an important common feature of the water years that yield very low coho </w:t>
      </w:r>
      <w:proofErr w:type="spellStart"/>
      <w:r>
        <w:t>spf</w:t>
      </w:r>
      <w:proofErr w:type="spellEnd"/>
      <w:r>
        <w:t xml:space="preserve"> predictions is a relatively long fall period of flow &lt;10 </w:t>
      </w:r>
      <w:proofErr w:type="spellStart"/>
      <w:r>
        <w:t>cfs</w:t>
      </w:r>
      <w:proofErr w:type="spellEnd"/>
      <w:r>
        <w:t>.</w:t>
      </w:r>
    </w:p>
    <w:p w14:paraId="04ED5B17" w14:textId="0D6A09E8" w:rsidR="00C26AC4" w:rsidRDefault="0080747B">
      <w:pPr>
        <w:pStyle w:val="BodyText"/>
      </w:pPr>
      <w:r>
        <w:t xml:space="preserve">Figure </w:t>
      </w:r>
      <w:del w:id="2461" w:author="Claire Kouba" w:date="2024-03-12T21:06:00Z">
        <w:r w:rsidDel="00472DDC">
          <w:delText xml:space="preserve">?? </w:delText>
        </w:r>
      </w:del>
      <w:ins w:id="2462" w:author="Claire Kouba" w:date="2024-03-12T21:06:00Z">
        <w:r w:rsidR="00472DDC">
          <w:t xml:space="preserve">13 </w:t>
        </w:r>
      </w:ins>
      <w:r>
        <w:t xml:space="preserve">also highlights that three of the four selected hydrologic metrics are negatively correlated with coho </w:t>
      </w:r>
      <w:proofErr w:type="spellStart"/>
      <w:r>
        <w:t>spf</w:t>
      </w:r>
      <w:proofErr w:type="spellEnd"/>
      <w:r>
        <w:t xml:space="preserve"> values. This means the HB function relies on a positive intercept value to generate positive coho </w:t>
      </w:r>
      <w:proofErr w:type="spellStart"/>
      <w:r>
        <w:t>spf</w:t>
      </w:r>
      <w:proofErr w:type="spellEnd"/>
      <w:r>
        <w:t xml:space="preserve"> predictions, and because the intercept value can be outweighed by combinations of flow metric values that are 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14:paraId="20CC350F" w14:textId="77777777" w:rsidR="00C26AC4" w:rsidRDefault="0080747B">
      <w:pPr>
        <w:pStyle w:val="BodyText"/>
      </w:pPr>
      <w:r>
        <w:t xml:space="preserve">Unfortunately, observed coho </w:t>
      </w:r>
      <w:proofErr w:type="spellStart"/>
      <w:r>
        <w:t>spf</w:t>
      </w:r>
      <w:proofErr w:type="spellEnd"/>
      <w:r>
        <w:t xml:space="preserve"> values are not available for any of the water years in which a negative value is predicted (2002, 2016 and 2021; Figure 12),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551C40A9" w14:textId="77777777" w:rsidR="00C26AC4" w:rsidRDefault="0080747B">
      <w:pPr>
        <w:pStyle w:val="BodyText"/>
      </w:pPr>
      <w:r>
        <w:t xml:space="preserve">The metrics most related to watershed-scale coho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w:t>
      </w:r>
      <w:proofErr w:type="gramStart"/>
      <w:r>
        <w:t>high-elevation</w:t>
      </w:r>
      <w:proofErr w:type="gramEnd"/>
      <w:r>
        <w:t xml:space="preserve">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7E986C9" w14:textId="77777777" w:rsidR="00C26AC4" w:rsidRDefault="0080747B">
      <w:pPr>
        <w:pStyle w:val="BodyText"/>
      </w:pPr>
      <w:r>
        <w:t xml:space="preserve">It is also notable that the metrics with the highest predictive power are associated with negative values, or coho </w:t>
      </w:r>
      <w:proofErr w:type="spellStart"/>
      <w:r>
        <w:t>spf</w:t>
      </w:r>
      <w:proofErr w:type="spellEnd"/>
      <w:r>
        <w:t xml:space="preserve"> penalties. One possible interpretation is that hydrologic metrics can be useful for identifying unfavorable conditions for coho </w:t>
      </w:r>
      <w:proofErr w:type="gramStart"/>
      <w:r>
        <w:t>salmon, but</w:t>
      </w:r>
      <w:proofErr w:type="gramEnd"/>
      <w:r>
        <w:t xml:space="preserve"> are not sufficient to describe favorable conditions. The ecological theory that may explain this further is beyond the scope of this </w:t>
      </w:r>
      <w:proofErr w:type="gramStart"/>
      <w:r>
        <w:t>paper, but</w:t>
      </w:r>
      <w:proofErr w:type="gramEnd"/>
      <w:r>
        <w:t xml:space="preserve"> could be a focus of future studies.</w:t>
      </w:r>
    </w:p>
    <w:p w14:paraId="14E49C5F" w14:textId="77777777" w:rsidR="00C26AC4" w:rsidRDefault="0080747B">
      <w:pPr>
        <w:pStyle w:val="Heading2"/>
      </w:pPr>
      <w:bookmarkStart w:id="2463" w:name="Xe7b831585be370552e5eda248af1ddb6912a940"/>
      <w:bookmarkEnd w:id="2460"/>
      <w:r>
        <w:rPr>
          <w:rStyle w:val="SectionNumber"/>
        </w:rPr>
        <w:t>5.6</w:t>
      </w:r>
      <w:r>
        <w:tab/>
        <w:t>Implications for water and fisheries management</w:t>
      </w:r>
    </w:p>
    <w:p w14:paraId="214FA9B4" w14:textId="77777777" w:rsidR="00C26AC4" w:rsidRDefault="0080747B">
      <w:pPr>
        <w:pStyle w:val="FirstParagraph"/>
      </w:pPr>
      <w:r>
        <w:t xml:space="preserve">This study represents a contribution to the large body of work seeking to understand and conserve aquatic ecosystems in the Klamath basin, and in aquatic ecosystems in Mediterranean climates more generally. </w:t>
      </w:r>
      <w:proofErr w:type="gramStart"/>
      <w:r>
        <w:t>Viability</w:t>
      </w:r>
      <w:proofErr w:type="gramEnd"/>
      <w:r>
        <w:t xml:space="preserve">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082E12EB" w14:textId="77777777" w:rsidR="00C26AC4" w:rsidRDefault="0080747B">
      <w:pPr>
        <w:pStyle w:val="Compact"/>
        <w:numPr>
          <w:ilvl w:val="0"/>
          <w:numId w:val="9"/>
        </w:numPr>
      </w:pPr>
      <w:r>
        <w:t>Effective population size</w:t>
      </w:r>
    </w:p>
    <w:p w14:paraId="6A988182" w14:textId="77777777" w:rsidR="00C26AC4" w:rsidRDefault="0080747B">
      <w:pPr>
        <w:pStyle w:val="Compact"/>
        <w:numPr>
          <w:ilvl w:val="0"/>
          <w:numId w:val="9"/>
        </w:numPr>
      </w:pPr>
      <w:r>
        <w:t>Population size per generation</w:t>
      </w:r>
    </w:p>
    <w:p w14:paraId="77AD44A5" w14:textId="77777777" w:rsidR="00C26AC4" w:rsidRDefault="0080747B">
      <w:pPr>
        <w:pStyle w:val="Compact"/>
        <w:numPr>
          <w:ilvl w:val="0"/>
          <w:numId w:val="9"/>
        </w:numPr>
      </w:pPr>
      <w:r>
        <w:t>Population decline (rate of decline)</w:t>
      </w:r>
    </w:p>
    <w:p w14:paraId="4D2F67C6" w14:textId="77777777" w:rsidR="00C26AC4" w:rsidRDefault="0080747B">
      <w:pPr>
        <w:pStyle w:val="Compact"/>
        <w:numPr>
          <w:ilvl w:val="0"/>
          <w:numId w:val="9"/>
        </w:numPr>
      </w:pPr>
      <w:r>
        <w:t>Catastrophic decline (order of magnitude decline within 1 generation)</w:t>
      </w:r>
    </w:p>
    <w:p w14:paraId="2EACFE42" w14:textId="77777777" w:rsidR="00C26AC4" w:rsidRDefault="0080747B">
      <w:pPr>
        <w:pStyle w:val="Compact"/>
        <w:numPr>
          <w:ilvl w:val="0"/>
          <w:numId w:val="9"/>
        </w:numPr>
      </w:pPr>
      <w:r>
        <w:t>Spawner density</w:t>
      </w:r>
    </w:p>
    <w:p w14:paraId="3DA2EFF6" w14:textId="77777777" w:rsidR="00C26AC4" w:rsidRDefault="0080747B">
      <w:pPr>
        <w:pStyle w:val="Compact"/>
        <w:numPr>
          <w:ilvl w:val="0"/>
          <w:numId w:val="9"/>
        </w:numPr>
      </w:pPr>
      <w:r>
        <w:t>Potential spatial habitat capacity, in units of Intrinsic Potential (IP)</w:t>
      </w:r>
    </w:p>
    <w:p w14:paraId="2EDC7CDF" w14:textId="77777777" w:rsidR="00C26AC4" w:rsidRDefault="0080747B">
      <w:pPr>
        <w:pStyle w:val="Compact"/>
        <w:numPr>
          <w:ilvl w:val="0"/>
          <w:numId w:val="9"/>
        </w:numPr>
      </w:pPr>
      <w:r>
        <w:lastRenderedPageBreak/>
        <w:t>Hatchery influence</w:t>
      </w:r>
    </w:p>
    <w:p w14:paraId="5BAF3BF2" w14:textId="77777777" w:rsidR="00C26AC4" w:rsidRDefault="0080747B">
      <w:pPr>
        <w:pStyle w:val="Compact"/>
        <w:numPr>
          <w:ilvl w:val="0"/>
          <w:numId w:val="9"/>
        </w:numPr>
      </w:pPr>
      <w:r>
        <w:t>Extinction risk from population viability analysis model</w:t>
      </w:r>
    </w:p>
    <w:p w14:paraId="6C9B90F2" w14:textId="77777777" w:rsidR="00C26AC4" w:rsidRDefault="0080747B">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14:paraId="2714928B" w14:textId="77777777" w:rsidR="00C26AC4" w:rsidRDefault="0080747B">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w:t>
      </w:r>
      <w:proofErr w:type="spellStart"/>
      <w:r>
        <w:t>spf</w:t>
      </w:r>
      <w:proofErr w:type="spellEnd"/>
      <w:r>
        <w:t xml:space="preserve">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5B46B76F" w14:textId="77777777" w:rsidR="00C26AC4" w:rsidRDefault="0080747B">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w:t>
      </w:r>
      <w:proofErr w:type="gramStart"/>
      <w:r>
        <w:t>types, and</w:t>
      </w:r>
      <w:proofErr w:type="gramEnd"/>
      <w:r>
        <w:t xml:space="preserve"> could provide motivation to continue investing in data collection and the monitoring of sensitive species.</w:t>
      </w:r>
    </w:p>
    <w:p w14:paraId="42F80E77" w14:textId="77777777" w:rsidR="00C26AC4" w:rsidRDefault="0080747B">
      <w:pPr>
        <w:pStyle w:val="Heading1"/>
      </w:pPr>
      <w:bookmarkStart w:id="2464" w:name="conclusions"/>
      <w:bookmarkEnd w:id="2431"/>
      <w:bookmarkEnd w:id="2463"/>
      <w:r>
        <w:rPr>
          <w:rStyle w:val="SectionNumber"/>
        </w:rPr>
        <w:t>6</w:t>
      </w:r>
      <w:r>
        <w:tab/>
        <w:t>Conclusions</w:t>
      </w:r>
    </w:p>
    <w:p w14:paraId="414FCFB6" w14:textId="77777777" w:rsidR="00C26AC4" w:rsidRDefault="0080747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2DE042D9" w14:textId="3D02B709" w:rsidR="00C26AC4" w:rsidRDefault="0080747B">
      <w:pPr>
        <w:pStyle w:val="BodyText"/>
      </w:pPr>
      <w:r>
        <w:t xml:space="preserve">To learn if it was possible to empirically quantify a hydrologic regime that meets the ecological needs of </w:t>
      </w:r>
      <w:ins w:id="2465" w:author="Claire Kouba" w:date="2024-03-12T21:09:00Z">
        <w:r w:rsidR="00CA4775">
          <w:t>specific species (</w:t>
        </w:r>
      </w:ins>
      <w:r>
        <w:t xml:space="preserve">coho </w:t>
      </w:r>
      <w:ins w:id="2466" w:author="Claire Kouba" w:date="2024-03-12T21:09:00Z">
        <w:r w:rsidR="00CA4775">
          <w:t xml:space="preserve">and Chinook </w:t>
        </w:r>
      </w:ins>
      <w:r>
        <w:t>salmon</w:t>
      </w:r>
      <w:ins w:id="2467" w:author="Claire Kouba" w:date="2024-03-12T21:09:00Z">
        <w:r w:rsidR="00CA4775">
          <w:t>)</w:t>
        </w:r>
      </w:ins>
      <w:r>
        <w:t xml:space="preserve"> in </w:t>
      </w:r>
      <w:ins w:id="2468" w:author="Claire Kouba" w:date="2024-03-12T21:09:00Z">
        <w:r w:rsidR="00CA4775">
          <w:t>a specific region (</w:t>
        </w:r>
      </w:ins>
      <w:r>
        <w:t>the Scott River watershed</w:t>
      </w:r>
      <w:ins w:id="2469" w:author="Claire Kouba" w:date="2024-03-12T21:09:00Z">
        <w:r w:rsidR="00CA4775">
          <w:t>)</w:t>
        </w:r>
      </w:ins>
      <w:r>
        <w:t xml:space="preserve">, we examined correlations between several dozen hydrologic metrics and local salmon observations. We found </w:t>
      </w:r>
      <w:ins w:id="2470" w:author="Claire Kouba" w:date="2024-03-12T21:09:00Z">
        <w:r w:rsidR="00CA4775">
          <w:t>that co</w:t>
        </w:r>
      </w:ins>
      <w:ins w:id="2471" w:author="Claire Kouba" w:date="2024-03-12T21:10:00Z">
        <w:r w:rsidR="00CA4775">
          <w:t>ho salmon outcomes were much more related to hydrology than Chinook outcomes</w:t>
        </w:r>
      </w:ins>
      <w:ins w:id="2472" w:author="Claire Kouba" w:date="2024-03-12T21:11:00Z">
        <w:r w:rsidR="00CA4775">
          <w:t>.</w:t>
        </w:r>
      </w:ins>
      <w:ins w:id="2473" w:author="Claire Kouba" w:date="2024-03-12T21:10:00Z">
        <w:r w:rsidR="00CA4775">
          <w:t xml:space="preserve"> </w:t>
        </w:r>
      </w:ins>
      <w:del w:id="2474" w:author="Claire Kouba" w:date="2024-03-12T21:11:00Z">
        <w:r w:rsidDel="00CA4775">
          <w:delText xml:space="preserve">several </w:delText>
        </w:r>
      </w:del>
      <w:ins w:id="2475" w:author="Claire Kouba" w:date="2024-03-12T21:11:00Z">
        <w:r w:rsidR="00CA4775">
          <w:t xml:space="preserve">Several hydrologic </w:t>
        </w:r>
      </w:ins>
      <w:r>
        <w:t xml:space="preserve">metrics, both from prior studies (Patterson et al. 2020; Yarnell et al. 2020) and designed for this study (Figure 5), </w:t>
      </w:r>
      <w:del w:id="2476" w:author="Claire Kouba" w:date="2024-03-12T21:11:00Z">
        <w:r w:rsidDel="00CA4775">
          <w:delText xml:space="preserve">that </w:delText>
        </w:r>
      </w:del>
      <w:r>
        <w:t xml:space="preserve">appeared </w:t>
      </w:r>
      <w:ins w:id="2477" w:author="Claire Kouba" w:date="2024-03-12T21:11:00Z">
        <w:r w:rsidR="00CA4775">
          <w:t xml:space="preserve">to be </w:t>
        </w:r>
      </w:ins>
      <w:r>
        <w:t xml:space="preserve">correlated with the number of coho smolts produced per female spawner (coho </w:t>
      </w:r>
      <w:proofErr w:type="spellStart"/>
      <w:r>
        <w:t>spf</w:t>
      </w:r>
      <w:proofErr w:type="spellEnd"/>
      <w:r>
        <w:t xml:space="preserve">). The </w:t>
      </w:r>
      <w:proofErr w:type="gramStart"/>
      <w:r>
        <w:t>two flow</w:t>
      </w:r>
      <w:proofErr w:type="gramEnd"/>
      <w:r>
        <w:t xml:space="preserve"> metrics most correlated with the coho </w:t>
      </w:r>
      <w:proofErr w:type="spellStart"/>
      <w:r>
        <w:t>spf</w:t>
      </w:r>
      <w:proofErr w:type="spellEnd"/>
      <w:r>
        <w:t xml:space="preserve"> of a given smolt cohort were </w:t>
      </w:r>
      <w:ins w:id="2478" w:author="Claire Kouba" w:date="2024-03-12T21:12:00Z">
        <w:r w:rsidR="00CA4775">
          <w:t>based on</w:t>
        </w:r>
      </w:ins>
      <w:ins w:id="2479" w:author="Claire Kouba" w:date="2024-03-12T21:11:00Z">
        <w:r w:rsidR="00CA4775">
          <w:t xml:space="preserve"> the timing</w:t>
        </w:r>
      </w:ins>
      <w:del w:id="2480" w:author="Claire Kouba" w:date="2024-03-12T21:12:00Z">
        <w:r w:rsidDel="00CA4775">
          <w:delText>the first date after the dry season</w:delText>
        </w:r>
      </w:del>
      <w:r>
        <w:t xml:space="preserve"> of </w:t>
      </w:r>
      <w:ins w:id="2481" w:author="Claire Kouba" w:date="2024-03-12T21:12:00Z">
        <w:r w:rsidR="00CA4775">
          <w:t xml:space="preserve">end-of-dry-season </w:t>
        </w:r>
      </w:ins>
      <w:r>
        <w:t xml:space="preserve">flows rising above 10 and 100 </w:t>
      </w:r>
      <w:proofErr w:type="spellStart"/>
      <w:r>
        <w:t>cfs</w:t>
      </w:r>
      <w:proofErr w:type="spellEnd"/>
      <w:r>
        <w:t>,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0F714E7C" w14:textId="77777777" w:rsidR="00C26AC4" w:rsidRDefault="0080747B">
      <w:pPr>
        <w:pStyle w:val="BodyText"/>
      </w:pPr>
      <w:r>
        <w:lastRenderedPageBreak/>
        <w:t xml:space="preserve">We used linear models to predict coho </w:t>
      </w:r>
      <w:proofErr w:type="spellStart"/>
      <w:r>
        <w:t>spf</w:t>
      </w:r>
      <w:proofErr w:type="spellEnd"/>
      <w:r>
        <w:t xml:space="preserve"> values for each water year based on potential combinations of one and two hydrologic metric predictors. The intercept and slopes of the three </w:t>
      </w:r>
      <w:proofErr w:type="gramStart"/>
      <w:r>
        <w:t>best</w:t>
      </w:r>
      <w:proofErr w:type="gramEnd"/>
      <w:r>
        <w:t xml:space="preserve"> of these linear models were aggregated to formulate a Hydrologic Benefit function (Figure 12).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8DCA1C0" w14:textId="155CB1F9" w:rsidR="00C26AC4" w:rsidRDefault="0080747B">
      <w:pPr>
        <w:pStyle w:val="BodyText"/>
      </w:pPr>
      <w:r>
        <w:t>Conversely, we did not find that Chinook reproduction observations could be predicted with as much success as coho using the same set of hydrologic data</w:t>
      </w:r>
      <w:ins w:id="2482" w:author="Claire Kouba" w:date="2024-03-12T21:13:00Z">
        <w:r w:rsidR="00CA4775">
          <w:t xml:space="preserve"> (Figure 10)</w:t>
        </w:r>
      </w:ins>
      <w:r>
        <w:t>. This suggests that the utility of this type of analysis is both region- and species-dependent.</w:t>
      </w:r>
    </w:p>
    <w:p w14:paraId="1335E6CB" w14:textId="77777777" w:rsidR="00C26AC4" w:rsidRDefault="0080747B">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15E3BB63" w14:textId="77777777" w:rsidR="00C26AC4" w:rsidRDefault="0080747B">
      <w:r>
        <w:br w:type="page"/>
      </w:r>
    </w:p>
    <w:p w14:paraId="5C987CEF" w14:textId="77777777" w:rsidR="00C26AC4" w:rsidRDefault="0080747B">
      <w:pPr>
        <w:pStyle w:val="Bibliography"/>
      </w:pPr>
      <w:bookmarkStart w:id="2483" w:name="ref-Acreman2014"/>
      <w:bookmarkStart w:id="2484" w:name="refs"/>
      <w:r>
        <w:lastRenderedPageBreak/>
        <w:t xml:space="preserve">Acreman, Mike, Angela H. Arthington, Matthew J. </w:t>
      </w:r>
      <w:proofErr w:type="spellStart"/>
      <w:r>
        <w:t>Colloff</w:t>
      </w:r>
      <w:proofErr w:type="spellEnd"/>
      <w:r>
        <w:t xml:space="preserve">,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5">
        <w:r>
          <w:rPr>
            <w:rStyle w:val="Hyperlink"/>
          </w:rPr>
          <w:t>https://doi.org/10.1890/130134</w:t>
        </w:r>
      </w:hyperlink>
      <w:r>
        <w:t>.</w:t>
      </w:r>
    </w:p>
    <w:p w14:paraId="60FDD0F6" w14:textId="77777777" w:rsidR="00C26AC4" w:rsidRDefault="0080747B">
      <w:pPr>
        <w:pStyle w:val="Bibliography"/>
      </w:pPr>
      <w:bookmarkStart w:id="2485" w:name="ref-NMFS2005"/>
      <w:bookmarkEnd w:id="2483"/>
      <w:r>
        <w:t xml:space="preserve">Agrawal, A, R S Schick, E P </w:t>
      </w:r>
      <w:proofErr w:type="spellStart"/>
      <w:r>
        <w:t>Bjorkstedt</w:t>
      </w:r>
      <w:proofErr w:type="spellEnd"/>
      <w:r>
        <w:t xml:space="preserve">, R G Szerlong, M N Goslin, B C Spence, T H Williams, K M Burnett, and National Oceanic. 2005. “NOAA Technical Memorandum NMFS PREDICTING THE POTENTIAL FOR HISTORICAL </w:t>
      </w:r>
      <w:proofErr w:type="gramStart"/>
      <w:r>
        <w:t>COHO ,</w:t>
      </w:r>
      <w:proofErr w:type="gramEnd"/>
      <w:r>
        <w:t xml:space="preserve"> CHINOOK AND STEELHEAD HABITAT IN NORTHERN CALIFORNIA,” no. June.</w:t>
      </w:r>
    </w:p>
    <w:p w14:paraId="04465C0A" w14:textId="77777777" w:rsidR="00C26AC4" w:rsidRDefault="0080747B">
      <w:pPr>
        <w:pStyle w:val="Bibliography"/>
      </w:pPr>
      <w:bookmarkStart w:id="2486" w:name="ref-Anderson2006"/>
      <w:bookmarkEnd w:id="2485"/>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6">
        <w:r>
          <w:rPr>
            <w:rStyle w:val="Hyperlink"/>
          </w:rPr>
          <w:t>https://doi.org/10.1890/1540-9295(2006)4[309:IFNISA]2.0.CO;2</w:t>
        </w:r>
      </w:hyperlink>
      <w:r>
        <w:t>.</w:t>
      </w:r>
    </w:p>
    <w:p w14:paraId="1A45A9FA" w14:textId="77777777" w:rsidR="00C26AC4" w:rsidRDefault="0080747B">
      <w:pPr>
        <w:pStyle w:val="Bibliography"/>
      </w:pPr>
      <w:bookmarkStart w:id="2487" w:name="ref-Arthington2014"/>
      <w:bookmarkEnd w:id="2486"/>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7">
        <w:r>
          <w:rPr>
            <w:rStyle w:val="Hyperlink"/>
          </w:rPr>
          <w:t>https://doi.org/10.1002/rra</w:t>
        </w:r>
      </w:hyperlink>
      <w:r>
        <w:t>.</w:t>
      </w:r>
    </w:p>
    <w:p w14:paraId="7D969417" w14:textId="77777777" w:rsidR="00C26AC4" w:rsidRDefault="0080747B">
      <w:pPr>
        <w:pStyle w:val="Bibliography"/>
      </w:pPr>
      <w:bookmarkStart w:id="2488" w:name="ref-Bestgen2020"/>
      <w:bookmarkEnd w:id="2487"/>
      <w:r>
        <w:t xml:space="preserve">Bestgen, Kevin R., N. Le Roy Poff, Daniel W. Baker, Brian P. Bledsoe, David M. Merritt, Mark Lorie, Gregor T. Auble, John S. Sanderson, and Boris C. Kondratieff. 2020. “Designing flows to enhance ecosystem functioning in heavily altered rivers.” </w:t>
      </w:r>
      <w:r>
        <w:rPr>
          <w:i/>
          <w:iCs/>
        </w:rPr>
        <w:t>Ecological Applications</w:t>
      </w:r>
      <w:r>
        <w:t xml:space="preserve"> 30 (1): 1–19. </w:t>
      </w:r>
      <w:hyperlink r:id="rId28">
        <w:r>
          <w:rPr>
            <w:rStyle w:val="Hyperlink"/>
          </w:rPr>
          <w:t>https://doi.org/10.1002/eap.2005</w:t>
        </w:r>
      </w:hyperlink>
      <w:r>
        <w:t>.</w:t>
      </w:r>
    </w:p>
    <w:p w14:paraId="14BC2002" w14:textId="77777777" w:rsidR="00C26AC4" w:rsidRDefault="0080747B">
      <w:pPr>
        <w:pStyle w:val="Bibliography"/>
      </w:pPr>
      <w:bookmarkStart w:id="2489" w:name="ref-BjornnReiser1991"/>
      <w:bookmarkEnd w:id="2488"/>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9">
        <w:r>
          <w:rPr>
            <w:rStyle w:val="Hyperlink"/>
          </w:rPr>
          <w:t>https://doi.org/10.2307/1446234</w:t>
        </w:r>
      </w:hyperlink>
      <w:r>
        <w:t>.</w:t>
      </w:r>
    </w:p>
    <w:p w14:paraId="1024A4B4" w14:textId="77777777" w:rsidR="00C26AC4" w:rsidRDefault="0080747B">
      <w:pPr>
        <w:pStyle w:val="Bibliography"/>
      </w:pPr>
      <w:bookmarkStart w:id="2490" w:name="ref-Bourret2016"/>
      <w:bookmarkEnd w:id="2489"/>
      <w:r>
        <w:t xml:space="preserve">Bourret, Samuel L., Christopher C. Caudill, and Matthew L. Keefer. 2016. “Diversity of juvenile Chinook salmon life history pathways.” </w:t>
      </w:r>
      <w:r>
        <w:rPr>
          <w:i/>
          <w:iCs/>
        </w:rPr>
        <w:t>Reviews in Fish Biology and Fisheries</w:t>
      </w:r>
      <w:r>
        <w:t xml:space="preserve"> 26 (3): 375–403. </w:t>
      </w:r>
      <w:hyperlink r:id="rId30">
        <w:r>
          <w:rPr>
            <w:rStyle w:val="Hyperlink"/>
          </w:rPr>
          <w:t>https://doi.org/10.1007/s11160-016-9432-3</w:t>
        </w:r>
      </w:hyperlink>
      <w:r>
        <w:t>.</w:t>
      </w:r>
    </w:p>
    <w:p w14:paraId="68CF34CD" w14:textId="77777777" w:rsidR="00C26AC4" w:rsidRDefault="0080747B">
      <w:pPr>
        <w:pStyle w:val="Bibliography"/>
      </w:pPr>
      <w:bookmarkStart w:id="2491" w:name="ref-Bradford2016"/>
      <w:bookmarkEnd w:id="2490"/>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31">
        <w:r>
          <w:rPr>
            <w:rStyle w:val="Hyperlink"/>
          </w:rPr>
          <w:t>https://doi.org/10.1577/1548-8659(1997)126&lt;0049</w:t>
        </w:r>
      </w:hyperlink>
      <w:r>
        <w:t>.</w:t>
      </w:r>
    </w:p>
    <w:p w14:paraId="70298B24" w14:textId="77777777" w:rsidR="00C26AC4" w:rsidRDefault="0080747B">
      <w:pPr>
        <w:pStyle w:val="Bibliography"/>
      </w:pPr>
      <w:bookmarkStart w:id="2492" w:name="ref-Brown1994"/>
      <w:bookmarkEnd w:id="2491"/>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14:paraId="04CBC8C9" w14:textId="77777777" w:rsidR="00C26AC4" w:rsidRDefault="0080747B">
      <w:pPr>
        <w:pStyle w:val="Bibliography"/>
      </w:pPr>
      <w:bookmarkStart w:id="2493" w:name="ref-Bunn2002"/>
      <w:bookmarkEnd w:id="2492"/>
      <w:r>
        <w:t xml:space="preserve">Bunn, Stuart E., and Angela H. Arthington. 2002. “Basic principles and ecological consequences of altered flow regimes for aquatic biodiversity.” </w:t>
      </w:r>
      <w:r>
        <w:rPr>
          <w:i/>
          <w:iCs/>
        </w:rPr>
        <w:t>Environmental Management</w:t>
      </w:r>
      <w:r>
        <w:t xml:space="preserve"> 30 (4): 492–507. </w:t>
      </w:r>
      <w:hyperlink r:id="rId33">
        <w:r>
          <w:rPr>
            <w:rStyle w:val="Hyperlink"/>
          </w:rPr>
          <w:t>https://doi.org/10.1007/s00267-002-2737-0</w:t>
        </w:r>
      </w:hyperlink>
      <w:r>
        <w:t>.</w:t>
      </w:r>
    </w:p>
    <w:p w14:paraId="18E27F4B" w14:textId="77777777" w:rsidR="00C26AC4" w:rsidRDefault="0080747B">
      <w:pPr>
        <w:pStyle w:val="Bibliography"/>
      </w:pPr>
      <w:bookmarkStart w:id="2494" w:name="ref-Bustard1975"/>
      <w:bookmarkEnd w:id="2493"/>
      <w:r>
        <w:lastRenderedPageBreak/>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443A2388" w14:textId="77777777" w:rsidR="00C26AC4" w:rsidRDefault="0080747B">
      <w:pPr>
        <w:pStyle w:val="Bibliography"/>
      </w:pPr>
      <w:bookmarkStart w:id="2495" w:name="ref-CDFW2015a"/>
      <w:bookmarkEnd w:id="2494"/>
      <w:r>
        <w:t xml:space="preserve">California Department of Fish and Wildlife (CDFW). 2015a. “Cooperative Report of the Scott River Coho Salmon Rescue and Relocation Effort: 2014 Drought Emergency.” August. California Department of Fish; Wildlife (CDFW). </w:t>
      </w:r>
      <w:hyperlink r:id="rId34">
        <w:r>
          <w:rPr>
            <w:rStyle w:val="Hyperlink"/>
          </w:rPr>
          <w:t>https://www.fs.usda.gov/Internet/FSE{\_}DOCUMENTS/stelprd3850544.pdf</w:t>
        </w:r>
      </w:hyperlink>
      <w:r>
        <w:t>.</w:t>
      </w:r>
    </w:p>
    <w:p w14:paraId="0571F698" w14:textId="77777777" w:rsidR="00C26AC4" w:rsidRDefault="0080747B">
      <w:pPr>
        <w:pStyle w:val="Bibliography"/>
      </w:pPr>
      <w:bookmarkStart w:id="2496" w:name="ref-CDFW2015b"/>
      <w:bookmarkEnd w:id="2495"/>
      <w:r>
        <w:t xml:space="preserve">———. 2015b. “Recovery Strategy for California Coho Salmon Progress Report 2004-2012.” California Department of Fish; Wildlife (CDFW). </w:t>
      </w:r>
      <w:hyperlink r:id="rId35">
        <w:r>
          <w:rPr>
            <w:rStyle w:val="Hyperlink"/>
          </w:rPr>
          <w:t>http://www.fgc.ca.gov/meetings/2015/Aug/Exhibits/0805{\_}Item{\_}38{\_}CohoStatusReport.pdf</w:t>
        </w:r>
      </w:hyperlink>
      <w:r>
        <w:t>.</w:t>
      </w:r>
    </w:p>
    <w:p w14:paraId="000DE510" w14:textId="77777777" w:rsidR="00C26AC4" w:rsidRDefault="0080747B">
      <w:pPr>
        <w:pStyle w:val="Bibliography"/>
      </w:pPr>
      <w:bookmarkStart w:id="2497" w:name="ref-CDFW2017"/>
      <w:bookmarkEnd w:id="2496"/>
      <w:r>
        <w:t xml:space="preserve">———. 2017. “Interim Instream Flow Criteria for the Protection of Fishery Resources in the Scott River Watershed, Siskiyou County.” California Department of Fish; Wildlife (CDFW). </w:t>
      </w:r>
      <w:hyperlink r:id="rId36">
        <w:r>
          <w:rPr>
            <w:rStyle w:val="Hyperlink"/>
          </w:rPr>
          <w:t>https://wildlife.ca.gov/Conservation/Watersheds/Instream-Flow/Studies/Scott-Shasta-Study</w:t>
        </w:r>
      </w:hyperlink>
      <w:r>
        <w:t>.</w:t>
      </w:r>
    </w:p>
    <w:p w14:paraId="30194100" w14:textId="77777777" w:rsidR="00C26AC4" w:rsidRDefault="0080747B">
      <w:pPr>
        <w:pStyle w:val="Bibliography"/>
      </w:pPr>
      <w:bookmarkStart w:id="2498" w:name="ref-NCRWQCB2006b"/>
      <w:bookmarkEnd w:id="2497"/>
      <w:r>
        <w:t>California North Coast Regional Water Quality Control Board (NCRWQCB). 2006. “Report for the Action Plan for the Shasta River Watershed Temperature and Dissolved Oxygen Total Maximum Daily Loads,” 1123.</w:t>
      </w:r>
    </w:p>
    <w:p w14:paraId="53DF5A97" w14:textId="77777777" w:rsidR="00C26AC4" w:rsidRDefault="0080747B">
      <w:pPr>
        <w:pStyle w:val="Bibliography"/>
      </w:pPr>
      <w:bookmarkStart w:id="2499" w:name="ref-SWRCB2022"/>
      <w:bookmarkEnd w:id="2498"/>
      <w:r>
        <w:t xml:space="preserve">California State Water Resources Control Board (SWRCB). 2022. “Establishment of Minimum Instream Flow Requirements, Curtailment Authority, and Information Order Authority in the Klamath Watershed.” Sacramento, CA. </w:t>
      </w:r>
      <w:hyperlink r:id="rId37">
        <w:r>
          <w:rPr>
            <w:rStyle w:val="Hyperlink"/>
          </w:rPr>
          <w:t>https://www.waterboards.ca.gov/drought/scott{\_}shasta{\_}rivers/docs/2022/klamath-reg-oal-approval-2022.pdf</w:t>
        </w:r>
      </w:hyperlink>
      <w:r>
        <w:t>.</w:t>
      </w:r>
    </w:p>
    <w:p w14:paraId="3AA3462C" w14:textId="77777777" w:rsidR="00C26AC4" w:rsidRDefault="0080747B">
      <w:pPr>
        <w:pStyle w:val="Bibliography"/>
      </w:pPr>
      <w:bookmarkStart w:id="2500" w:name="ref-CDFW2021b"/>
      <w:bookmarkEnd w:id="2499"/>
      <w:r>
        <w:t>CDFW. 2021. “Scott River Best Available Scientific Information for Instream Flow Criteria and Potential Next Steps.” California Department of Fish; Wildlife (CDFW).</w:t>
      </w:r>
    </w:p>
    <w:p w14:paraId="24C7CE5E" w14:textId="77777777" w:rsidR="00C26AC4" w:rsidRDefault="0080747B">
      <w:pPr>
        <w:pStyle w:val="Bibliography"/>
      </w:pPr>
      <w:bookmarkStart w:id="2501" w:name="ref-Crossin2004"/>
      <w:bookmarkEnd w:id="2500"/>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8">
        <w:r>
          <w:rPr>
            <w:rStyle w:val="Hyperlink"/>
          </w:rPr>
          <w:t>https://doi.org/10.1111/j.0022-1112.2004.00486.x</w:t>
        </w:r>
      </w:hyperlink>
      <w:r>
        <w:t>.</w:t>
      </w:r>
    </w:p>
    <w:p w14:paraId="2044B176" w14:textId="77777777" w:rsidR="00C26AC4" w:rsidRDefault="0080747B">
      <w:pPr>
        <w:pStyle w:val="Bibliography"/>
      </w:pPr>
      <w:bookmarkStart w:id="2502" w:name="ref-Drake2000a"/>
      <w:bookmarkEnd w:id="2501"/>
      <w:r>
        <w:t xml:space="preserve">Drake, Daniel J., Kenneth W. Tate, and Harry Carlson. 2000. “Analysis shows climate-caused decreases in Scott River fall flows.” </w:t>
      </w:r>
      <w:r>
        <w:rPr>
          <w:i/>
          <w:iCs/>
        </w:rPr>
        <w:t>California Agriculture</w:t>
      </w:r>
      <w:r>
        <w:t xml:space="preserve"> 54 (6): 46–49. </w:t>
      </w:r>
      <w:hyperlink r:id="rId39">
        <w:r>
          <w:rPr>
            <w:rStyle w:val="Hyperlink"/>
          </w:rPr>
          <w:t>https://doi.org/10.3733/ca.v054n06p46</w:t>
        </w:r>
      </w:hyperlink>
      <w:r>
        <w:t>.</w:t>
      </w:r>
    </w:p>
    <w:p w14:paraId="0658B005" w14:textId="77777777" w:rsidR="00C26AC4" w:rsidRDefault="0080747B">
      <w:pPr>
        <w:pStyle w:val="Bibliography"/>
      </w:pPr>
      <w:bookmarkStart w:id="2503" w:name="ref-DWR2021"/>
      <w:bookmarkEnd w:id="2502"/>
      <w:r>
        <w:t xml:space="preserve">DWR. 2021. “Agricultural Land &amp; Water Use Estimates.” </w:t>
      </w:r>
      <w:hyperlink r:id="rId40">
        <w:r>
          <w:rPr>
            <w:rStyle w:val="Hyperlink"/>
          </w:rPr>
          <w:t>https://water.ca.gov/Programs/Water-Use-And-Efficiency/Land-And-Water-Use/Agricultural-Land-And-Water-Use-Estimates</w:t>
        </w:r>
      </w:hyperlink>
      <w:r>
        <w:t>.</w:t>
      </w:r>
    </w:p>
    <w:p w14:paraId="1365737B" w14:textId="77777777" w:rsidR="00C26AC4" w:rsidRDefault="0080747B">
      <w:pPr>
        <w:pStyle w:val="Bibliography"/>
      </w:pPr>
      <w:bookmarkStart w:id="2504" w:name="ref-Foglia2013a"/>
      <w:bookmarkEnd w:id="2503"/>
      <w:r>
        <w:t xml:space="preserve">Foglia, Laura, Alison McNally, Courtney Hall, Lauren Ledesma, Ryan Hines, and Thomas Harter. 2013. “Scott Valley Integrated Hydrologic </w:t>
      </w:r>
      <w:proofErr w:type="gramStart"/>
      <w:r>
        <w:t>Model :</w:t>
      </w:r>
      <w:proofErr w:type="gramEnd"/>
      <w:r>
        <w:t xml:space="preserve"> Data Collection , Analysis , and </w:t>
      </w:r>
      <w:r>
        <w:lastRenderedPageBreak/>
        <w:t xml:space="preserve">Water Budget.” April. University of California, Davis. </w:t>
      </w:r>
      <w:hyperlink r:id="rId41">
        <w:r>
          <w:rPr>
            <w:rStyle w:val="Hyperlink"/>
          </w:rPr>
          <w:t>http://groundwater.ucdavis.edu/files/165395.pdf</w:t>
        </w:r>
      </w:hyperlink>
      <w:r>
        <w:t>.</w:t>
      </w:r>
    </w:p>
    <w:p w14:paraId="360BE9FC" w14:textId="77777777" w:rsidR="00C26AC4" w:rsidRDefault="0080747B">
      <w:pPr>
        <w:pStyle w:val="Bibliography"/>
      </w:pPr>
      <w:bookmarkStart w:id="2505" w:name="ref-Graham2012"/>
      <w:bookmarkEnd w:id="2504"/>
      <w:r>
        <w:t xml:space="preserve">Graham, Rhea. 2012. “Klamath River Basin Restoration Nonuse Value Survey.” </w:t>
      </w:r>
      <w:hyperlink r:id="rId42">
        <w:r>
          <w:rPr>
            <w:rStyle w:val="Hyperlink"/>
          </w:rPr>
          <w:t>https://kbifrm.psmfc.org/wp-content/uploads/2016/12/Graham{\_}2012{\_}0010{\_}Klamath-River-Basin-Restoration-Nonuse-Value-Survey-Final-Report.pdf</w:t>
        </w:r>
      </w:hyperlink>
      <w:r>
        <w:t>.</w:t>
      </w:r>
    </w:p>
    <w:p w14:paraId="021C3A26" w14:textId="77777777" w:rsidR="00C26AC4" w:rsidRDefault="0080747B">
      <w:pPr>
        <w:pStyle w:val="Bibliography"/>
      </w:pPr>
      <w:bookmarkStart w:id="2506" w:name="ref-Hain2018"/>
      <w:bookmarkEnd w:id="2505"/>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3">
        <w:r>
          <w:rPr>
            <w:rStyle w:val="Hyperlink"/>
          </w:rPr>
          <w:t>https://doi.org/10.1111/fwb.13048</w:t>
        </w:r>
      </w:hyperlink>
      <w:r>
        <w:t>.</w:t>
      </w:r>
    </w:p>
    <w:p w14:paraId="0FEF6FDE" w14:textId="77777777" w:rsidR="00C26AC4" w:rsidRDefault="0080747B">
      <w:pPr>
        <w:pStyle w:val="Bibliography"/>
      </w:pPr>
      <w:bookmarkStart w:id="2507" w:name="ref-Harter2008a"/>
      <w:bookmarkEnd w:id="2506"/>
      <w:r>
        <w:t xml:space="preserve">Harter, Thomas, and Ryan Hines. 2008. “Scott Valley Community Groundwater Study Plan,” 98. </w:t>
      </w:r>
      <w:hyperlink r:id="rId44">
        <w:r>
          <w:rPr>
            <w:rStyle w:val="Hyperlink"/>
          </w:rPr>
          <w:t>http://groundwater.ucdavis.edu/files/136426.pdf</w:t>
        </w:r>
      </w:hyperlink>
      <w:r>
        <w:t>.</w:t>
      </w:r>
    </w:p>
    <w:p w14:paraId="6FA343A2" w14:textId="77777777" w:rsidR="00C26AC4" w:rsidRDefault="0080747B">
      <w:pPr>
        <w:pStyle w:val="Bibliography"/>
      </w:pPr>
      <w:bookmarkStart w:id="2508" w:name="ref-Healey1991"/>
      <w:bookmarkEnd w:id="2507"/>
      <w:r>
        <w:t>Healey, M. C. 1991. “Life History of Chinook Salmon (</w:t>
      </w:r>
      <w:proofErr w:type="spellStart"/>
      <w:r>
        <w:t>Onchorhynchus</w:t>
      </w:r>
      <w:proofErr w:type="spellEnd"/>
      <w:r>
        <w:t xml:space="preserve"> tshawytscha).” In </w:t>
      </w:r>
      <w:r>
        <w:rPr>
          <w:i/>
          <w:iCs/>
        </w:rPr>
        <w:t>Pacific Salmon Life Histories</w:t>
      </w:r>
      <w:r>
        <w:t>, edited by C. Groot and L. Margolis, 313–93. Vancouver: University of British Columbia Press.</w:t>
      </w:r>
    </w:p>
    <w:p w14:paraId="6566803B" w14:textId="77777777" w:rsidR="00C26AC4" w:rsidRDefault="0080747B">
      <w:pPr>
        <w:pStyle w:val="Bibliography"/>
      </w:pPr>
      <w:bookmarkStart w:id="2509" w:name="ref-Hunt1999"/>
      <w:bookmarkEnd w:id="2508"/>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2852444E" w14:textId="77777777" w:rsidR="00C26AC4" w:rsidRDefault="0080747B">
      <w:pPr>
        <w:pStyle w:val="Bibliography"/>
      </w:pPr>
      <w:bookmarkStart w:id="2510" w:name="ref-James2013"/>
      <w:bookmarkEnd w:id="2509"/>
      <w:r>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45">
        <w:r>
          <w:rPr>
            <w:rStyle w:val="Hyperlink"/>
          </w:rPr>
          <w:t>https://doi.org/10.1007/978-1-4614-7138-7</w:t>
        </w:r>
      </w:hyperlink>
      <w:r>
        <w:t>.</w:t>
      </w:r>
    </w:p>
    <w:p w14:paraId="77133B40" w14:textId="77777777" w:rsidR="00C26AC4" w:rsidRDefault="0080747B">
      <w:pPr>
        <w:pStyle w:val="Bibliography"/>
      </w:pPr>
      <w:bookmarkStart w:id="2511" w:name="ref-Knechtle2012"/>
      <w:bookmarkEnd w:id="2510"/>
      <w:proofErr w:type="spellStart"/>
      <w:r>
        <w:t>Knechtle</w:t>
      </w:r>
      <w:proofErr w:type="spellEnd"/>
      <w:r>
        <w:t xml:space="preserve">, Morgan, and Diana Chesney. 2012. “2012 Scott River Salmon Studies.” Yreka, CA: California Department of Fish; Wildlife (CDFW). </w:t>
      </w:r>
      <w:hyperlink r:id="rId46">
        <w:r>
          <w:rPr>
            <w:rStyle w:val="Hyperlink"/>
          </w:rPr>
          <w:t>https://nrm.dfg.ca.gov/FileHandler.ashx?DocumentID=77836</w:t>
        </w:r>
      </w:hyperlink>
      <w:r>
        <w:t>.</w:t>
      </w:r>
    </w:p>
    <w:p w14:paraId="37D4FB10" w14:textId="77777777" w:rsidR="00C26AC4" w:rsidRDefault="0080747B">
      <w:pPr>
        <w:pStyle w:val="Bibliography"/>
      </w:pPr>
      <w:bookmarkStart w:id="2512" w:name="ref-CDFW2020"/>
      <w:bookmarkEnd w:id="2511"/>
      <w:proofErr w:type="spellStart"/>
      <w:r>
        <w:t>Knechtle</w:t>
      </w:r>
      <w:proofErr w:type="spellEnd"/>
      <w:r>
        <w:t>, Morgan, and Domenic Giudice. 2020. “2019 Scott River Salmon Studies.” 530. Yreka, CA: California Department of Fish; Wildlife (CDFW).</w:t>
      </w:r>
    </w:p>
    <w:p w14:paraId="00B0758D" w14:textId="77777777" w:rsidR="00C26AC4" w:rsidRDefault="0080747B">
      <w:pPr>
        <w:pStyle w:val="Bibliography"/>
      </w:pPr>
      <w:bookmarkStart w:id="2513" w:name="ref-CDFW2021a"/>
      <w:bookmarkEnd w:id="2512"/>
      <w:r>
        <w:t>———. 2021. “2020 Scott River Salmon Studies, Final Report.” Yreka, CA: California Department of Fish; Wildlife (CDFW).</w:t>
      </w:r>
    </w:p>
    <w:p w14:paraId="0C9A4272" w14:textId="77777777" w:rsidR="00C26AC4" w:rsidRDefault="0080747B">
      <w:pPr>
        <w:pStyle w:val="Bibliography"/>
      </w:pPr>
      <w:bookmarkStart w:id="2514" w:name="ref-LancasterDownes2014"/>
      <w:bookmarkEnd w:id="2513"/>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47">
        <w:r>
          <w:rPr>
            <w:rStyle w:val="Hyperlink"/>
          </w:rPr>
          <w:t>https://doi.org/10.1002/rra</w:t>
        </w:r>
      </w:hyperlink>
      <w:r>
        <w:t>.</w:t>
      </w:r>
    </w:p>
    <w:p w14:paraId="14F3C6F1" w14:textId="77777777" w:rsidR="00C26AC4" w:rsidRDefault="0080747B">
      <w:pPr>
        <w:pStyle w:val="Bibliography"/>
      </w:pPr>
      <w:bookmarkStart w:id="2515" w:name="ref-Larsen2021"/>
      <w:bookmarkEnd w:id="2514"/>
      <w:r>
        <w:t xml:space="preserve">Larsen, Stefano, Bruno Majone, Patrick </w:t>
      </w:r>
      <w:proofErr w:type="spellStart"/>
      <w:r>
        <w:t>Zulian</w:t>
      </w:r>
      <w:proofErr w:type="spellEnd"/>
      <w:r>
        <w:t xml:space="preserve">,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8">
        <w:r>
          <w:rPr>
            <w:rStyle w:val="Hyperlink"/>
          </w:rPr>
          <w:t>https://doi.org/10.1029/2020WR028496</w:t>
        </w:r>
      </w:hyperlink>
      <w:r>
        <w:t>.</w:t>
      </w:r>
    </w:p>
    <w:p w14:paraId="6723BB04" w14:textId="77777777" w:rsidR="00C26AC4" w:rsidRDefault="0080747B">
      <w:pPr>
        <w:pStyle w:val="Bibliography"/>
      </w:pPr>
      <w:bookmarkStart w:id="2516" w:name="ref-Mack1958"/>
      <w:bookmarkEnd w:id="2515"/>
      <w:r>
        <w:lastRenderedPageBreak/>
        <w:t xml:space="preserve">Mack, Seymour. 1958. “Geology and Ground-Water Features of Scott Valley Siskiyou County, California.” Geological Survey Water-Supply Paper 1462. </w:t>
      </w:r>
      <w:hyperlink r:id="rId49">
        <w:r>
          <w:rPr>
            <w:rStyle w:val="Hyperlink"/>
          </w:rPr>
          <w:t>https://pubs.usgs.gov/wsp/1462/report.pdf</w:t>
        </w:r>
      </w:hyperlink>
      <w:r>
        <w:t>.</w:t>
      </w:r>
    </w:p>
    <w:p w14:paraId="60CA7822" w14:textId="77777777" w:rsidR="00C26AC4" w:rsidRDefault="0080747B">
      <w:pPr>
        <w:pStyle w:val="Bibliography"/>
      </w:pPr>
      <w:bookmarkStart w:id="2517" w:name="ref-Massie2020"/>
      <w:bookmarkEnd w:id="2516"/>
      <w:r>
        <w:t>Massie, Margaret, and Harrison Morrow. 2020. “2020 Scott River Juvenile Salmonid Outmigrant Study.” Yreka, CA: California Department of Fish; Wildlife.</w:t>
      </w:r>
    </w:p>
    <w:p w14:paraId="526F9342" w14:textId="77777777" w:rsidR="00C26AC4" w:rsidRDefault="0080747B">
      <w:pPr>
        <w:pStyle w:val="Bibliography"/>
      </w:pPr>
      <w:bookmarkStart w:id="2518" w:name="ref-Maurer2003"/>
      <w:bookmarkEnd w:id="2517"/>
      <w:r>
        <w:t>Maurer, Sue. 2003. “Scott River Watershed Adult Coho Salmon Spawning Survey December 2002-January 2003.” Etna, CA: Siskiyou RCD.</w:t>
      </w:r>
    </w:p>
    <w:p w14:paraId="1D711BD4" w14:textId="77777777" w:rsidR="00C26AC4" w:rsidRDefault="0080747B">
      <w:pPr>
        <w:pStyle w:val="Bibliography"/>
      </w:pPr>
      <w:bookmarkStart w:id="2519" w:name="ref-Mazor2018"/>
      <w:bookmarkEnd w:id="2518"/>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50">
        <w:r>
          <w:rPr>
            <w:rStyle w:val="Hyperlink"/>
          </w:rPr>
          <w:t>https://doi.org/10.1111/fwb.13062</w:t>
        </w:r>
      </w:hyperlink>
      <w:r>
        <w:t>.</w:t>
      </w:r>
    </w:p>
    <w:p w14:paraId="1745471F" w14:textId="77777777" w:rsidR="00C26AC4" w:rsidRDefault="0080747B">
      <w:pPr>
        <w:pStyle w:val="Bibliography"/>
      </w:pPr>
      <w:bookmarkStart w:id="2520" w:name="ref-McMahon1983"/>
      <w:bookmarkEnd w:id="2519"/>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57C61F17" w14:textId="77777777" w:rsidR="00C26AC4" w:rsidRDefault="0080747B">
      <w:pPr>
        <w:pStyle w:val="Bibliography"/>
      </w:pPr>
      <w:bookmarkStart w:id="2521" w:name="ref-McManamay2013"/>
      <w:bookmarkEnd w:id="2520"/>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51">
        <w:r>
          <w:rPr>
            <w:rStyle w:val="Hyperlink"/>
          </w:rPr>
          <w:t>https://doi.org/10.1007/s00267-013-0055-3</w:t>
        </w:r>
      </w:hyperlink>
      <w:r>
        <w:t>.</w:t>
      </w:r>
    </w:p>
    <w:p w14:paraId="66A3A359" w14:textId="77777777" w:rsidR="00C26AC4" w:rsidRDefault="0080747B">
      <w:pPr>
        <w:pStyle w:val="Bibliography"/>
      </w:pPr>
      <w:bookmarkStart w:id="2522" w:name="ref-Moyle2002"/>
      <w:bookmarkEnd w:id="2521"/>
      <w:r>
        <w:t xml:space="preserve">Moyle, P. B. 2002. </w:t>
      </w:r>
      <w:r>
        <w:rPr>
          <w:i/>
          <w:iCs/>
        </w:rPr>
        <w:t>Inland Fishes of California</w:t>
      </w:r>
      <w:r>
        <w:t>. University of California Press.</w:t>
      </w:r>
    </w:p>
    <w:p w14:paraId="2EBE800C" w14:textId="77777777" w:rsidR="00C26AC4" w:rsidRDefault="0080747B">
      <w:pPr>
        <w:pStyle w:val="Bibliography"/>
      </w:pPr>
      <w:bookmarkStart w:id="2523" w:name="ref-Moyle2014"/>
      <w:bookmarkEnd w:id="2522"/>
      <w:r>
        <w:t xml:space="preserve">———. 2014. “Novel aquatic ecosystems: the new reality for streams in California and other Mediterranean climate regions.” </w:t>
      </w:r>
      <w:r>
        <w:rPr>
          <w:i/>
          <w:iCs/>
        </w:rPr>
        <w:t>River Research and Applications</w:t>
      </w:r>
      <w:r>
        <w:t xml:space="preserve"> 30 (January): 1335–44. </w:t>
      </w:r>
      <w:hyperlink r:id="rId52">
        <w:r>
          <w:rPr>
            <w:rStyle w:val="Hyperlink"/>
          </w:rPr>
          <w:t>https://doi.org/10.1002/rra</w:t>
        </w:r>
      </w:hyperlink>
      <w:r>
        <w:t>.</w:t>
      </w:r>
    </w:p>
    <w:p w14:paraId="5D4329B8" w14:textId="77777777" w:rsidR="00C26AC4" w:rsidRDefault="0080747B">
      <w:pPr>
        <w:pStyle w:val="Bibliography"/>
      </w:pPr>
      <w:bookmarkStart w:id="2524" w:name="ref-NCRWQCB2005"/>
      <w:bookmarkEnd w:id="2523"/>
      <w:r>
        <w:t xml:space="preserve">NCRWQCB. 2005. “Staff Report for the Action Plan for the Scott River Watershed Sediment and Temperature Total Maximum Daily Loads.” North Coast Regional Water Quality Control Board. </w:t>
      </w:r>
      <w:hyperlink r:id="rId53">
        <w:r>
          <w:rPr>
            <w:rStyle w:val="Hyperlink"/>
          </w:rPr>
          <w:t>https://www.waterboards.ca.gov/water{\_}issues/programs/tmdl/records/region{\_}1/2010/ref3872.pdf</w:t>
        </w:r>
      </w:hyperlink>
      <w:r>
        <w:t>.</w:t>
      </w:r>
    </w:p>
    <w:p w14:paraId="74A45E1E" w14:textId="77777777" w:rsidR="00C26AC4" w:rsidRDefault="0080747B">
      <w:pPr>
        <w:pStyle w:val="Bibliography"/>
      </w:pPr>
      <w:bookmarkStart w:id="2525" w:name="ref-Nickelson1992"/>
      <w:bookmarkEnd w:id="2524"/>
      <w:r>
        <w:t xml:space="preserve">Nickelson,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60BBA2C7" w14:textId="77777777" w:rsidR="00C26AC4" w:rsidRDefault="0080747B">
      <w:pPr>
        <w:pStyle w:val="Bibliography"/>
      </w:pPr>
      <w:bookmarkStart w:id="2526" w:name="ref-NMFS2014"/>
      <w:bookmarkEnd w:id="2525"/>
      <w:r>
        <w:t xml:space="preserve">NMFS. 2014. “Final SONCC Coho Recovery Plan - Scott River Population.” </w:t>
      </w:r>
      <w:hyperlink r:id="rId54">
        <w:r>
          <w:rPr>
            <w:rStyle w:val="Hyperlink"/>
          </w:rPr>
          <w:t>https://www.fisheries.noaa.gov/resource/document/final-recovery-plan-southern-oregon-northern-california-coast-evolutionarily</w:t>
        </w:r>
      </w:hyperlink>
      <w:r>
        <w:t>.</w:t>
      </w:r>
    </w:p>
    <w:p w14:paraId="19608C21" w14:textId="77777777" w:rsidR="00C26AC4" w:rsidRDefault="0080747B">
      <w:pPr>
        <w:pStyle w:val="Bibliography"/>
      </w:pPr>
      <w:bookmarkStart w:id="2527" w:name="ref-Olden2003"/>
      <w:bookmarkEnd w:id="2526"/>
      <w:r>
        <w:t xml:space="preserve">Olden, Julian D., and N. L. Poff. 2003. “Redundancy and the choice of hydrologic indices for characterizing streamflow regimes.” </w:t>
      </w:r>
      <w:r>
        <w:rPr>
          <w:i/>
          <w:iCs/>
        </w:rPr>
        <w:t>River Research and Applications</w:t>
      </w:r>
      <w:r>
        <w:t xml:space="preserve"> 19 (2): 101–21. </w:t>
      </w:r>
      <w:hyperlink r:id="rId55">
        <w:r>
          <w:rPr>
            <w:rStyle w:val="Hyperlink"/>
          </w:rPr>
          <w:t>https://doi.org/10.1002/rra.700</w:t>
        </w:r>
      </w:hyperlink>
      <w:r>
        <w:t>.</w:t>
      </w:r>
    </w:p>
    <w:p w14:paraId="27EC8DAE" w14:textId="77777777" w:rsidR="00C26AC4" w:rsidRDefault="0080747B">
      <w:pPr>
        <w:pStyle w:val="Bibliography"/>
      </w:pPr>
      <w:bookmarkStart w:id="2528" w:name="ref-Parry2013"/>
      <w:bookmarkEnd w:id="2527"/>
      <w:r>
        <w:lastRenderedPageBreak/>
        <w:t xml:space="preserve">Parry, Ashley. 2013. “Evaluation and modernization of the Scott Valley Irrigation District.” PhD thesis. </w:t>
      </w:r>
      <w:hyperlink r:id="rId56">
        <w:r>
          <w:rPr>
            <w:rStyle w:val="Hyperlink"/>
          </w:rPr>
          <w:t>https://doi.org/10.1017/CBO9781107415324.004</w:t>
        </w:r>
      </w:hyperlink>
      <w:r>
        <w:t>.</w:t>
      </w:r>
    </w:p>
    <w:p w14:paraId="39040ED3" w14:textId="77777777" w:rsidR="00C26AC4" w:rsidRDefault="0080747B">
      <w:pPr>
        <w:pStyle w:val="Bibliography"/>
      </w:pPr>
      <w:bookmarkStart w:id="2529" w:name="ref-Patterson2020"/>
      <w:bookmarkEnd w:id="2528"/>
      <w:r>
        <w:t xml:space="preserve">Patterson, Noelle K., Belize A. Lane, Sarah M. Yarnell, </w:t>
      </w:r>
      <w:proofErr w:type="spellStart"/>
      <w:r>
        <w:t>Yexuan</w:t>
      </w:r>
      <w:proofErr w:type="spellEnd"/>
      <w:r>
        <w:t xml:space="preserve"> Qiu, Samuel Sandoval-Solis, and Gregory B. Pasternack. 2020. “A hydrologic feature detection algorithm to quantify seasonal components of flow regimes.” </w:t>
      </w:r>
      <w:r>
        <w:rPr>
          <w:i/>
          <w:iCs/>
        </w:rPr>
        <w:t>Journal of Hydrology</w:t>
      </w:r>
      <w:r>
        <w:t xml:space="preserve"> 585 (June).</w:t>
      </w:r>
    </w:p>
    <w:p w14:paraId="6BB97A7C" w14:textId="77777777" w:rsidR="00C26AC4" w:rsidRDefault="0080747B">
      <w:pPr>
        <w:pStyle w:val="Bibliography"/>
      </w:pPr>
      <w:bookmarkStart w:id="2530" w:name="ref-Peek2022"/>
      <w:bookmarkEnd w:id="2529"/>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7">
        <w:r>
          <w:rPr>
            <w:rStyle w:val="Hyperlink"/>
          </w:rPr>
          <w:t>https://doi.org/10.3389/fenvs.2021.790667</w:t>
        </w:r>
      </w:hyperlink>
      <w:r>
        <w:t>.</w:t>
      </w:r>
    </w:p>
    <w:p w14:paraId="459CCBFA" w14:textId="77777777" w:rsidR="00C26AC4" w:rsidRDefault="0080747B">
      <w:pPr>
        <w:pStyle w:val="Bibliography"/>
      </w:pPr>
      <w:bookmarkStart w:id="2531" w:name="ref-Poff1997"/>
      <w:bookmarkEnd w:id="2530"/>
      <w:r>
        <w:t xml:space="preserve">Poff, N. L., J David Allan, Mark B Bain, James R Karr, Karen L Prestegaard, Brian D Richter, Richard E Sparks, and Julie C Stromberg. 1997. “A paradigm for river conservation and restoration.” </w:t>
      </w:r>
      <w:proofErr w:type="spellStart"/>
      <w:r>
        <w:rPr>
          <w:i/>
          <w:iCs/>
        </w:rPr>
        <w:t>BioScience</w:t>
      </w:r>
      <w:proofErr w:type="spellEnd"/>
      <w:r>
        <w:t xml:space="preserve"> 47 (11): 769–84. </w:t>
      </w:r>
      <w:hyperlink r:id="rId58">
        <w:r>
          <w:rPr>
            <w:rStyle w:val="Hyperlink"/>
          </w:rPr>
          <w:t>https://doi.org/10.2307/1313099</w:t>
        </w:r>
      </w:hyperlink>
      <w:r>
        <w:t>.</w:t>
      </w:r>
    </w:p>
    <w:p w14:paraId="2B4A0313" w14:textId="77777777" w:rsidR="00C26AC4" w:rsidRDefault="0080747B">
      <w:pPr>
        <w:pStyle w:val="Bibliography"/>
      </w:pPr>
      <w:bookmarkStart w:id="2532" w:name="ref-Poff2010"/>
      <w:bookmarkEnd w:id="2531"/>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9">
        <w:r>
          <w:rPr>
            <w:rStyle w:val="Hyperlink"/>
          </w:rPr>
          <w:t>https://doi.org/10.1111/j.1365-2427.2009.02204.x</w:t>
        </w:r>
      </w:hyperlink>
      <w:r>
        <w:t>.</w:t>
      </w:r>
    </w:p>
    <w:p w14:paraId="5164ADCB" w14:textId="77777777" w:rsidR="00C26AC4" w:rsidRDefault="0080747B">
      <w:pPr>
        <w:pStyle w:val="Bibliography"/>
      </w:pPr>
      <w:bookmarkStart w:id="2533" w:name="ref-Poff2010b"/>
      <w:bookmarkEnd w:id="2532"/>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60">
        <w:r>
          <w:rPr>
            <w:rStyle w:val="Hyperlink"/>
          </w:rPr>
          <w:t>https://doi.org/10.1111/j.1365-2427.2009.02204.x</w:t>
        </w:r>
      </w:hyperlink>
      <w:r>
        <w:t>.</w:t>
      </w:r>
    </w:p>
    <w:p w14:paraId="1E6C1FF0" w14:textId="77777777" w:rsidR="00C26AC4" w:rsidRDefault="0080747B">
      <w:pPr>
        <w:pStyle w:val="Bibliography"/>
      </w:pPr>
      <w:bookmarkStart w:id="2534" w:name="ref-Poff2010a"/>
      <w:bookmarkEnd w:id="2533"/>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61">
        <w:r>
          <w:rPr>
            <w:rStyle w:val="Hyperlink"/>
          </w:rPr>
          <w:t>https://doi.org/10.1111/j.1365-2427.2009.02272.x</w:t>
        </w:r>
      </w:hyperlink>
      <w:r>
        <w:t>.</w:t>
      </w:r>
    </w:p>
    <w:p w14:paraId="3511EFD6" w14:textId="77777777" w:rsidR="00C26AC4" w:rsidRDefault="0080747B">
      <w:pPr>
        <w:pStyle w:val="Bibliography"/>
      </w:pPr>
      <w:bookmarkStart w:id="2535" w:name="ref-Quigley2007"/>
      <w:bookmarkEnd w:id="2534"/>
      <w:r>
        <w:t xml:space="preserve">Quigley, Danielle. 2007. “Final Report Adult Coho Spawning Ground Surveys 2006-2007.” Etna, CA: Siskiyou RCD. </w:t>
      </w:r>
      <w:hyperlink r:id="rId62">
        <w:r>
          <w:rPr>
            <w:rStyle w:val="Hyperlink"/>
          </w:rPr>
          <w:t>https://www.siskiyourcd.com/resources</w:t>
        </w:r>
      </w:hyperlink>
      <w:r>
        <w:t>.</w:t>
      </w:r>
    </w:p>
    <w:p w14:paraId="0C2AC0AF" w14:textId="77777777" w:rsidR="00C26AC4" w:rsidRDefault="0080747B">
      <w:pPr>
        <w:pStyle w:val="Bibliography"/>
      </w:pPr>
      <w:bookmarkStart w:id="2536" w:name="ref-Quinones2014"/>
      <w:bookmarkEnd w:id="2535"/>
      <w:r>
        <w:t xml:space="preserve">Quiñones, Rebecca M., Marcel Holyoak,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63">
        <w:r>
          <w:rPr>
            <w:rStyle w:val="Hyperlink"/>
          </w:rPr>
          <w:t>https://doi.org/10.1371/journal.pone.0098392</w:t>
        </w:r>
      </w:hyperlink>
      <w:r>
        <w:t>.</w:t>
      </w:r>
    </w:p>
    <w:p w14:paraId="5F2EA82E" w14:textId="77777777" w:rsidR="00C26AC4" w:rsidRDefault="0080747B">
      <w:pPr>
        <w:pStyle w:val="Bibliography"/>
      </w:pPr>
      <w:bookmarkStart w:id="2537" w:name="ref-RobertsonSwinton2005"/>
      <w:bookmarkEnd w:id="2536"/>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4">
        <w:r>
          <w:rPr>
            <w:rStyle w:val="Hyperlink"/>
          </w:rPr>
          <w:t>https://doi.org/10.2307/3868443</w:t>
        </w:r>
      </w:hyperlink>
      <w:r>
        <w:t>.</w:t>
      </w:r>
    </w:p>
    <w:p w14:paraId="1BF6C5CE" w14:textId="77777777" w:rsidR="00C26AC4" w:rsidRDefault="0080747B">
      <w:pPr>
        <w:pStyle w:val="Bibliography"/>
      </w:pPr>
      <w:bookmarkStart w:id="2538" w:name="ref-Rosenfeld2003"/>
      <w:bookmarkEnd w:id="2537"/>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5">
        <w:r>
          <w:rPr>
            <w:rStyle w:val="Hyperlink"/>
          </w:rPr>
          <w:t>https://doi.org/10.1577/t01-126</w:t>
        </w:r>
      </w:hyperlink>
      <w:r>
        <w:t>.</w:t>
      </w:r>
    </w:p>
    <w:p w14:paraId="650F2230" w14:textId="77777777" w:rsidR="00C26AC4" w:rsidRDefault="0080747B">
      <w:pPr>
        <w:pStyle w:val="Bibliography"/>
      </w:pPr>
      <w:bookmarkStart w:id="2539" w:name="ref-Sakaris2010a"/>
      <w:bookmarkEnd w:id="2538"/>
      <w:r>
        <w:t xml:space="preserve">Sakaris, Peter C., and Elise R. Irwin. 2010. “Tuning stochastic matrix models with hydrologic data to predict the population dynamics of a riverine fish.” </w:t>
      </w:r>
      <w:r>
        <w:rPr>
          <w:i/>
          <w:iCs/>
        </w:rPr>
        <w:t>Ecological Applications</w:t>
      </w:r>
      <w:r>
        <w:t xml:space="preserve"> 20 (2): 483–96. </w:t>
      </w:r>
      <w:hyperlink r:id="rId66">
        <w:r>
          <w:rPr>
            <w:rStyle w:val="Hyperlink"/>
          </w:rPr>
          <w:t>https://doi.org/10.1890/08-0305.1</w:t>
        </w:r>
      </w:hyperlink>
      <w:r>
        <w:t>.</w:t>
      </w:r>
    </w:p>
    <w:p w14:paraId="109F67AD" w14:textId="77777777" w:rsidR="00C26AC4" w:rsidRDefault="0080747B">
      <w:pPr>
        <w:pStyle w:val="Bibliography"/>
      </w:pPr>
      <w:bookmarkStart w:id="2540" w:name="ref-SRWT2018"/>
      <w:bookmarkEnd w:id="2539"/>
      <w:r>
        <w:lastRenderedPageBreak/>
        <w:t xml:space="preserve">Scott River Water Trust (SRWT). 2018. “2017 Monitoring Report.” June. </w:t>
      </w:r>
      <w:hyperlink r:id="rId67">
        <w:r>
          <w:rPr>
            <w:rStyle w:val="Hyperlink"/>
          </w:rPr>
          <w:t>https://www.scottwatertrust.org/blank</w:t>
        </w:r>
      </w:hyperlink>
      <w:r>
        <w:t>.</w:t>
      </w:r>
    </w:p>
    <w:p w14:paraId="4E592253" w14:textId="77777777" w:rsidR="00C26AC4" w:rsidRDefault="0080747B">
      <w:pPr>
        <w:pStyle w:val="Bibliography"/>
      </w:pPr>
      <w:bookmarkStart w:id="2541" w:name="ref-SVAP1980"/>
      <w:bookmarkEnd w:id="2540"/>
      <w:r>
        <w:t>Scott Valley Area Plan Committee. 1980. “Scott Valley Area Plan (SVAP).”</w:t>
      </w:r>
    </w:p>
    <w:p w14:paraId="4C86B91F" w14:textId="77777777" w:rsidR="00C26AC4" w:rsidRDefault="0080747B">
      <w:pPr>
        <w:pStyle w:val="Bibliography"/>
      </w:pPr>
      <w:bookmarkStart w:id="2542" w:name="ref-Shenton2012"/>
      <w:bookmarkEnd w:id="2541"/>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8">
        <w:r>
          <w:rPr>
            <w:rStyle w:val="Hyperlink"/>
          </w:rPr>
          <w:t>https://doi.org/10.1007/s00267-012-9864-z</w:t>
        </w:r>
      </w:hyperlink>
      <w:r>
        <w:t>.</w:t>
      </w:r>
    </w:p>
    <w:p w14:paraId="6778B479" w14:textId="77777777" w:rsidR="00C26AC4" w:rsidRDefault="0080747B">
      <w:pPr>
        <w:pStyle w:val="Bibliography"/>
      </w:pPr>
      <w:bookmarkStart w:id="2543" w:name="ref-SiskiyouCounty2021"/>
      <w:bookmarkEnd w:id="2542"/>
      <w:r>
        <w:t xml:space="preserve">Siskiyou County Flood Control and Water Conservation District. 2021. “Scott Valley Groundwater Sustainability Plan.” Siskiyou County Flood Control; Water Conservation District. </w:t>
      </w:r>
      <w:hyperlink r:id="rId69">
        <w:r>
          <w:rPr>
            <w:rStyle w:val="Hyperlink"/>
          </w:rPr>
          <w:t>https://www.co.siskiyou.ca.us/naturalresources/page/scott-valley-gsp-chapters</w:t>
        </w:r>
      </w:hyperlink>
      <w:r>
        <w:t>.</w:t>
      </w:r>
    </w:p>
    <w:p w14:paraId="1CB07A79" w14:textId="77777777" w:rsidR="00C26AC4" w:rsidRDefault="0080747B">
      <w:pPr>
        <w:pStyle w:val="Bibliography"/>
      </w:pPr>
      <w:bookmarkStart w:id="2544" w:name="ref-SVGAC_2020_Nov"/>
      <w:bookmarkEnd w:id="2543"/>
      <w:r>
        <w:t xml:space="preserve">Siskiyou County GSA - Scott Valley Groundwater Advisory Committee. 2020. “Siskiyou County Groundwater Sustainability Agency Scott Valley Groundwater Advisory Committee Meeting.” Fort Jones, CA: Siskiyou County. </w:t>
      </w:r>
      <w:hyperlink r:id="rId70">
        <w:r>
          <w:rPr>
            <w:rStyle w:val="Hyperlink"/>
          </w:rPr>
          <w:t>https://www.co.siskiyou.ca.us/scottvga/page/scott-valley-groundwater-advisory-committee-meeting-10</w:t>
        </w:r>
      </w:hyperlink>
      <w:r>
        <w:t>.</w:t>
      </w:r>
    </w:p>
    <w:p w14:paraId="395738BE" w14:textId="77777777" w:rsidR="00C26AC4" w:rsidRDefault="0080747B">
      <w:pPr>
        <w:pStyle w:val="Bibliography"/>
      </w:pPr>
      <w:bookmarkStart w:id="2545" w:name="ref-SiskiyouRCD1994"/>
      <w:bookmarkEnd w:id="2544"/>
      <w:r>
        <w:t>Siskiyou RCD. 1994. “Scott Valley Irrigation District Study.”</w:t>
      </w:r>
    </w:p>
    <w:p w14:paraId="6228A11F" w14:textId="77777777" w:rsidR="00C26AC4" w:rsidRDefault="0080747B">
      <w:pPr>
        <w:pStyle w:val="Bibliography"/>
      </w:pPr>
      <w:bookmarkStart w:id="2546" w:name="ref-SiskiyouRCD2004"/>
      <w:bookmarkEnd w:id="2545"/>
      <w:r>
        <w:t xml:space="preserve">———. 2004. “Final Report. Scott River Coho Spawning Assessment: 2003-2004.” </w:t>
      </w:r>
      <w:hyperlink r:id="rId71">
        <w:r>
          <w:rPr>
            <w:rStyle w:val="Hyperlink"/>
          </w:rPr>
          <w:t>https://www.siskiyourcd.com/resources</w:t>
        </w:r>
      </w:hyperlink>
      <w:r>
        <w:t>.</w:t>
      </w:r>
    </w:p>
    <w:p w14:paraId="4BBA02C5" w14:textId="77777777" w:rsidR="00C26AC4" w:rsidRDefault="0080747B">
      <w:pPr>
        <w:pStyle w:val="Bibliography"/>
      </w:pPr>
      <w:bookmarkStart w:id="2547" w:name="ref-SiskiyouRCD2005"/>
      <w:bookmarkEnd w:id="2546"/>
      <w:r>
        <w:t xml:space="preserve">———. 2005. “Scott River Watershed Adult Coho Spawning Ground Surveys. November 2004-January 2005.” Etna, CA. </w:t>
      </w:r>
      <w:hyperlink r:id="rId72">
        <w:r>
          <w:rPr>
            <w:rStyle w:val="Hyperlink"/>
          </w:rPr>
          <w:t>https://www.siskiyourcd.com/resources</w:t>
        </w:r>
      </w:hyperlink>
      <w:r>
        <w:t>.</w:t>
      </w:r>
    </w:p>
    <w:p w14:paraId="3A09179C" w14:textId="77777777" w:rsidR="00C26AC4" w:rsidRDefault="0080747B">
      <w:pPr>
        <w:pStyle w:val="Bibliography"/>
      </w:pPr>
      <w:bookmarkStart w:id="2548" w:name="ref-Quigley2006"/>
      <w:bookmarkEnd w:id="2547"/>
      <w:r>
        <w:t xml:space="preserve">———. 2006. “Final Report Scott River Adult Coho Spawning Ground Surveys November 2005 – January 2006.” Etna, CA. </w:t>
      </w:r>
      <w:hyperlink r:id="rId73">
        <w:r>
          <w:rPr>
            <w:rStyle w:val="Hyperlink"/>
          </w:rPr>
          <w:t>https://www.siskiyourcd.com/resources</w:t>
        </w:r>
      </w:hyperlink>
      <w:r>
        <w:t>.</w:t>
      </w:r>
    </w:p>
    <w:p w14:paraId="09DB7F8F" w14:textId="77777777" w:rsidR="00C26AC4" w:rsidRDefault="0080747B">
      <w:pPr>
        <w:pStyle w:val="Bibliography"/>
      </w:pPr>
      <w:bookmarkStart w:id="2549" w:name="ref-SiskiyouRCD2010"/>
      <w:bookmarkEnd w:id="2548"/>
      <w:r>
        <w:t xml:space="preserve">———. 2010. “Scott River Adult Coho Spawning Ground Surveys December 2009-January 2010.” </w:t>
      </w:r>
      <w:hyperlink r:id="rId74">
        <w:r>
          <w:rPr>
            <w:rStyle w:val="Hyperlink"/>
          </w:rPr>
          <w:t>https://www.siskiyourcd.com/resources</w:t>
        </w:r>
      </w:hyperlink>
      <w:r>
        <w:t>.</w:t>
      </w:r>
    </w:p>
    <w:p w14:paraId="44B95A27" w14:textId="77777777" w:rsidR="00C26AC4" w:rsidRDefault="0080747B">
      <w:pPr>
        <w:pStyle w:val="Bibliography"/>
      </w:pPr>
      <w:bookmarkStart w:id="2550" w:name="ref-Yokel2011"/>
      <w:bookmarkEnd w:id="2549"/>
      <w:r>
        <w:t xml:space="preserve">———. 2011. “Scott River adult coho spawning ground surveys, 2010-2011 Season.” Siskiyou RCD. </w:t>
      </w:r>
      <w:hyperlink r:id="rId75">
        <w:r>
          <w:rPr>
            <w:rStyle w:val="Hyperlink"/>
          </w:rPr>
          <w:t>https://www.siskiyourcd.com/resources</w:t>
        </w:r>
      </w:hyperlink>
      <w:r>
        <w:t>.</w:t>
      </w:r>
    </w:p>
    <w:p w14:paraId="15C475C5" w14:textId="77777777" w:rsidR="00C26AC4" w:rsidRDefault="0080747B">
      <w:pPr>
        <w:pStyle w:val="Bibliography"/>
      </w:pPr>
      <w:bookmarkStart w:id="2551" w:name="ref-SiskiyouRCD2012"/>
      <w:bookmarkEnd w:id="2550"/>
      <w:r>
        <w:t xml:space="preserve">———. 2012. “Scott River Adult Coho Spawning Ground Surveys, 2011 Season.” </w:t>
      </w:r>
      <w:hyperlink r:id="rId76">
        <w:r>
          <w:rPr>
            <w:rStyle w:val="Hyperlink"/>
          </w:rPr>
          <w:t>https://www.siskiyourcd.com/resources</w:t>
        </w:r>
      </w:hyperlink>
      <w:r>
        <w:t>.</w:t>
      </w:r>
    </w:p>
    <w:p w14:paraId="2CE6B3C0" w14:textId="77777777" w:rsidR="00C26AC4" w:rsidRDefault="0080747B">
      <w:pPr>
        <w:pStyle w:val="Bibliography"/>
      </w:pPr>
      <w:bookmarkStart w:id="2552" w:name="ref-SiskiyouRCD2013"/>
      <w:bookmarkEnd w:id="2551"/>
      <w:r>
        <w:t xml:space="preserve">———. 2013. “Scott River Adult Coho Spawning Ground Surveys 2012-2013 Season.” </w:t>
      </w:r>
      <w:hyperlink r:id="rId77">
        <w:r>
          <w:rPr>
            <w:rStyle w:val="Hyperlink"/>
          </w:rPr>
          <w:t>https://www.siskiyourcd.com/resources</w:t>
        </w:r>
      </w:hyperlink>
      <w:r>
        <w:t>.</w:t>
      </w:r>
    </w:p>
    <w:p w14:paraId="298A9488" w14:textId="77777777" w:rsidR="00C26AC4" w:rsidRDefault="0080747B">
      <w:pPr>
        <w:pStyle w:val="Bibliography"/>
      </w:pPr>
      <w:bookmarkStart w:id="2553" w:name="ref-SiskiyouRCD2014"/>
      <w:bookmarkEnd w:id="2552"/>
      <w:r>
        <w:t xml:space="preserve">———. 2014. “Scott River Adult Coho Spawning Ground Surveys 2013-2014 Season.” </w:t>
      </w:r>
      <w:hyperlink r:id="rId78">
        <w:r>
          <w:rPr>
            <w:rStyle w:val="Hyperlink"/>
          </w:rPr>
          <w:t>https://www.siskiyourcd.com/resources</w:t>
        </w:r>
      </w:hyperlink>
      <w:r>
        <w:t>.</w:t>
      </w:r>
    </w:p>
    <w:p w14:paraId="4470FFB2" w14:textId="77777777" w:rsidR="00C26AC4" w:rsidRDefault="0080747B">
      <w:pPr>
        <w:pStyle w:val="Bibliography"/>
      </w:pPr>
      <w:bookmarkStart w:id="2554" w:name="ref-SiskiyouRCD2015a"/>
      <w:bookmarkEnd w:id="2553"/>
      <w:r>
        <w:t xml:space="preserve">———. 2015a. “Ranch Water Quality Plan Template.” February. Etna, CA. </w:t>
      </w:r>
      <w:hyperlink r:id="rId79">
        <w:r>
          <w:rPr>
            <w:rStyle w:val="Hyperlink"/>
          </w:rPr>
          <w:t>https://www.siskiyourcd.com/resources</w:t>
        </w:r>
      </w:hyperlink>
      <w:r>
        <w:t>.</w:t>
      </w:r>
    </w:p>
    <w:p w14:paraId="3E0E24C8" w14:textId="77777777" w:rsidR="00C26AC4" w:rsidRDefault="0080747B">
      <w:pPr>
        <w:pStyle w:val="Bibliography"/>
      </w:pPr>
      <w:bookmarkStart w:id="2555" w:name="ref-SiskiyouRCD2015b"/>
      <w:bookmarkEnd w:id="2554"/>
      <w:r>
        <w:t xml:space="preserve">———. 2015b. “Scott River Fall Chinook Spawning Ground Surveys.” March. Etna, CA. </w:t>
      </w:r>
      <w:hyperlink r:id="rId80">
        <w:r>
          <w:rPr>
            <w:rStyle w:val="Hyperlink"/>
          </w:rPr>
          <w:t>https://www.siskiyourcd.com/resources</w:t>
        </w:r>
      </w:hyperlink>
      <w:r>
        <w:t>.</w:t>
      </w:r>
    </w:p>
    <w:p w14:paraId="3FA5F3AF" w14:textId="77777777" w:rsidR="00C26AC4" w:rsidRDefault="0080747B">
      <w:pPr>
        <w:pStyle w:val="Bibliography"/>
      </w:pPr>
      <w:bookmarkStart w:id="2556" w:name="ref-SiskiyouRCD2017b"/>
      <w:bookmarkEnd w:id="2555"/>
      <w:r>
        <w:lastRenderedPageBreak/>
        <w:t xml:space="preserve">———. 2017a. “Scott River Adult Coho Spawning Ground Surveys 2016-2017 Season Report.” June. Etna, CA. </w:t>
      </w:r>
      <w:hyperlink r:id="rId81">
        <w:r>
          <w:rPr>
            <w:rStyle w:val="Hyperlink"/>
          </w:rPr>
          <w:t>https://www.siskiyourcd.com/resources</w:t>
        </w:r>
      </w:hyperlink>
      <w:r>
        <w:t>.</w:t>
      </w:r>
    </w:p>
    <w:p w14:paraId="5C82510C" w14:textId="77777777" w:rsidR="00C26AC4" w:rsidRDefault="0080747B">
      <w:pPr>
        <w:pStyle w:val="Bibliography"/>
      </w:pPr>
      <w:bookmarkStart w:id="2557" w:name="ref-SiskiyouRCD2017a"/>
      <w:bookmarkEnd w:id="2556"/>
      <w:r>
        <w:t xml:space="preserve">———. 2017b. “Scott River Fall Chinook Spawning Ground Surveys.” January. Etna, CA. </w:t>
      </w:r>
      <w:hyperlink r:id="rId82">
        <w:r>
          <w:rPr>
            <w:rStyle w:val="Hyperlink"/>
          </w:rPr>
          <w:t>https://www.siskiyourcd.com/resources</w:t>
        </w:r>
      </w:hyperlink>
      <w:r>
        <w:t>.</w:t>
      </w:r>
    </w:p>
    <w:p w14:paraId="0E6C1659" w14:textId="77777777" w:rsidR="00C26AC4" w:rsidRDefault="0080747B">
      <w:pPr>
        <w:pStyle w:val="Bibliography"/>
      </w:pPr>
      <w:bookmarkStart w:id="2558" w:name="ref-SiskiyouRCD2018"/>
      <w:bookmarkEnd w:id="2557"/>
      <w:r>
        <w:t xml:space="preserve">———. 2018. “Scott River Fall Chinook Spawning Ground Surveys 2017 Season.” January. Etna, CA. </w:t>
      </w:r>
      <w:hyperlink r:id="rId83">
        <w:r>
          <w:rPr>
            <w:rStyle w:val="Hyperlink"/>
          </w:rPr>
          <w:t>https://www.siskiyourcd.com/resources</w:t>
        </w:r>
      </w:hyperlink>
      <w:r>
        <w:t>.</w:t>
      </w:r>
    </w:p>
    <w:p w14:paraId="63A217C4" w14:textId="77777777" w:rsidR="00C26AC4" w:rsidRDefault="0080747B">
      <w:pPr>
        <w:pStyle w:val="Bibliography"/>
      </w:pPr>
      <w:bookmarkStart w:id="2559" w:name="ref-Solans2016a"/>
      <w:bookmarkEnd w:id="2558"/>
      <w:r>
        <w:t xml:space="preserve">Solans,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84">
        <w:r>
          <w:rPr>
            <w:rStyle w:val="Hyperlink"/>
          </w:rPr>
          <w:t>https://doi.org/10.1002/eco.1745</w:t>
        </w:r>
      </w:hyperlink>
      <w:r>
        <w:t>.</w:t>
      </w:r>
    </w:p>
    <w:p w14:paraId="5C76A653" w14:textId="77777777" w:rsidR="00C26AC4" w:rsidRDefault="0080747B">
      <w:pPr>
        <w:pStyle w:val="Bibliography"/>
      </w:pPr>
      <w:bookmarkStart w:id="2560" w:name="ref-Sommarstrom2020"/>
      <w:bookmarkEnd w:id="2559"/>
      <w:proofErr w:type="spellStart"/>
      <w:r>
        <w:t>Sommarstrom</w:t>
      </w:r>
      <w:proofErr w:type="spellEnd"/>
      <w:r>
        <w:t>, Sari. 2020. “Email communication regarding connectivity of Scott River tailings reach, Nov. 18, 2020.”</w:t>
      </w:r>
    </w:p>
    <w:p w14:paraId="4ED79C1D" w14:textId="77777777" w:rsidR="00C26AC4" w:rsidRDefault="0080747B">
      <w:pPr>
        <w:pStyle w:val="Bibliography"/>
      </w:pPr>
      <w:bookmarkStart w:id="2561" w:name="ref-SRWC2005"/>
      <w:bookmarkEnd w:id="2560"/>
      <w:r>
        <w:t>SRWC. 2005. “Limiting Factors Analysis for Coho Salmon and other Anadromous Fish.”</w:t>
      </w:r>
    </w:p>
    <w:p w14:paraId="408CD5D5" w14:textId="77777777" w:rsidR="00C26AC4" w:rsidRDefault="0080747B">
      <w:pPr>
        <w:pStyle w:val="Bibliography"/>
      </w:pPr>
      <w:bookmarkStart w:id="2562" w:name="ref-SRWC2018"/>
      <w:bookmarkEnd w:id="2561"/>
      <w:r>
        <w:t xml:space="preserve">———. 2018. “Restoring Priority Coho Habitat in the Scott River Watershed Modeling and Planning Report.” Etna, CA. </w:t>
      </w:r>
      <w:hyperlink r:id="rId85">
        <w:r>
          <w:rPr>
            <w:rStyle w:val="Hyperlink"/>
          </w:rPr>
          <w:t>https://www.scottriverwatershedcouncil.com/scott-river-westside-planning-proje</w:t>
        </w:r>
      </w:hyperlink>
      <w:r>
        <w:t>.</w:t>
      </w:r>
    </w:p>
    <w:p w14:paraId="75F42949" w14:textId="77777777" w:rsidR="00C26AC4" w:rsidRDefault="0080747B">
      <w:pPr>
        <w:pStyle w:val="Bibliography"/>
      </w:pPr>
      <w:bookmarkStart w:id="2563" w:name="ref-CRMP2000"/>
      <w:bookmarkEnd w:id="2562"/>
      <w:r>
        <w:t>SRWC-CRMP. 2000. “Final Report.”</w:t>
      </w:r>
    </w:p>
    <w:p w14:paraId="32E0DEB7" w14:textId="77777777" w:rsidR="00C26AC4" w:rsidRDefault="0080747B">
      <w:pPr>
        <w:pStyle w:val="Bibliography"/>
      </w:pPr>
      <w:bookmarkStart w:id="2564" w:name="ref-SRWC_RCD2003"/>
      <w:bookmarkEnd w:id="2563"/>
      <w:r>
        <w:t>SRWC, and Siskiyou RCD. 2003. “Scott River Fall Flows Action Plan Accomplishments, 1995 to 2003.” January. Etna, CA.</w:t>
      </w:r>
    </w:p>
    <w:p w14:paraId="77CCDC6E" w14:textId="77777777" w:rsidR="00C26AC4" w:rsidRDefault="0080747B">
      <w:pPr>
        <w:pStyle w:val="Bibliography"/>
      </w:pPr>
      <w:bookmarkStart w:id="2565" w:name="ref-SuperiorCourtofSiskiyouCounty1980"/>
      <w:bookmarkEnd w:id="2564"/>
      <w:r>
        <w:t xml:space="preserve">Superior Court of Siskiyou County. 1980. “Scott River Adjudication, Decree No. 30662. Scott River stream system, Siskiyou County. California State Water Resources Control Board.” Sacramento, CA. </w:t>
      </w:r>
      <w:hyperlink r:id="rId86">
        <w:r>
          <w:rPr>
            <w:rStyle w:val="Hyperlink"/>
          </w:rPr>
          <w:t>https://www.waterboards.ca.gov/waterrights/board{\_}decisions/adopted{\_}orders/judgments/docs/scottriver{\_}jd.pdf</w:t>
        </w:r>
      </w:hyperlink>
      <w:r>
        <w:t>.</w:t>
      </w:r>
    </w:p>
    <w:p w14:paraId="093172E2" w14:textId="77777777" w:rsidR="00C26AC4" w:rsidRDefault="0080747B">
      <w:pPr>
        <w:pStyle w:val="Bibliography"/>
      </w:pPr>
      <w:bookmarkStart w:id="2566" w:name="ref-Tarlock1993"/>
      <w:bookmarkEnd w:id="2565"/>
      <w:r>
        <w:t xml:space="preserve">Tarlock, A. Dan. 1993. “Local Government Protection of Biodiversity: What Is Its Niche?” </w:t>
      </w:r>
      <w:r>
        <w:rPr>
          <w:i/>
          <w:iCs/>
        </w:rPr>
        <w:t>University of Chicago Law Review</w:t>
      </w:r>
      <w:r>
        <w:t xml:space="preserve"> 60 (2): 555–613.</w:t>
      </w:r>
    </w:p>
    <w:p w14:paraId="4910F296" w14:textId="77777777" w:rsidR="00C26AC4" w:rsidRDefault="0080747B">
      <w:pPr>
        <w:pStyle w:val="Bibliography"/>
      </w:pPr>
      <w:bookmarkStart w:id="2567" w:name="ref-Tolley2019"/>
      <w:bookmarkEnd w:id="2566"/>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7">
        <w:r>
          <w:rPr>
            <w:rStyle w:val="Hyperlink"/>
          </w:rPr>
          <w:t>https://doi.org/10.1029/2018WR024209</w:t>
        </w:r>
      </w:hyperlink>
      <w:r>
        <w:t>.</w:t>
      </w:r>
    </w:p>
    <w:p w14:paraId="2A373DF5" w14:textId="77777777" w:rsidR="00C26AC4" w:rsidRDefault="0080747B">
      <w:pPr>
        <w:pStyle w:val="Bibliography"/>
      </w:pPr>
      <w:bookmarkStart w:id="2568" w:name="ref-USCensus2021"/>
      <w:bookmarkEnd w:id="2567"/>
      <w:r>
        <w:t xml:space="preserve">U.S. Census Bureau. 2021. “2020 Decennial Census.” </w:t>
      </w:r>
      <w:hyperlink r:id="rId88">
        <w:r>
          <w:rPr>
            <w:rStyle w:val="Hyperlink"/>
          </w:rPr>
          <w:t>https://data.census.gov/cedsci</w:t>
        </w:r>
      </w:hyperlink>
      <w:r>
        <w:t>.</w:t>
      </w:r>
    </w:p>
    <w:p w14:paraId="2450B533" w14:textId="77777777" w:rsidR="00C26AC4" w:rsidRDefault="0080747B">
      <w:pPr>
        <w:pStyle w:val="Bibliography"/>
      </w:pPr>
      <w:bookmarkStart w:id="2569" w:name="ref-VanKirk2008a"/>
      <w:bookmarkEnd w:id="2568"/>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9">
        <w:r>
          <w:rPr>
            <w:rStyle w:val="Hyperlink"/>
          </w:rPr>
          <w:t>https://doi.org/10.1111/j.1752-1688.2008.00212.x</w:t>
        </w:r>
      </w:hyperlink>
      <w:r>
        <w:t>.</w:t>
      </w:r>
    </w:p>
    <w:p w14:paraId="47442D29" w14:textId="77777777" w:rsidR="00C26AC4" w:rsidRPr="00FA7789" w:rsidRDefault="0080747B">
      <w:pPr>
        <w:pStyle w:val="Bibliography"/>
        <w:rPr>
          <w:lang w:val="de-DE"/>
          <w:rPrChange w:id="2570" w:author="Thomas Harter" w:date="2024-03-08T05:53:00Z">
            <w:rPr/>
          </w:rPrChange>
        </w:rPr>
      </w:pPr>
      <w:bookmarkStart w:id="2571" w:name="ref-Wainwright2013"/>
      <w:bookmarkEnd w:id="2569"/>
      <w:r>
        <w:t xml:space="preserve">Wainwright, Thomas C, Thomas H Williams, Kurt L Fresh, and Brian K Wells. 2013. “CCIEA Phase II Report: Ecosystem Components, Fisheries and Protected Species - Salmon: </w:t>
      </w:r>
      <w:r>
        <w:lastRenderedPageBreak/>
        <w:t xml:space="preserve">CHINOOK AND COHO SALMON.” </w:t>
      </w:r>
      <w:r w:rsidRPr="00FA7789">
        <w:rPr>
          <w:lang w:val="de-DE"/>
          <w:rPrChange w:id="2572" w:author="Thomas Harter" w:date="2024-03-08T05:53:00Z">
            <w:rPr/>
          </w:rPrChange>
        </w:rPr>
        <w:t xml:space="preserve">NOAA NMFS. </w:t>
      </w:r>
      <w:r>
        <w:fldChar w:fldCharType="begin"/>
      </w:r>
      <w:r w:rsidRPr="00FA7789">
        <w:rPr>
          <w:lang w:val="de-DE"/>
          <w:rPrChange w:id="2573" w:author="Thomas Harter" w:date="2024-03-08T05:53:00Z">
            <w:rPr/>
          </w:rPrChange>
        </w:rPr>
        <w:instrText>HYPERLINK "https://swfsc-publications.fisheries.noaa.gov/publications/CR/2013/2013Wainwright.pdf" \h</w:instrText>
      </w:r>
      <w:r>
        <w:fldChar w:fldCharType="separate"/>
      </w:r>
      <w:r w:rsidRPr="00FA7789">
        <w:rPr>
          <w:rStyle w:val="Hyperlink"/>
          <w:lang w:val="de-DE"/>
          <w:rPrChange w:id="2574" w:author="Thomas Harter" w:date="2024-03-08T05:53:00Z">
            <w:rPr>
              <w:rStyle w:val="Hyperlink"/>
            </w:rPr>
          </w:rPrChange>
        </w:rPr>
        <w:t>https://swfsc-publications.fisheries.noaa.gov/publications/CR/2013/2013Wainwright.pdf</w:t>
      </w:r>
      <w:r>
        <w:rPr>
          <w:rStyle w:val="Hyperlink"/>
        </w:rPr>
        <w:fldChar w:fldCharType="end"/>
      </w:r>
      <w:r w:rsidRPr="00FA7789">
        <w:rPr>
          <w:lang w:val="de-DE"/>
          <w:rPrChange w:id="2575" w:author="Thomas Harter" w:date="2024-03-08T05:53:00Z">
            <w:rPr/>
          </w:rPrChange>
        </w:rPr>
        <w:t>.</w:t>
      </w:r>
    </w:p>
    <w:p w14:paraId="1D854A40" w14:textId="77777777" w:rsidR="00C26AC4" w:rsidRDefault="0080747B">
      <w:pPr>
        <w:pStyle w:val="Bibliography"/>
      </w:pPr>
      <w:bookmarkStart w:id="2576" w:name="ref-Welch2021"/>
      <w:bookmarkEnd w:id="2571"/>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tshawytscha, Salmonidae).” </w:t>
      </w:r>
      <w:r>
        <w:rPr>
          <w:i/>
          <w:iCs/>
        </w:rPr>
        <w:t>Fish and Fisheries</w:t>
      </w:r>
      <w:r>
        <w:t xml:space="preserve"> 22: 194–211. </w:t>
      </w:r>
      <w:hyperlink r:id="rId90">
        <w:r>
          <w:rPr>
            <w:rStyle w:val="Hyperlink"/>
          </w:rPr>
          <w:t>https://doi.org/10.1111/faf.12514</w:t>
        </w:r>
      </w:hyperlink>
      <w:r>
        <w:t>.</w:t>
      </w:r>
    </w:p>
    <w:p w14:paraId="1D7E3040" w14:textId="77777777" w:rsidR="00C26AC4" w:rsidRDefault="0080747B">
      <w:pPr>
        <w:pStyle w:val="Bibliography"/>
      </w:pPr>
      <w:bookmarkStart w:id="2577" w:name="ref-Wheeler2018"/>
      <w:bookmarkEnd w:id="2576"/>
      <w:r>
        <w:t xml:space="preserve">Wheeler, Kit, Seth J. Wenger, and Mary C. Freeman. 2018. “States and rates: Complementary approaches to developing flow-ecology relationships.” </w:t>
      </w:r>
      <w:r>
        <w:rPr>
          <w:i/>
          <w:iCs/>
        </w:rPr>
        <w:t>Freshwater Biology</w:t>
      </w:r>
      <w:r>
        <w:t xml:space="preserve"> 63 (8): 906–16. </w:t>
      </w:r>
      <w:hyperlink r:id="rId91">
        <w:r>
          <w:rPr>
            <w:rStyle w:val="Hyperlink"/>
          </w:rPr>
          <w:t>https://doi.org/10.1111/fwb.13001</w:t>
        </w:r>
      </w:hyperlink>
      <w:r>
        <w:t>.</w:t>
      </w:r>
    </w:p>
    <w:p w14:paraId="0D0DC72B" w14:textId="77777777" w:rsidR="00C26AC4" w:rsidRDefault="0080747B">
      <w:pPr>
        <w:pStyle w:val="Bibliography"/>
      </w:pPr>
      <w:bookmarkStart w:id="2578" w:name="ref-White2018"/>
      <w:bookmarkEnd w:id="2577"/>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92">
        <w:r>
          <w:rPr>
            <w:rStyle w:val="Hyperlink"/>
          </w:rPr>
          <w:t>https://doi.org/10.1016/j.scitotenv.2017.06.081</w:t>
        </w:r>
      </w:hyperlink>
      <w:r>
        <w:t>.</w:t>
      </w:r>
    </w:p>
    <w:p w14:paraId="649E6DC6" w14:textId="77777777" w:rsidR="00C26AC4" w:rsidRDefault="0080747B">
      <w:pPr>
        <w:pStyle w:val="Bibliography"/>
      </w:pPr>
      <w:bookmarkStart w:id="2579" w:name="ref-Williams2006"/>
      <w:bookmarkEnd w:id="2578"/>
      <w:r>
        <w:t xml:space="preserve">Williams, Thomas H, Eric P </w:t>
      </w:r>
      <w:proofErr w:type="spellStart"/>
      <w:r>
        <w:t>Bjorkstedt</w:t>
      </w:r>
      <w:proofErr w:type="spellEnd"/>
      <w:r>
        <w:t xml:space="preserve">, Walt G Duffy, Mike </w:t>
      </w:r>
      <w:proofErr w:type="spellStart"/>
      <w:r>
        <w:t>Mccain</w:t>
      </w:r>
      <w:proofErr w:type="spellEnd"/>
      <w:r>
        <w:t xml:space="preserve">, Mike Rode, and R Glenn Szerlong. 2006. “Historical population structure of Coho Salmon in Southern Oregon/Northern California coasts evolutionary significant unit.” National Oceanic; </w:t>
      </w:r>
      <w:proofErr w:type="spellStart"/>
      <w:r>
        <w:t>Atmosphecric</w:t>
      </w:r>
      <w:proofErr w:type="spellEnd"/>
      <w:r>
        <w:t xml:space="preserve"> Administration (NOAA) National Marine Fisheries Service (NMFS). </w:t>
      </w:r>
      <w:hyperlink r:id="rId93">
        <w:r>
          <w:rPr>
            <w:rStyle w:val="Hyperlink"/>
          </w:rPr>
          <w:t>https://repository.library.noaa.gov/view/noaa/3483</w:t>
        </w:r>
      </w:hyperlink>
      <w:r>
        <w:t>.</w:t>
      </w:r>
    </w:p>
    <w:p w14:paraId="2CE624C4" w14:textId="77777777" w:rsidR="00C26AC4" w:rsidRDefault="0080747B">
      <w:pPr>
        <w:pStyle w:val="Bibliography"/>
      </w:pPr>
      <w:bookmarkStart w:id="2580" w:name="ref-Williams2008"/>
      <w:bookmarkEnd w:id="2579"/>
      <w:r>
        <w:t xml:space="preserve">Williams, Thomas H, Brian C Spence, Tom E Lisle, Thomas E Nickelson, and Tom Pearson. 2008. “Framework for assessing viability of threatened coho salmon in the Southern Oregon/Northern California Coast Evolutionarily Significant Unit.” National Oceanic; </w:t>
      </w:r>
      <w:proofErr w:type="spellStart"/>
      <w:r>
        <w:t>Atmosphecric</w:t>
      </w:r>
      <w:proofErr w:type="spellEnd"/>
      <w:r>
        <w:t xml:space="preserve"> Administration (NOAA) National Marine Fisheries Service (NMFS). </w:t>
      </w:r>
      <w:hyperlink r:id="rId94">
        <w:r>
          <w:rPr>
            <w:rStyle w:val="Hyperlink"/>
          </w:rPr>
          <w:t>https://repository.library.noaa.gov/view/noaa/3609</w:t>
        </w:r>
      </w:hyperlink>
      <w:r>
        <w:t>.</w:t>
      </w:r>
    </w:p>
    <w:p w14:paraId="141D32E5" w14:textId="77777777" w:rsidR="00C26AC4" w:rsidRDefault="0080747B">
      <w:pPr>
        <w:pStyle w:val="Bibliography"/>
      </w:pPr>
      <w:bookmarkStart w:id="2581" w:name="ref-Yarnell2020"/>
      <w:bookmarkEnd w:id="2580"/>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5">
        <w:r>
          <w:rPr>
            <w:rStyle w:val="Hyperlink"/>
          </w:rPr>
          <w:t>https://doi.org/10.1002/rra.3575</w:t>
        </w:r>
      </w:hyperlink>
      <w:r>
        <w:t>.</w:t>
      </w:r>
    </w:p>
    <w:p w14:paraId="3F363DCE" w14:textId="77777777" w:rsidR="00C26AC4" w:rsidRDefault="0080747B">
      <w:pPr>
        <w:pStyle w:val="Bibliography"/>
      </w:pPr>
      <w:bookmarkStart w:id="2582" w:name="ref-Yokel2018"/>
      <w:bookmarkEnd w:id="2581"/>
      <w:r>
        <w:t xml:space="preserve">Yokel, E, Shari K Witmore, B Stapleton, C Gilmore, and M </w:t>
      </w:r>
      <w:proofErr w:type="spellStart"/>
      <w:r>
        <w:t>M</w:t>
      </w:r>
      <w:proofErr w:type="spellEnd"/>
      <w:r>
        <w:t xml:space="preserve"> Pollock. 2018. “Scott River Beaver Dam Analogue Coho Salmon Habitat Restoration Program 2017 Monitoring Report.” </w:t>
      </w:r>
      <w:hyperlink r:id="rId96">
        <w:r>
          <w:rPr>
            <w:rStyle w:val="Hyperlink"/>
          </w:rPr>
          <w:t>https://www.scottriverwatershedcouncil.com/scott-river-beaver-dam-analogue-coh</w:t>
        </w:r>
      </w:hyperlink>
      <w:r>
        <w:t>.</w:t>
      </w:r>
      <w:bookmarkEnd w:id="2464"/>
      <w:bookmarkEnd w:id="2484"/>
      <w:bookmarkEnd w:id="2582"/>
    </w:p>
    <w:sectPr w:rsidR="00C26A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Claire Kouba" w:date="2024-02-29T16:56:00Z" w:initials="CK">
    <w:p w14:paraId="6BFE430F" w14:textId="77777777" w:rsidR="00CA4C9C" w:rsidRDefault="00CA4C9C">
      <w:pPr>
        <w:pStyle w:val="CommentText"/>
      </w:pPr>
      <w:r>
        <w:rPr>
          <w:rStyle w:val="CommentReference"/>
        </w:rPr>
        <w:annotationRef/>
      </w:r>
      <w:r>
        <w:t>Somehow I think I should acknowledge the limitations, like below, but I don’t know if it’s worth putting here or just keeping in the discussion. Opinion?</w:t>
      </w:r>
    </w:p>
    <w:p w14:paraId="145F9468" w14:textId="77777777" w:rsidR="00CA4C9C" w:rsidRDefault="00CA4C9C">
      <w:pPr>
        <w:pStyle w:val="CommentText"/>
      </w:pPr>
    </w:p>
    <w:p w14:paraId="31CD1A4C" w14:textId="77777777" w:rsidR="00CA4C9C" w:rsidRDefault="00CA4C9C">
      <w:pPr>
        <w:pStyle w:val="CommentText"/>
      </w:pPr>
      <w:r>
        <w:t>“In spite of a longer-than-typical ecological record length, its two key limitations are a relatively small ecological sample size and that it tests only predictors consisting of flow metrics (rather than external factors like water quality or population dynamics).”</w:t>
      </w:r>
    </w:p>
  </w:comment>
  <w:comment w:id="28" w:author="Thomas Harter" w:date="2024-03-08T06:05:00Z" w:initials="TH">
    <w:p w14:paraId="12CA24BC" w14:textId="77777777" w:rsidR="00CA4C9C" w:rsidRDefault="00CA4C9C" w:rsidP="00E436FE">
      <w:pPr>
        <w:pStyle w:val="CommentText"/>
      </w:pPr>
      <w:r>
        <w:rPr>
          <w:rStyle w:val="CommentReference"/>
        </w:rPr>
        <w:annotationRef/>
      </w:r>
      <w:r>
        <w:rPr>
          <w:b/>
          <w:bCs/>
        </w:rPr>
        <w:t>Could you check that my edits in this paragraph make sense?</w:t>
      </w:r>
    </w:p>
  </w:comment>
  <w:comment w:id="62" w:author="Thomas Harter" w:date="2024-03-21T06:23:00Z" w:initials="TH">
    <w:p w14:paraId="0E7000CE" w14:textId="77777777" w:rsidR="004C6B1F" w:rsidRDefault="004C6B1F" w:rsidP="004C6B1F">
      <w:pPr>
        <w:pStyle w:val="CommentText"/>
      </w:pPr>
      <w:r>
        <w:rPr>
          <w:rStyle w:val="CommentReference"/>
        </w:rPr>
        <w:annotationRef/>
      </w:r>
      <w:r>
        <w:t>I defined water year when it first occurred in the text. Hence the rewrite.</w:t>
      </w:r>
    </w:p>
  </w:comment>
  <w:comment w:id="174" w:author="Claire Kouba" w:date="2024-03-19T16:26:00Z" w:initials="CK">
    <w:p w14:paraId="3A84816B" w14:textId="4FB7B1B7" w:rsidR="00BC2D2E" w:rsidRDefault="00BC2D2E">
      <w:pPr>
        <w:pStyle w:val="CommentText"/>
      </w:pPr>
      <w:r>
        <w:rPr>
          <w:rStyle w:val="CommentReference"/>
        </w:rPr>
        <w:annotationRef/>
      </w:r>
      <w:r>
        <w:t>Extra text (probably going to delete but saving for now)</w:t>
      </w:r>
    </w:p>
    <w:p w14:paraId="406D5254" w14:textId="77777777" w:rsidR="00BC2D2E" w:rsidRDefault="00BC2D2E">
      <w:pPr>
        <w:pStyle w:val="CommentText"/>
      </w:pPr>
    </w:p>
    <w:p w14:paraId="3CFC28AC" w14:textId="77777777" w:rsidR="00BC2D2E" w:rsidRDefault="00BC2D2E" w:rsidP="00BC2D2E">
      <w:pPr>
        <w:pStyle w:val="FirstParagraph"/>
      </w:pPr>
      <w:r>
        <w:t xml:space="preserve">Fall reconnection dates in a cohort’s Brood Year appear strongly correlated with coho spf (Figure 8), and previous work in the region has documented that fall flows are critical for salmon spawning (SRWC and RCD 2003). However, different flow thresholds at the Fort Jones flow gauge correspond to different degrees of river connectivity and thus habitat access (SRWC 2018), and some flow thresholds may be less relevant to coho life stages than others. </w:t>
      </w:r>
    </w:p>
    <w:p w14:paraId="626344FB" w14:textId="0865B214" w:rsidR="00BC2D2E" w:rsidRDefault="00BC2D2E">
      <w:pPr>
        <w:pStyle w:val="CommentText"/>
      </w:pPr>
    </w:p>
  </w:comment>
  <w:comment w:id="183" w:author="Claire Kouba" w:date="2024-03-18T13:55:00Z" w:initials="CK">
    <w:p w14:paraId="02C647E5" w14:textId="7CC61837" w:rsidR="00F51442" w:rsidRDefault="00F51442" w:rsidP="00CB5A51">
      <w:pPr>
        <w:pStyle w:val="CommentText"/>
      </w:pPr>
      <w:r>
        <w:rPr>
          <w:rStyle w:val="CommentReference"/>
        </w:rPr>
        <w:annotationRef/>
      </w:r>
      <w:r w:rsidR="00CB5A51">
        <w:t>Do you think its necessary to add example abbreviations to each category of metric?</w:t>
      </w:r>
    </w:p>
  </w:comment>
  <w:comment w:id="531" w:author="Claire Kouba" w:date="2024-03-18T13:24:00Z" w:initials="CK">
    <w:p w14:paraId="10685826" w14:textId="56181AB8" w:rsidR="00C075FC" w:rsidRDefault="00C075FC">
      <w:pPr>
        <w:pStyle w:val="CommentText"/>
      </w:pPr>
      <w:r>
        <w:rPr>
          <w:rStyle w:val="CommentReference"/>
        </w:rPr>
        <w:annotationRef/>
      </w:r>
      <w:r>
        <w:t>Better word choice? Duplicated?</w:t>
      </w:r>
    </w:p>
  </w:comment>
  <w:comment w:id="736" w:author="Claire Kouba" w:date="2024-03-12T14:54:00Z" w:initials="CK">
    <w:p w14:paraId="7A72D675" w14:textId="079A6178" w:rsidR="00CA4C9C" w:rsidRDefault="00CA4C9C">
      <w:pPr>
        <w:pStyle w:val="CommentText"/>
      </w:pPr>
      <w:r>
        <w:rPr>
          <w:rStyle w:val="CommentReference"/>
        </w:rPr>
        <w:annotationRef/>
      </w:r>
      <w:r>
        <w:t>Add fall pulse metrics?</w:t>
      </w:r>
    </w:p>
    <w:p w14:paraId="18C301FC" w14:textId="3C574159" w:rsidR="00CA4C9C" w:rsidRDefault="00CA4C9C">
      <w:pPr>
        <w:pStyle w:val="CommentText"/>
      </w:pPr>
    </w:p>
  </w:comment>
  <w:comment w:id="737" w:author="Thomas Harter" w:date="2024-03-18T01:32:00Z" w:initials="TH">
    <w:p w14:paraId="0AA9153B" w14:textId="77777777" w:rsidR="00CA4C9C" w:rsidRDefault="00CA4C9C" w:rsidP="00020B56">
      <w:pPr>
        <w:pStyle w:val="CommentText"/>
      </w:pPr>
      <w:r>
        <w:rPr>
          <w:rStyle w:val="CommentReference"/>
        </w:rPr>
        <w:annotationRef/>
      </w:r>
      <w:r>
        <w:t>Your call. Why not?  It would come out of the methodology:  among the predictors that are between -0.5 and 0.5 and represent these other conditions, how did you then select? See my note in the last paragraph.</w:t>
      </w:r>
    </w:p>
  </w:comment>
  <w:comment w:id="738" w:author="Claire Kouba" w:date="2024-03-18T10:23:00Z" w:initials="CK">
    <w:p w14:paraId="4CBDFF4D" w14:textId="35189C1B" w:rsidR="00CA4C9C" w:rsidRDefault="00CA4C9C">
      <w:pPr>
        <w:pStyle w:val="CommentText"/>
      </w:pPr>
      <w:r>
        <w:rPr>
          <w:rStyle w:val="CommentReference"/>
        </w:rPr>
        <w:annotationRef/>
      </w:r>
      <w:r>
        <w:t>Not going to add them – I forgot that I excluded them because they don’t occur every year, so they make the sample size too small.</w:t>
      </w:r>
    </w:p>
  </w:comment>
  <w:comment w:id="748" w:author="Thomas Harter" w:date="2024-03-11T01:48:00Z" w:initials="TH">
    <w:p w14:paraId="7E014FD8" w14:textId="4E43AA28" w:rsidR="00CA4C9C" w:rsidRDefault="00CA4C9C" w:rsidP="0042015C">
      <w:pPr>
        <w:pStyle w:val="CommentText"/>
      </w:pPr>
      <w:r>
        <w:rPr>
          <w:rStyle w:val="CommentReference"/>
        </w:rPr>
        <w:annotationRef/>
      </w:r>
      <w:r>
        <w:t>Claire, I have been going back and forth between Section 3 and 4.  There is much in terms of results already in 3, hence my confusion.  I am wondering whether it may be better to write 3.4 through 3.8 generically, in a single section, in terms of the statistical/mathematical tools used. And move much of the information now in 3.4 through 3.8 into the Results (merge it there with what you have).  This would more clearly expose the quantitative methods and leave the results for the results section. I can give it a try, but want to leave you a first pass on this.</w:t>
      </w:r>
    </w:p>
  </w:comment>
  <w:comment w:id="838" w:author="Claire Kouba" w:date="2024-03-19T16:37:00Z" w:initials="CK">
    <w:p w14:paraId="636A2E1C" w14:textId="77777777" w:rsidR="001051C9" w:rsidRDefault="001051C9" w:rsidP="001051C9">
      <w:pPr>
        <w:pStyle w:val="CommentText"/>
      </w:pPr>
      <w:r>
        <w:rPr>
          <w:rStyle w:val="CommentReference"/>
        </w:rPr>
        <w:annotationRef/>
      </w:r>
      <w:r>
        <w:t>I used the R function lm(). The citation for R is:</w:t>
      </w:r>
    </w:p>
    <w:p w14:paraId="7B77C681" w14:textId="77777777" w:rsidR="001051C9" w:rsidRDefault="001051C9" w:rsidP="001051C9">
      <w:pPr>
        <w:pStyle w:val="CommentText"/>
      </w:pPr>
    </w:p>
    <w:p w14:paraId="3D073701" w14:textId="77777777" w:rsidR="001051C9" w:rsidRDefault="001051C9" w:rsidP="001051C9">
      <w:pPr>
        <w:pStyle w:val="CommentText"/>
      </w:pPr>
      <w:r>
        <w:t xml:space="preserve">R Core Team (2021). </w:t>
      </w:r>
      <w:r>
        <w:rPr>
          <w:rStyle w:val="Emphasis"/>
        </w:rPr>
        <w:t>R: A language and environment for statistical computing.</w:t>
      </w:r>
      <w:r>
        <w:t xml:space="preserve"> R Foundation for Statistical Computing, Vienna, Austria. URL </w:t>
      </w:r>
      <w:hyperlink r:id="rId1" w:history="1">
        <w:r>
          <w:rPr>
            <w:rStyle w:val="Hyperlink"/>
          </w:rPr>
          <w:t>https://www.R-project.org/</w:t>
        </w:r>
      </w:hyperlink>
    </w:p>
    <w:p w14:paraId="58D5E9D1" w14:textId="77777777" w:rsidR="001051C9" w:rsidRDefault="001051C9" w:rsidP="001051C9">
      <w:pPr>
        <w:pStyle w:val="CommentText"/>
      </w:pPr>
    </w:p>
    <w:p w14:paraId="2177E991" w14:textId="77777777" w:rsidR="001051C9" w:rsidRDefault="001051C9" w:rsidP="001051C9">
      <w:pPr>
        <w:pStyle w:val="CommentText"/>
      </w:pPr>
      <w:r>
        <w:t xml:space="preserve">Is it necessary to include the citations within the R lm() documentation? Those are: </w:t>
      </w:r>
    </w:p>
    <w:p w14:paraId="10483612" w14:textId="77777777" w:rsidR="001051C9" w:rsidRDefault="001051C9" w:rsidP="001051C9">
      <w:pPr>
        <w:pStyle w:val="NormalWeb"/>
      </w:pPr>
      <w:r>
        <w:t xml:space="preserve">Chambers, J. M. (1992) </w:t>
      </w:r>
      <w:r>
        <w:rPr>
          <w:rStyle w:val="Emphasis"/>
        </w:rPr>
        <w:t>Linear models.</w:t>
      </w:r>
      <w:r>
        <w:t xml:space="preserve"> Chapter 4 of </w:t>
      </w:r>
      <w:r>
        <w:rPr>
          <w:rStyle w:val="Emphasis"/>
        </w:rPr>
        <w:t>Statistical Models in S</w:t>
      </w:r>
      <w:r>
        <w:t xml:space="preserve"> eds J. M. Chambers and T. J. Hastie, Wadsworth &amp; Brooks/Cole.</w:t>
      </w:r>
    </w:p>
    <w:p w14:paraId="3D4F1493" w14:textId="77777777" w:rsidR="001051C9" w:rsidRDefault="001051C9" w:rsidP="001051C9">
      <w:pPr>
        <w:pStyle w:val="NormalWeb"/>
      </w:pPr>
      <w:r>
        <w:t xml:space="preserve">Wilkinson, G. N. and Rogers, C. E. (1973). Symbolic descriptions of factorial models for analysis of variance. </w:t>
      </w:r>
      <w:r>
        <w:rPr>
          <w:rStyle w:val="Emphasis"/>
        </w:rPr>
        <w:t>Applied Statistics</w:t>
      </w:r>
      <w:r>
        <w:t xml:space="preserve">, </w:t>
      </w:r>
      <w:r>
        <w:rPr>
          <w:b/>
          <w:bCs/>
        </w:rPr>
        <w:t>22</w:t>
      </w:r>
      <w:r>
        <w:t>, 392--399. 10.2307/2346786.</w:t>
      </w:r>
    </w:p>
    <w:p w14:paraId="1DD5228C" w14:textId="77777777" w:rsidR="001051C9" w:rsidRDefault="001051C9" w:rsidP="001051C9">
      <w:pPr>
        <w:pStyle w:val="CommentText"/>
      </w:pPr>
    </w:p>
  </w:comment>
  <w:comment w:id="839" w:author="Thomas Harter" w:date="2024-03-21T03:25:00Z" w:initials="TH">
    <w:p w14:paraId="5E6E5E08" w14:textId="77777777" w:rsidR="00DE36A6" w:rsidRDefault="00DE36A6" w:rsidP="00DE36A6">
      <w:pPr>
        <w:pStyle w:val="CommentText"/>
      </w:pPr>
      <w:r>
        <w:rPr>
          <w:rStyle w:val="CommentReference"/>
        </w:rPr>
        <w:annotationRef/>
      </w:r>
      <w:r>
        <w:t>I would take the original 1992 citation.</w:t>
      </w:r>
    </w:p>
  </w:comment>
  <w:comment w:id="893" w:author="Claire Kouba" w:date="2024-03-19T20:09:00Z" w:initials="CK">
    <w:p w14:paraId="0924D771" w14:textId="19D7FE0F" w:rsidR="0080325E" w:rsidRDefault="0080325E">
      <w:pPr>
        <w:pStyle w:val="CommentText"/>
      </w:pPr>
      <w:r>
        <w:rPr>
          <w:rStyle w:val="CommentReference"/>
        </w:rPr>
        <w:annotationRef/>
      </w:r>
      <w:r>
        <w:t>but nonetheless our professional judgement that ecological outcomes depend on multiple factors,</w:t>
      </w:r>
    </w:p>
  </w:comment>
  <w:comment w:id="993" w:author="Claire Kouba" w:date="2024-03-19T16:37:00Z" w:initials="CK">
    <w:p w14:paraId="2CC2B386" w14:textId="77777777" w:rsidR="00776DBB" w:rsidRDefault="00776DBB" w:rsidP="00776DBB">
      <w:pPr>
        <w:pStyle w:val="CommentText"/>
      </w:pPr>
      <w:r>
        <w:rPr>
          <w:rStyle w:val="CommentReference"/>
        </w:rPr>
        <w:annotationRef/>
      </w:r>
      <w:r>
        <w:t>I used the R function lm(). The citation for R is:</w:t>
      </w:r>
    </w:p>
    <w:p w14:paraId="446DD8BF" w14:textId="77777777" w:rsidR="00776DBB" w:rsidRDefault="00776DBB" w:rsidP="00776DBB">
      <w:pPr>
        <w:pStyle w:val="CommentText"/>
      </w:pPr>
    </w:p>
    <w:p w14:paraId="4520F2A6" w14:textId="77777777" w:rsidR="00776DBB" w:rsidRDefault="00776DBB" w:rsidP="00776DBB">
      <w:pPr>
        <w:pStyle w:val="CommentText"/>
      </w:pPr>
      <w:r>
        <w:t xml:space="preserve">R Core Team (2021). </w:t>
      </w:r>
      <w:r>
        <w:rPr>
          <w:rStyle w:val="Emphasis"/>
        </w:rPr>
        <w:t>R: A language and environment for statistical computing.</w:t>
      </w:r>
      <w:r>
        <w:t xml:space="preserve"> R Foundation for Statistical Computing, Vienna, Austria. URL </w:t>
      </w:r>
      <w:hyperlink r:id="rId2" w:history="1">
        <w:r>
          <w:rPr>
            <w:rStyle w:val="Hyperlink"/>
          </w:rPr>
          <w:t>https://www.R-project.org/</w:t>
        </w:r>
      </w:hyperlink>
    </w:p>
    <w:p w14:paraId="1C09AD4A" w14:textId="77777777" w:rsidR="00776DBB" w:rsidRDefault="00776DBB" w:rsidP="00776DBB">
      <w:pPr>
        <w:pStyle w:val="CommentText"/>
      </w:pPr>
    </w:p>
    <w:p w14:paraId="3A49A156" w14:textId="77777777" w:rsidR="00776DBB" w:rsidRDefault="00776DBB" w:rsidP="00776DBB">
      <w:pPr>
        <w:pStyle w:val="CommentText"/>
      </w:pPr>
      <w:r>
        <w:t xml:space="preserve">Is it necessary to include the citations within the R lm() documentation? Those are: </w:t>
      </w:r>
    </w:p>
    <w:p w14:paraId="35BF3596" w14:textId="77777777" w:rsidR="00776DBB" w:rsidRDefault="00776DBB" w:rsidP="00776DBB">
      <w:pPr>
        <w:pStyle w:val="NormalWeb"/>
      </w:pPr>
      <w:r>
        <w:t xml:space="preserve">Chambers, J. M. (1992) </w:t>
      </w:r>
      <w:r>
        <w:rPr>
          <w:rStyle w:val="Emphasis"/>
        </w:rPr>
        <w:t>Linear models.</w:t>
      </w:r>
      <w:r>
        <w:t xml:space="preserve"> Chapter 4 of </w:t>
      </w:r>
      <w:r>
        <w:rPr>
          <w:rStyle w:val="Emphasis"/>
        </w:rPr>
        <w:t>Statistical Models in S</w:t>
      </w:r>
      <w:r>
        <w:t xml:space="preserve"> eds J. M. Chambers and T. J. Hastie, Wadsworth &amp; Brooks/Cole.</w:t>
      </w:r>
    </w:p>
    <w:p w14:paraId="03779110" w14:textId="77777777" w:rsidR="00776DBB" w:rsidRDefault="00776DBB" w:rsidP="00776DBB">
      <w:pPr>
        <w:pStyle w:val="NormalWeb"/>
      </w:pPr>
      <w:r>
        <w:t xml:space="preserve">Wilkinson, G. N. and Rogers, C. E. (1973). Symbolic descriptions of factorial models for analysis of variance. </w:t>
      </w:r>
      <w:r>
        <w:rPr>
          <w:rStyle w:val="Emphasis"/>
        </w:rPr>
        <w:t>Applied Statistics</w:t>
      </w:r>
      <w:r>
        <w:t xml:space="preserve">, </w:t>
      </w:r>
      <w:r>
        <w:rPr>
          <w:b/>
          <w:bCs/>
        </w:rPr>
        <w:t>22</w:t>
      </w:r>
      <w:r>
        <w:t>, 392--399. 10.2307/2346786.</w:t>
      </w:r>
    </w:p>
    <w:p w14:paraId="1D04D6ED" w14:textId="77777777" w:rsidR="00776DBB" w:rsidRDefault="00776DBB" w:rsidP="00776DBB">
      <w:pPr>
        <w:pStyle w:val="CommentText"/>
      </w:pPr>
    </w:p>
  </w:comment>
  <w:comment w:id="994" w:author="Thomas Harter" w:date="2024-03-21T03:25:00Z" w:initials="TH">
    <w:p w14:paraId="5DB5F9D8" w14:textId="77777777" w:rsidR="00A42EEB" w:rsidRDefault="00776DBB" w:rsidP="00A42EEB">
      <w:pPr>
        <w:pStyle w:val="CommentText"/>
      </w:pPr>
      <w:r>
        <w:rPr>
          <w:rStyle w:val="CommentReference"/>
        </w:rPr>
        <w:annotationRef/>
      </w:r>
      <w:r w:rsidR="00A42EEB">
        <w:t>I would take the original 1992 citation here but leave the R citation in the previous line as you did it.</w:t>
      </w:r>
    </w:p>
  </w:comment>
  <w:comment w:id="1666" w:author="Thomas Harter" w:date="2024-03-11T02:01:00Z" w:initials="TH">
    <w:p w14:paraId="592D9EEF" w14:textId="3DADFF85" w:rsidR="00CA4C9C" w:rsidRDefault="00CA4C9C" w:rsidP="00790643">
      <w:pPr>
        <w:pStyle w:val="CommentText"/>
      </w:pPr>
      <w:r>
        <w:rPr>
          <w:rStyle w:val="CommentReference"/>
        </w:rPr>
        <w:annotationRef/>
      </w:r>
      <w:r>
        <w:t>Rather than focusing on the mechanics and referring the reader to make their own interpretations of Supplements and Figures here, I suggest to describe the key findings that you see in Supplemental Figure 1 here and use (Supplemental Figure 1) as a reference at the end of this paragraph. Similarly, describe the key findings of Figure 8 here (including the unexpected results) and only reference Figure 8. This doesn’t have to be particularly long, but it helps narrate a story.</w:t>
      </w:r>
    </w:p>
  </w:comment>
  <w:comment w:id="1738" w:author="Thomas Harter" w:date="2024-03-21T06:39:00Z" w:initials="TH">
    <w:p w14:paraId="41041F10" w14:textId="77777777" w:rsidR="000B0877" w:rsidRDefault="000B0877" w:rsidP="000B0877">
      <w:pPr>
        <w:pStyle w:val="CommentText"/>
      </w:pPr>
      <w:r>
        <w:rPr>
          <w:rStyle w:val="CommentReference"/>
        </w:rPr>
        <w:annotationRef/>
      </w:r>
      <w:r>
        <w:t>It may be worth inserting most of a paragraph here that describe some important outcomes from the full linear model results, rather than just referring the reader to supplemental materials.</w:t>
      </w:r>
    </w:p>
  </w:comment>
  <w:comment w:id="1793" w:author="Thomas Harter" w:date="2024-03-21T04:26:00Z" w:initials="TH">
    <w:p w14:paraId="086168BD" w14:textId="3E2224DE" w:rsidR="00FC59B2" w:rsidRDefault="00FC59B2" w:rsidP="00FC59B2">
      <w:pPr>
        <w:pStyle w:val="CommentText"/>
      </w:pPr>
      <w:r>
        <w:rPr>
          <w:rStyle w:val="CommentReference"/>
        </w:rPr>
        <w:annotationRef/>
      </w:r>
      <w:r>
        <w:t>Did I include the right figures? Should this also relate to Supplementatl Table? I don’t see the complete set of LMs as I don’t think I have the complete supplemental materials.</w:t>
      </w:r>
    </w:p>
  </w:comment>
  <w:comment w:id="1795" w:author="Claire Kouba" w:date="2024-03-19T20:09:00Z" w:initials="CK">
    <w:p w14:paraId="36F99E20" w14:textId="5A19EDA5" w:rsidR="00190DF9" w:rsidRDefault="00190DF9" w:rsidP="00190DF9">
      <w:pPr>
        <w:pStyle w:val="CommentText"/>
      </w:pPr>
      <w:r>
        <w:rPr>
          <w:rStyle w:val="CommentReference"/>
        </w:rPr>
        <w:annotationRef/>
      </w:r>
      <w:r>
        <w:t>but nonetheless our professional judgement that ecological outcomes depend on multiple factors,</w:t>
      </w:r>
    </w:p>
  </w:comment>
  <w:comment w:id="1798" w:author="Thomas Harter" w:date="2024-03-21T04:29:00Z" w:initials="TH">
    <w:p w14:paraId="24DEE368" w14:textId="77777777" w:rsidR="00CB3091" w:rsidRDefault="00CB3091" w:rsidP="00CB3091">
      <w:pPr>
        <w:pStyle w:val="CommentText"/>
      </w:pPr>
      <w:r>
        <w:rPr>
          <w:rStyle w:val="CommentReference"/>
        </w:rPr>
        <w:annotationRef/>
      </w:r>
      <w:r>
        <w:t>Please check.  Suppl Table 1 from August 2022 (my available copy ) lists BY 2004-2019. Also change the BY date range in the methods section if needed.</w:t>
      </w:r>
    </w:p>
  </w:comment>
  <w:comment w:id="1799" w:author="Thomas Harter" w:date="2024-03-21T04:29:00Z" w:initials="TH">
    <w:p w14:paraId="15C6E20D" w14:textId="77777777" w:rsidR="00CB3091" w:rsidRDefault="00CB3091" w:rsidP="00CB3091">
      <w:pPr>
        <w:pStyle w:val="CommentText"/>
      </w:pPr>
      <w:r>
        <w:rPr>
          <w:rStyle w:val="CommentReference"/>
        </w:rPr>
        <w:annotationRef/>
      </w:r>
      <w:r>
        <w:t>This is a discussion comment. Move there, and/or delete here.</w:t>
      </w:r>
    </w:p>
  </w:comment>
  <w:comment w:id="1818" w:author="Thomas Harter" w:date="2024-03-21T04:29:00Z" w:initials="TH">
    <w:p w14:paraId="1A07A2AB" w14:textId="77777777" w:rsidR="004C0234" w:rsidRDefault="004C0234" w:rsidP="004C0234">
      <w:pPr>
        <w:pStyle w:val="CommentText"/>
      </w:pPr>
      <w:r>
        <w:rPr>
          <w:rStyle w:val="CommentReference"/>
        </w:rPr>
        <w:annotationRef/>
      </w:r>
      <w:r>
        <w:t>Please check.  Suppl Table 1 from August 2022 (my available copy ) lists BY 2004-2019. Also change the BY date range in the methods section if needed.</w:t>
      </w:r>
    </w:p>
  </w:comment>
  <w:comment w:id="1820" w:author="Thomas Harter" w:date="2024-03-21T04:29:00Z" w:initials="TH">
    <w:p w14:paraId="6D6289FE" w14:textId="77777777" w:rsidR="000945FD" w:rsidRDefault="000945FD" w:rsidP="000945FD">
      <w:pPr>
        <w:pStyle w:val="CommentText"/>
      </w:pPr>
      <w:r>
        <w:rPr>
          <w:rStyle w:val="CommentReference"/>
        </w:rPr>
        <w:annotationRef/>
      </w:r>
      <w:r>
        <w:t>This is a discussion comment. Move there, and/or delete here.</w:t>
      </w:r>
    </w:p>
  </w:comment>
  <w:comment w:id="1989" w:author="Thomas Harter" w:date="2024-03-21T07:16:00Z" w:initials="TH">
    <w:p w14:paraId="07C6DAFB" w14:textId="77777777" w:rsidR="003563A0" w:rsidRDefault="003563A0" w:rsidP="003563A0">
      <w:pPr>
        <w:pStyle w:val="CommentText"/>
      </w:pPr>
      <w:r>
        <w:rPr>
          <w:rStyle w:val="CommentReference"/>
        </w:rPr>
        <w:annotationRef/>
      </w:r>
      <w:r>
        <w:t>Units are typically enclosed in square brackets not round brackets, or not enclosed at all.</w:t>
      </w:r>
    </w:p>
    <w:p w14:paraId="72CB8CD9" w14:textId="77777777" w:rsidR="003563A0" w:rsidRDefault="003563A0" w:rsidP="003563A0">
      <w:pPr>
        <w:pStyle w:val="CommentText"/>
      </w:pPr>
    </w:p>
    <w:p w14:paraId="6B166F3D" w14:textId="77777777" w:rsidR="003563A0" w:rsidRDefault="003563A0" w:rsidP="003563A0">
      <w:pPr>
        <w:pStyle w:val="CommentText"/>
      </w:pPr>
      <w:r>
        <w:t>Make sure I got everything else right</w:t>
      </w:r>
    </w:p>
  </w:comment>
  <w:comment w:id="2408" w:author="Thomas Harter" w:date="2024-03-10T01:20:00Z" w:initials="TH">
    <w:p w14:paraId="16D93DD1" w14:textId="159429D9" w:rsidR="00CA4C9C" w:rsidRDefault="00CA4C9C" w:rsidP="00AA5A6A">
      <w:pPr>
        <w:pStyle w:val="CommentText"/>
      </w:pPr>
      <w:r>
        <w:rPr>
          <w:rStyle w:val="CommentReference"/>
        </w:rPr>
        <w:annotationRef/>
      </w:r>
      <w:r>
        <w:t>Nuh-uh. You know I don’t like it when a manuscript something is shown in Table X or seen in Figure Y.  Instead: “something is such and such (Figure Y).” ☺️</w:t>
      </w:r>
    </w:p>
  </w:comment>
  <w:comment w:id="2409" w:author="Claire Kouba" w:date="2024-03-18T12:13:00Z" w:initials="CK">
    <w:p w14:paraId="4B40593B" w14:textId="4E986E10" w:rsidR="00586644" w:rsidRDefault="00586644">
      <w:pPr>
        <w:pStyle w:val="CommentText"/>
      </w:pPr>
      <w:r>
        <w:rPr>
          <w:rStyle w:val="CommentReference"/>
        </w:rPr>
        <w:annotationRef/>
      </w:r>
      <w:r>
        <w:t>Agreed, revised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D1A4C" w15:done="0"/>
  <w15:commentEx w15:paraId="12CA24BC" w15:paraIdParent="31CD1A4C" w15:done="0"/>
  <w15:commentEx w15:paraId="0E7000CE" w15:done="0"/>
  <w15:commentEx w15:paraId="626344FB" w15:done="0"/>
  <w15:commentEx w15:paraId="02C647E5" w15:done="0"/>
  <w15:commentEx w15:paraId="10685826" w15:done="0"/>
  <w15:commentEx w15:paraId="18C301FC" w15:done="0"/>
  <w15:commentEx w15:paraId="0AA9153B" w15:paraIdParent="18C301FC" w15:done="0"/>
  <w15:commentEx w15:paraId="4CBDFF4D" w15:paraIdParent="18C301FC" w15:done="0"/>
  <w15:commentEx w15:paraId="7E014FD8" w15:done="0"/>
  <w15:commentEx w15:paraId="1DD5228C" w15:done="0"/>
  <w15:commentEx w15:paraId="5E6E5E08" w15:paraIdParent="1DD5228C" w15:done="0"/>
  <w15:commentEx w15:paraId="0924D771" w15:done="0"/>
  <w15:commentEx w15:paraId="1D04D6ED" w15:done="0"/>
  <w15:commentEx w15:paraId="5DB5F9D8" w15:paraIdParent="1D04D6ED" w15:done="0"/>
  <w15:commentEx w15:paraId="592D9EEF" w15:done="0"/>
  <w15:commentEx w15:paraId="41041F10" w15:done="0"/>
  <w15:commentEx w15:paraId="086168BD" w15:done="0"/>
  <w15:commentEx w15:paraId="36F99E20" w15:done="0"/>
  <w15:commentEx w15:paraId="24DEE368" w15:done="0"/>
  <w15:commentEx w15:paraId="15C6E20D" w15:done="0"/>
  <w15:commentEx w15:paraId="1A07A2AB" w15:done="0"/>
  <w15:commentEx w15:paraId="6D6289FE" w15:done="0"/>
  <w15:commentEx w15:paraId="6B166F3D" w15:done="0"/>
  <w15:commentEx w15:paraId="16D93DD1" w15:done="0"/>
  <w15:commentEx w15:paraId="4B40593B" w15:paraIdParent="16D93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A7EC23" w16cex:dateUtc="2024-03-08T14:05:00Z"/>
  <w16cex:commentExtensible w16cex:durableId="67699F6C" w16cex:dateUtc="2024-03-21T13:23:00Z"/>
  <w16cex:commentExtensible w16cex:durableId="5F6F50FE" w16cex:dateUtc="2024-03-18T08:32:00Z"/>
  <w16cex:commentExtensible w16cex:durableId="6A782A01" w16cex:dateUtc="2024-03-11T08:48:00Z"/>
  <w16cex:commentExtensible w16cex:durableId="08962911" w16cex:dateUtc="2024-03-21T10:25:00Z"/>
  <w16cex:commentExtensible w16cex:durableId="35B44236" w16cex:dateUtc="2024-03-21T10:25:00Z"/>
  <w16cex:commentExtensible w16cex:durableId="5A92CB6F" w16cex:dateUtc="2024-03-11T09:01:00Z"/>
  <w16cex:commentExtensible w16cex:durableId="5E778E40" w16cex:dateUtc="2024-03-21T13:39:00Z"/>
  <w16cex:commentExtensible w16cex:durableId="6C6CF404" w16cex:dateUtc="2024-03-21T11:29:00Z"/>
  <w16cex:commentExtensible w16cex:durableId="1F956C46" w16cex:dateUtc="2024-03-21T11:29:00Z"/>
  <w16cex:commentExtensible w16cex:durableId="40481278" w16cex:dateUtc="2024-03-21T11:29:00Z"/>
  <w16cex:commentExtensible w16cex:durableId="47024697" w16cex:dateUtc="2024-03-21T11:29:00Z"/>
  <w16cex:commentExtensible w16cex:durableId="71106135" w16cex:dateUtc="2024-03-21T14:16:00Z"/>
  <w16cex:commentExtensible w16cex:durableId="7B271A8A" w16cex:dateUtc="2024-03-10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D1A4C" w16cid:durableId="298B35C7"/>
  <w16cid:commentId w16cid:paraId="12CA24BC" w16cid:durableId="16A7EC23"/>
  <w16cid:commentId w16cid:paraId="0E7000CE" w16cid:durableId="67699F6C"/>
  <w16cid:commentId w16cid:paraId="626344FB" w16cid:durableId="29A43B3F"/>
  <w16cid:commentId w16cid:paraId="02C647E5" w16cid:durableId="29A2C66D"/>
  <w16cid:commentId w16cid:paraId="10685826" w16cid:durableId="29A2BF00"/>
  <w16cid:commentId w16cid:paraId="18C301FC" w16cid:durableId="299AEB21"/>
  <w16cid:commentId w16cid:paraId="0AA9153B" w16cid:durableId="5F6F50FE"/>
  <w16cid:commentId w16cid:paraId="4CBDFF4D" w16cid:durableId="29A29496"/>
  <w16cid:commentId w16cid:paraId="7E014FD8" w16cid:durableId="6A782A01"/>
  <w16cid:commentId w16cid:paraId="1DD5228C" w16cid:durableId="29A43DE0"/>
  <w16cid:commentId w16cid:paraId="5E6E5E08" w16cid:durableId="08962911"/>
  <w16cid:commentId w16cid:paraId="0924D771" w16cid:durableId="29A46F70"/>
  <w16cid:commentId w16cid:paraId="1D04D6ED" w16cid:durableId="3F9DD915"/>
  <w16cid:commentId w16cid:paraId="5DB5F9D8" w16cid:durableId="35B44236"/>
  <w16cid:commentId w16cid:paraId="592D9EEF" w16cid:durableId="5A92CB6F"/>
  <w16cid:commentId w16cid:paraId="41041F10" w16cid:durableId="5E778E40"/>
  <w16cid:commentId w16cid:paraId="36F99E20" w16cid:durableId="0CC1DCC4"/>
  <w16cid:commentId w16cid:paraId="24DEE368" w16cid:durableId="6C6CF404"/>
  <w16cid:commentId w16cid:paraId="15C6E20D" w16cid:durableId="1F956C46"/>
  <w16cid:commentId w16cid:paraId="1A07A2AB" w16cid:durableId="40481278"/>
  <w16cid:commentId w16cid:paraId="6D6289FE" w16cid:durableId="47024697"/>
  <w16cid:commentId w16cid:paraId="6B166F3D" w16cid:durableId="71106135"/>
  <w16cid:commentId w16cid:paraId="16D93DD1" w16cid:durableId="7B271A8A"/>
  <w16cid:commentId w16cid:paraId="4B40593B" w16cid:durableId="29A2AE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633ED" w14:textId="77777777" w:rsidR="00672807" w:rsidRDefault="00672807">
      <w:pPr>
        <w:spacing w:after="0"/>
      </w:pPr>
      <w:r>
        <w:separator/>
      </w:r>
    </w:p>
  </w:endnote>
  <w:endnote w:type="continuationSeparator" w:id="0">
    <w:p w14:paraId="6C731A28" w14:textId="77777777" w:rsidR="00672807" w:rsidRDefault="006728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FDAC5" w14:textId="77777777" w:rsidR="00672807" w:rsidRDefault="00672807">
      <w:r>
        <w:separator/>
      </w:r>
    </w:p>
  </w:footnote>
  <w:footnote w:type="continuationSeparator" w:id="0">
    <w:p w14:paraId="396CAAD0" w14:textId="77777777" w:rsidR="00672807" w:rsidRDefault="006728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C1A3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7C3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964AC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33675C"/>
    <w:multiLevelType w:val="hybridMultilevel"/>
    <w:tmpl w:val="FEC6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0687D"/>
    <w:multiLevelType w:val="multilevel"/>
    <w:tmpl w:val="C56E80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FB17FC"/>
    <w:multiLevelType w:val="multilevel"/>
    <w:tmpl w:val="B57269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4B0DC8"/>
    <w:multiLevelType w:val="hybridMultilevel"/>
    <w:tmpl w:val="4364D6F8"/>
    <w:lvl w:ilvl="0" w:tplc="F640B41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82639"/>
    <w:multiLevelType w:val="hybridMultilevel"/>
    <w:tmpl w:val="0F32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A33B51"/>
    <w:multiLevelType w:val="hybridMultilevel"/>
    <w:tmpl w:val="295C2A32"/>
    <w:lvl w:ilvl="0" w:tplc="436C05F6">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5998682">
    <w:abstractNumId w:val="0"/>
  </w:num>
  <w:num w:numId="2" w16cid:durableId="233901744">
    <w:abstractNumId w:val="1"/>
  </w:num>
  <w:num w:numId="3" w16cid:durableId="11542928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23796672">
    <w:abstractNumId w:val="1"/>
  </w:num>
  <w:num w:numId="5" w16cid:durableId="717897976">
    <w:abstractNumId w:val="1"/>
  </w:num>
  <w:num w:numId="6" w16cid:durableId="2125297930">
    <w:abstractNumId w:val="1"/>
  </w:num>
  <w:num w:numId="7" w16cid:durableId="557940011">
    <w:abstractNumId w:val="1"/>
  </w:num>
  <w:num w:numId="8" w16cid:durableId="1454519115">
    <w:abstractNumId w:val="1"/>
  </w:num>
  <w:num w:numId="9" w16cid:durableId="1000503220">
    <w:abstractNumId w:val="1"/>
  </w:num>
  <w:num w:numId="10" w16cid:durableId="690956759">
    <w:abstractNumId w:val="5"/>
  </w:num>
  <w:num w:numId="11" w16cid:durableId="652761556">
    <w:abstractNumId w:val="4"/>
  </w:num>
  <w:num w:numId="12" w16cid:durableId="588924792">
    <w:abstractNumId w:val="6"/>
  </w:num>
  <w:num w:numId="13" w16cid:durableId="1159542240">
    <w:abstractNumId w:val="8"/>
  </w:num>
  <w:num w:numId="14" w16cid:durableId="887061725">
    <w:abstractNumId w:val="3"/>
  </w:num>
  <w:num w:numId="15" w16cid:durableId="61957755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4"/>
    <w:rsid w:val="00003287"/>
    <w:rsid w:val="0000329B"/>
    <w:rsid w:val="00003CFE"/>
    <w:rsid w:val="0000655D"/>
    <w:rsid w:val="0001433A"/>
    <w:rsid w:val="0001653C"/>
    <w:rsid w:val="00017A22"/>
    <w:rsid w:val="00020B56"/>
    <w:rsid w:val="00020CC4"/>
    <w:rsid w:val="00021DAB"/>
    <w:rsid w:val="00024546"/>
    <w:rsid w:val="00026EC9"/>
    <w:rsid w:val="00031860"/>
    <w:rsid w:val="000376B8"/>
    <w:rsid w:val="00046EB1"/>
    <w:rsid w:val="00047307"/>
    <w:rsid w:val="00047C11"/>
    <w:rsid w:val="00075B59"/>
    <w:rsid w:val="00076641"/>
    <w:rsid w:val="00082067"/>
    <w:rsid w:val="00083473"/>
    <w:rsid w:val="000874B4"/>
    <w:rsid w:val="000878B6"/>
    <w:rsid w:val="00087B12"/>
    <w:rsid w:val="000945FD"/>
    <w:rsid w:val="00097EA7"/>
    <w:rsid w:val="000A3524"/>
    <w:rsid w:val="000A41BC"/>
    <w:rsid w:val="000A5436"/>
    <w:rsid w:val="000B0877"/>
    <w:rsid w:val="000B63F5"/>
    <w:rsid w:val="000C3A97"/>
    <w:rsid w:val="000D0BC3"/>
    <w:rsid w:val="000D4CE2"/>
    <w:rsid w:val="000D6A5D"/>
    <w:rsid w:val="000D7E34"/>
    <w:rsid w:val="000F02D1"/>
    <w:rsid w:val="000F762F"/>
    <w:rsid w:val="00104995"/>
    <w:rsid w:val="001051C9"/>
    <w:rsid w:val="00117F2C"/>
    <w:rsid w:val="001224B7"/>
    <w:rsid w:val="00126225"/>
    <w:rsid w:val="00126453"/>
    <w:rsid w:val="0013541E"/>
    <w:rsid w:val="00135A2C"/>
    <w:rsid w:val="0013721C"/>
    <w:rsid w:val="00137B9E"/>
    <w:rsid w:val="0014282A"/>
    <w:rsid w:val="00143B96"/>
    <w:rsid w:val="001479FD"/>
    <w:rsid w:val="001551C3"/>
    <w:rsid w:val="00161C4E"/>
    <w:rsid w:val="00173E29"/>
    <w:rsid w:val="001767C2"/>
    <w:rsid w:val="00181AFB"/>
    <w:rsid w:val="00186354"/>
    <w:rsid w:val="00190DF9"/>
    <w:rsid w:val="001A2E0A"/>
    <w:rsid w:val="001B3671"/>
    <w:rsid w:val="001C6FFA"/>
    <w:rsid w:val="001D1E64"/>
    <w:rsid w:val="001E3A2E"/>
    <w:rsid w:val="001E6539"/>
    <w:rsid w:val="001F6FC8"/>
    <w:rsid w:val="001F7CCB"/>
    <w:rsid w:val="002132B1"/>
    <w:rsid w:val="00216E1B"/>
    <w:rsid w:val="00224554"/>
    <w:rsid w:val="002257C0"/>
    <w:rsid w:val="00236382"/>
    <w:rsid w:val="0023699E"/>
    <w:rsid w:val="0024449B"/>
    <w:rsid w:val="00250411"/>
    <w:rsid w:val="00250AD9"/>
    <w:rsid w:val="00250EE6"/>
    <w:rsid w:val="00256283"/>
    <w:rsid w:val="00264591"/>
    <w:rsid w:val="002677E7"/>
    <w:rsid w:val="00276E3D"/>
    <w:rsid w:val="0028042E"/>
    <w:rsid w:val="00281C5F"/>
    <w:rsid w:val="00282F24"/>
    <w:rsid w:val="00287C5F"/>
    <w:rsid w:val="00293830"/>
    <w:rsid w:val="002964DB"/>
    <w:rsid w:val="002A11F0"/>
    <w:rsid w:val="002A4401"/>
    <w:rsid w:val="002A5C3C"/>
    <w:rsid w:val="002A7656"/>
    <w:rsid w:val="002B0DFD"/>
    <w:rsid w:val="002C2B41"/>
    <w:rsid w:val="002C44FD"/>
    <w:rsid w:val="002C60B3"/>
    <w:rsid w:val="002C686E"/>
    <w:rsid w:val="002D2588"/>
    <w:rsid w:val="002D30C0"/>
    <w:rsid w:val="002D6868"/>
    <w:rsid w:val="002D75AE"/>
    <w:rsid w:val="002D7BFD"/>
    <w:rsid w:val="002E5BC3"/>
    <w:rsid w:val="0030026F"/>
    <w:rsid w:val="0031372D"/>
    <w:rsid w:val="00313922"/>
    <w:rsid w:val="003205A7"/>
    <w:rsid w:val="003218C8"/>
    <w:rsid w:val="00327F84"/>
    <w:rsid w:val="00332BE5"/>
    <w:rsid w:val="0034046C"/>
    <w:rsid w:val="003440AA"/>
    <w:rsid w:val="00347AE0"/>
    <w:rsid w:val="003563A0"/>
    <w:rsid w:val="003566F4"/>
    <w:rsid w:val="00364ADD"/>
    <w:rsid w:val="00372FE5"/>
    <w:rsid w:val="003870B7"/>
    <w:rsid w:val="003872F6"/>
    <w:rsid w:val="00387333"/>
    <w:rsid w:val="00391DD4"/>
    <w:rsid w:val="00395A51"/>
    <w:rsid w:val="0039665B"/>
    <w:rsid w:val="003A0FEB"/>
    <w:rsid w:val="003A4F34"/>
    <w:rsid w:val="003A6679"/>
    <w:rsid w:val="003B0C67"/>
    <w:rsid w:val="003B3518"/>
    <w:rsid w:val="003B5A35"/>
    <w:rsid w:val="003C0392"/>
    <w:rsid w:val="003C5F05"/>
    <w:rsid w:val="003D19AD"/>
    <w:rsid w:val="003E0303"/>
    <w:rsid w:val="003E68D4"/>
    <w:rsid w:val="003F135A"/>
    <w:rsid w:val="003F208F"/>
    <w:rsid w:val="003F2AEF"/>
    <w:rsid w:val="003F3B8A"/>
    <w:rsid w:val="003F4EE3"/>
    <w:rsid w:val="004005D0"/>
    <w:rsid w:val="00404F97"/>
    <w:rsid w:val="00410EAA"/>
    <w:rsid w:val="0042015C"/>
    <w:rsid w:val="00426B16"/>
    <w:rsid w:val="00431C42"/>
    <w:rsid w:val="0043737F"/>
    <w:rsid w:val="004605FB"/>
    <w:rsid w:val="00462DC5"/>
    <w:rsid w:val="00471A56"/>
    <w:rsid w:val="00472DDC"/>
    <w:rsid w:val="0047380B"/>
    <w:rsid w:val="004745B8"/>
    <w:rsid w:val="004802DF"/>
    <w:rsid w:val="00487048"/>
    <w:rsid w:val="0049185F"/>
    <w:rsid w:val="00491961"/>
    <w:rsid w:val="004A632A"/>
    <w:rsid w:val="004B2068"/>
    <w:rsid w:val="004B4B88"/>
    <w:rsid w:val="004C0234"/>
    <w:rsid w:val="004C581D"/>
    <w:rsid w:val="004C65DF"/>
    <w:rsid w:val="004C6B1F"/>
    <w:rsid w:val="004D0E63"/>
    <w:rsid w:val="004D22A6"/>
    <w:rsid w:val="004D72A2"/>
    <w:rsid w:val="004E042D"/>
    <w:rsid w:val="004E2EFB"/>
    <w:rsid w:val="004E44F0"/>
    <w:rsid w:val="004E4C88"/>
    <w:rsid w:val="004F01EE"/>
    <w:rsid w:val="004F0BEF"/>
    <w:rsid w:val="00500A7D"/>
    <w:rsid w:val="00500E2F"/>
    <w:rsid w:val="00501785"/>
    <w:rsid w:val="005063C8"/>
    <w:rsid w:val="00507FE9"/>
    <w:rsid w:val="00515DC6"/>
    <w:rsid w:val="005179CD"/>
    <w:rsid w:val="0052600C"/>
    <w:rsid w:val="0052651E"/>
    <w:rsid w:val="00530EB0"/>
    <w:rsid w:val="00540DE8"/>
    <w:rsid w:val="005429BC"/>
    <w:rsid w:val="00544A49"/>
    <w:rsid w:val="00551424"/>
    <w:rsid w:val="005516A0"/>
    <w:rsid w:val="005552AD"/>
    <w:rsid w:val="00561787"/>
    <w:rsid w:val="00586644"/>
    <w:rsid w:val="005A1050"/>
    <w:rsid w:val="005A3C0F"/>
    <w:rsid w:val="005A446C"/>
    <w:rsid w:val="005A4FF6"/>
    <w:rsid w:val="005C0045"/>
    <w:rsid w:val="005C1C00"/>
    <w:rsid w:val="005C3E70"/>
    <w:rsid w:val="005D0F00"/>
    <w:rsid w:val="005D2D75"/>
    <w:rsid w:val="005D5AE1"/>
    <w:rsid w:val="005F7C9E"/>
    <w:rsid w:val="006016D0"/>
    <w:rsid w:val="00602848"/>
    <w:rsid w:val="006044F0"/>
    <w:rsid w:val="00612E0E"/>
    <w:rsid w:val="00615989"/>
    <w:rsid w:val="0061623E"/>
    <w:rsid w:val="00626A8B"/>
    <w:rsid w:val="006346BD"/>
    <w:rsid w:val="00636C81"/>
    <w:rsid w:val="0064420A"/>
    <w:rsid w:val="00644E3F"/>
    <w:rsid w:val="00644FE4"/>
    <w:rsid w:val="00645C56"/>
    <w:rsid w:val="00646818"/>
    <w:rsid w:val="006471D3"/>
    <w:rsid w:val="0065282D"/>
    <w:rsid w:val="00653906"/>
    <w:rsid w:val="00655114"/>
    <w:rsid w:val="00662326"/>
    <w:rsid w:val="00671CDF"/>
    <w:rsid w:val="00672807"/>
    <w:rsid w:val="0068620B"/>
    <w:rsid w:val="006862A2"/>
    <w:rsid w:val="00692D4C"/>
    <w:rsid w:val="00694469"/>
    <w:rsid w:val="006A1AEE"/>
    <w:rsid w:val="006B114B"/>
    <w:rsid w:val="006B1521"/>
    <w:rsid w:val="006B2151"/>
    <w:rsid w:val="006B4E52"/>
    <w:rsid w:val="006B6F9A"/>
    <w:rsid w:val="006C4727"/>
    <w:rsid w:val="006C57BF"/>
    <w:rsid w:val="006C5C9B"/>
    <w:rsid w:val="006C609C"/>
    <w:rsid w:val="006C64A0"/>
    <w:rsid w:val="006C76D5"/>
    <w:rsid w:val="006D3EBB"/>
    <w:rsid w:val="006D5FAB"/>
    <w:rsid w:val="006D7C00"/>
    <w:rsid w:val="006E1F51"/>
    <w:rsid w:val="006E1FEF"/>
    <w:rsid w:val="006F1F4C"/>
    <w:rsid w:val="006F5142"/>
    <w:rsid w:val="007011A2"/>
    <w:rsid w:val="0070390E"/>
    <w:rsid w:val="00703985"/>
    <w:rsid w:val="00707407"/>
    <w:rsid w:val="00712654"/>
    <w:rsid w:val="00716D1C"/>
    <w:rsid w:val="00716F5E"/>
    <w:rsid w:val="00723452"/>
    <w:rsid w:val="00730544"/>
    <w:rsid w:val="00731054"/>
    <w:rsid w:val="00741421"/>
    <w:rsid w:val="00745B9E"/>
    <w:rsid w:val="00746D44"/>
    <w:rsid w:val="00753B77"/>
    <w:rsid w:val="00756D04"/>
    <w:rsid w:val="00765CD5"/>
    <w:rsid w:val="00767BAD"/>
    <w:rsid w:val="007738DD"/>
    <w:rsid w:val="00776DBB"/>
    <w:rsid w:val="007776B0"/>
    <w:rsid w:val="00780D15"/>
    <w:rsid w:val="007855B8"/>
    <w:rsid w:val="00790643"/>
    <w:rsid w:val="00795210"/>
    <w:rsid w:val="007A24A6"/>
    <w:rsid w:val="007A2652"/>
    <w:rsid w:val="007B29E3"/>
    <w:rsid w:val="007C1EE6"/>
    <w:rsid w:val="007D1045"/>
    <w:rsid w:val="007D3528"/>
    <w:rsid w:val="007D57EB"/>
    <w:rsid w:val="007D6382"/>
    <w:rsid w:val="007E4A63"/>
    <w:rsid w:val="007F0CCF"/>
    <w:rsid w:val="007F351C"/>
    <w:rsid w:val="007F4CE1"/>
    <w:rsid w:val="007F5B21"/>
    <w:rsid w:val="007F618C"/>
    <w:rsid w:val="0080253B"/>
    <w:rsid w:val="0080325E"/>
    <w:rsid w:val="0080689C"/>
    <w:rsid w:val="0080747B"/>
    <w:rsid w:val="00811503"/>
    <w:rsid w:val="00811664"/>
    <w:rsid w:val="00816C5B"/>
    <w:rsid w:val="00817239"/>
    <w:rsid w:val="00823C98"/>
    <w:rsid w:val="00827650"/>
    <w:rsid w:val="008314FD"/>
    <w:rsid w:val="00834FBF"/>
    <w:rsid w:val="00835A6B"/>
    <w:rsid w:val="00835F4B"/>
    <w:rsid w:val="008415ED"/>
    <w:rsid w:val="00860A99"/>
    <w:rsid w:val="00872F4A"/>
    <w:rsid w:val="00877A0F"/>
    <w:rsid w:val="00883BB0"/>
    <w:rsid w:val="008A3D67"/>
    <w:rsid w:val="008A4C70"/>
    <w:rsid w:val="008B065F"/>
    <w:rsid w:val="008B376F"/>
    <w:rsid w:val="008B391A"/>
    <w:rsid w:val="008B5ED0"/>
    <w:rsid w:val="008B644B"/>
    <w:rsid w:val="008C5122"/>
    <w:rsid w:val="008D1FB4"/>
    <w:rsid w:val="008D2BDD"/>
    <w:rsid w:val="008D7923"/>
    <w:rsid w:val="008E0F41"/>
    <w:rsid w:val="008F5FB2"/>
    <w:rsid w:val="008F6E1E"/>
    <w:rsid w:val="00910BF0"/>
    <w:rsid w:val="00914035"/>
    <w:rsid w:val="009255FB"/>
    <w:rsid w:val="0094504B"/>
    <w:rsid w:val="00954953"/>
    <w:rsid w:val="0096631E"/>
    <w:rsid w:val="009676CF"/>
    <w:rsid w:val="0096783A"/>
    <w:rsid w:val="00974140"/>
    <w:rsid w:val="009741D2"/>
    <w:rsid w:val="00980F93"/>
    <w:rsid w:val="00987A64"/>
    <w:rsid w:val="0099744D"/>
    <w:rsid w:val="009A564A"/>
    <w:rsid w:val="009B33B9"/>
    <w:rsid w:val="009B7A5C"/>
    <w:rsid w:val="009C179D"/>
    <w:rsid w:val="009C4198"/>
    <w:rsid w:val="009C4543"/>
    <w:rsid w:val="009D11E3"/>
    <w:rsid w:val="009D3A10"/>
    <w:rsid w:val="009E13DE"/>
    <w:rsid w:val="009E1E77"/>
    <w:rsid w:val="009E28C2"/>
    <w:rsid w:val="009F14DC"/>
    <w:rsid w:val="00A061B9"/>
    <w:rsid w:val="00A11BAE"/>
    <w:rsid w:val="00A1598B"/>
    <w:rsid w:val="00A16679"/>
    <w:rsid w:val="00A206D8"/>
    <w:rsid w:val="00A25403"/>
    <w:rsid w:val="00A36AEC"/>
    <w:rsid w:val="00A42EEB"/>
    <w:rsid w:val="00A44A59"/>
    <w:rsid w:val="00A4668A"/>
    <w:rsid w:val="00A52202"/>
    <w:rsid w:val="00A53A96"/>
    <w:rsid w:val="00A61693"/>
    <w:rsid w:val="00A622D3"/>
    <w:rsid w:val="00A816F8"/>
    <w:rsid w:val="00A82A96"/>
    <w:rsid w:val="00A84BFD"/>
    <w:rsid w:val="00A91BF6"/>
    <w:rsid w:val="00A96A8E"/>
    <w:rsid w:val="00AA5A6A"/>
    <w:rsid w:val="00AB2730"/>
    <w:rsid w:val="00AB3192"/>
    <w:rsid w:val="00AB53D3"/>
    <w:rsid w:val="00AB7C49"/>
    <w:rsid w:val="00AC2704"/>
    <w:rsid w:val="00AC75BA"/>
    <w:rsid w:val="00AD0C34"/>
    <w:rsid w:val="00AD0F72"/>
    <w:rsid w:val="00AD28CC"/>
    <w:rsid w:val="00AD2A10"/>
    <w:rsid w:val="00AE0953"/>
    <w:rsid w:val="00AE23D0"/>
    <w:rsid w:val="00AE24C8"/>
    <w:rsid w:val="00AE720F"/>
    <w:rsid w:val="00AF2A67"/>
    <w:rsid w:val="00AF4416"/>
    <w:rsid w:val="00AF4710"/>
    <w:rsid w:val="00B030A1"/>
    <w:rsid w:val="00B0740A"/>
    <w:rsid w:val="00B205BD"/>
    <w:rsid w:val="00B257D1"/>
    <w:rsid w:val="00B32B14"/>
    <w:rsid w:val="00B345C4"/>
    <w:rsid w:val="00B34FD8"/>
    <w:rsid w:val="00B40128"/>
    <w:rsid w:val="00B415CD"/>
    <w:rsid w:val="00B545BE"/>
    <w:rsid w:val="00B54979"/>
    <w:rsid w:val="00B54D63"/>
    <w:rsid w:val="00B607A7"/>
    <w:rsid w:val="00B61C45"/>
    <w:rsid w:val="00B620D6"/>
    <w:rsid w:val="00B66E2C"/>
    <w:rsid w:val="00B727E0"/>
    <w:rsid w:val="00B85253"/>
    <w:rsid w:val="00B90C68"/>
    <w:rsid w:val="00B9561F"/>
    <w:rsid w:val="00B964DA"/>
    <w:rsid w:val="00BA6B2A"/>
    <w:rsid w:val="00BB0AE1"/>
    <w:rsid w:val="00BB242C"/>
    <w:rsid w:val="00BB7077"/>
    <w:rsid w:val="00BC17E7"/>
    <w:rsid w:val="00BC2D2E"/>
    <w:rsid w:val="00BC3363"/>
    <w:rsid w:val="00BD19A2"/>
    <w:rsid w:val="00BD20DE"/>
    <w:rsid w:val="00BF0ED8"/>
    <w:rsid w:val="00BF4C5A"/>
    <w:rsid w:val="00BF59E2"/>
    <w:rsid w:val="00BF639E"/>
    <w:rsid w:val="00BF792C"/>
    <w:rsid w:val="00C0135F"/>
    <w:rsid w:val="00C06CF7"/>
    <w:rsid w:val="00C075FC"/>
    <w:rsid w:val="00C14C60"/>
    <w:rsid w:val="00C1534F"/>
    <w:rsid w:val="00C26AC4"/>
    <w:rsid w:val="00C32693"/>
    <w:rsid w:val="00C3717D"/>
    <w:rsid w:val="00C4329F"/>
    <w:rsid w:val="00C545ED"/>
    <w:rsid w:val="00C608BE"/>
    <w:rsid w:val="00C60D46"/>
    <w:rsid w:val="00C65611"/>
    <w:rsid w:val="00C728F8"/>
    <w:rsid w:val="00C73357"/>
    <w:rsid w:val="00C764C8"/>
    <w:rsid w:val="00C81627"/>
    <w:rsid w:val="00C83247"/>
    <w:rsid w:val="00C95C38"/>
    <w:rsid w:val="00C97491"/>
    <w:rsid w:val="00CA05F7"/>
    <w:rsid w:val="00CA4298"/>
    <w:rsid w:val="00CA4775"/>
    <w:rsid w:val="00CA4C9C"/>
    <w:rsid w:val="00CB3091"/>
    <w:rsid w:val="00CB5A51"/>
    <w:rsid w:val="00CC2287"/>
    <w:rsid w:val="00CC3212"/>
    <w:rsid w:val="00CE50F5"/>
    <w:rsid w:val="00CE6046"/>
    <w:rsid w:val="00CE7522"/>
    <w:rsid w:val="00CE7529"/>
    <w:rsid w:val="00CF1760"/>
    <w:rsid w:val="00CF651C"/>
    <w:rsid w:val="00D05D34"/>
    <w:rsid w:val="00D05E32"/>
    <w:rsid w:val="00D05F0E"/>
    <w:rsid w:val="00D14113"/>
    <w:rsid w:val="00D23706"/>
    <w:rsid w:val="00D2756D"/>
    <w:rsid w:val="00D31E30"/>
    <w:rsid w:val="00D33519"/>
    <w:rsid w:val="00D414BE"/>
    <w:rsid w:val="00D428A3"/>
    <w:rsid w:val="00D5246F"/>
    <w:rsid w:val="00D540EC"/>
    <w:rsid w:val="00D56546"/>
    <w:rsid w:val="00D6485F"/>
    <w:rsid w:val="00D64905"/>
    <w:rsid w:val="00D64C16"/>
    <w:rsid w:val="00D7551F"/>
    <w:rsid w:val="00D80A64"/>
    <w:rsid w:val="00D83F3A"/>
    <w:rsid w:val="00D84F11"/>
    <w:rsid w:val="00D90D30"/>
    <w:rsid w:val="00D9599B"/>
    <w:rsid w:val="00DB3160"/>
    <w:rsid w:val="00DD2C7B"/>
    <w:rsid w:val="00DD6247"/>
    <w:rsid w:val="00DD6967"/>
    <w:rsid w:val="00DE147E"/>
    <w:rsid w:val="00DE36A6"/>
    <w:rsid w:val="00DE3F79"/>
    <w:rsid w:val="00DF016C"/>
    <w:rsid w:val="00DF022F"/>
    <w:rsid w:val="00DF6147"/>
    <w:rsid w:val="00DF6FD9"/>
    <w:rsid w:val="00E00720"/>
    <w:rsid w:val="00E03C27"/>
    <w:rsid w:val="00E06BA9"/>
    <w:rsid w:val="00E07B7C"/>
    <w:rsid w:val="00E10C37"/>
    <w:rsid w:val="00E21657"/>
    <w:rsid w:val="00E24735"/>
    <w:rsid w:val="00E25927"/>
    <w:rsid w:val="00E309A6"/>
    <w:rsid w:val="00E31D6B"/>
    <w:rsid w:val="00E32749"/>
    <w:rsid w:val="00E36B0F"/>
    <w:rsid w:val="00E42ED4"/>
    <w:rsid w:val="00E436FE"/>
    <w:rsid w:val="00E53B01"/>
    <w:rsid w:val="00E56445"/>
    <w:rsid w:val="00E56C47"/>
    <w:rsid w:val="00E61820"/>
    <w:rsid w:val="00E6321E"/>
    <w:rsid w:val="00E72E11"/>
    <w:rsid w:val="00E72F88"/>
    <w:rsid w:val="00E742E4"/>
    <w:rsid w:val="00E744F7"/>
    <w:rsid w:val="00E81A3C"/>
    <w:rsid w:val="00E83BBC"/>
    <w:rsid w:val="00E90EC3"/>
    <w:rsid w:val="00E94A54"/>
    <w:rsid w:val="00EA5A64"/>
    <w:rsid w:val="00EA5BC0"/>
    <w:rsid w:val="00EA7290"/>
    <w:rsid w:val="00EB1FD5"/>
    <w:rsid w:val="00EB3587"/>
    <w:rsid w:val="00EB5700"/>
    <w:rsid w:val="00EB6789"/>
    <w:rsid w:val="00EC53BA"/>
    <w:rsid w:val="00ED57ED"/>
    <w:rsid w:val="00EE5F72"/>
    <w:rsid w:val="00EF1B2A"/>
    <w:rsid w:val="00EF4C1A"/>
    <w:rsid w:val="00F02C1D"/>
    <w:rsid w:val="00F05CCA"/>
    <w:rsid w:val="00F11A9D"/>
    <w:rsid w:val="00F13D79"/>
    <w:rsid w:val="00F4748F"/>
    <w:rsid w:val="00F51442"/>
    <w:rsid w:val="00F55813"/>
    <w:rsid w:val="00F5691B"/>
    <w:rsid w:val="00F60AE6"/>
    <w:rsid w:val="00F611EC"/>
    <w:rsid w:val="00F719B4"/>
    <w:rsid w:val="00F7291C"/>
    <w:rsid w:val="00F9152A"/>
    <w:rsid w:val="00F91560"/>
    <w:rsid w:val="00FA6015"/>
    <w:rsid w:val="00FA7789"/>
    <w:rsid w:val="00FB59CF"/>
    <w:rsid w:val="00FC282A"/>
    <w:rsid w:val="00FC5039"/>
    <w:rsid w:val="00FC59B2"/>
    <w:rsid w:val="00FD0268"/>
    <w:rsid w:val="00FD5989"/>
    <w:rsid w:val="00FE435A"/>
    <w:rsid w:val="00FF4C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83FD"/>
  <w15:docId w15:val="{C9BB6D07-16FE-45B3-9D56-A43B6C22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172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7239"/>
    <w:rPr>
      <w:rFonts w:ascii="Segoe UI" w:hAnsi="Segoe UI" w:cs="Segoe UI"/>
      <w:sz w:val="18"/>
      <w:szCs w:val="18"/>
    </w:rPr>
  </w:style>
  <w:style w:type="character" w:styleId="CommentReference">
    <w:name w:val="annotation reference"/>
    <w:basedOn w:val="DefaultParagraphFont"/>
    <w:semiHidden/>
    <w:unhideWhenUsed/>
    <w:rsid w:val="00BD20DE"/>
    <w:rPr>
      <w:sz w:val="16"/>
      <w:szCs w:val="16"/>
    </w:rPr>
  </w:style>
  <w:style w:type="paragraph" w:styleId="CommentText">
    <w:name w:val="annotation text"/>
    <w:basedOn w:val="Normal"/>
    <w:link w:val="CommentTextChar"/>
    <w:unhideWhenUsed/>
    <w:rsid w:val="00BD20DE"/>
    <w:rPr>
      <w:sz w:val="20"/>
      <w:szCs w:val="20"/>
    </w:rPr>
  </w:style>
  <w:style w:type="character" w:customStyle="1" w:styleId="CommentTextChar">
    <w:name w:val="Comment Text Char"/>
    <w:basedOn w:val="DefaultParagraphFont"/>
    <w:link w:val="CommentText"/>
    <w:rsid w:val="00BD20DE"/>
    <w:rPr>
      <w:sz w:val="20"/>
      <w:szCs w:val="20"/>
    </w:rPr>
  </w:style>
  <w:style w:type="paragraph" w:styleId="CommentSubject">
    <w:name w:val="annotation subject"/>
    <w:basedOn w:val="CommentText"/>
    <w:next w:val="CommentText"/>
    <w:link w:val="CommentSubjectChar"/>
    <w:semiHidden/>
    <w:unhideWhenUsed/>
    <w:rsid w:val="00BD20DE"/>
    <w:rPr>
      <w:b/>
      <w:bCs/>
    </w:rPr>
  </w:style>
  <w:style w:type="character" w:customStyle="1" w:styleId="CommentSubjectChar">
    <w:name w:val="Comment Subject Char"/>
    <w:basedOn w:val="CommentTextChar"/>
    <w:link w:val="CommentSubject"/>
    <w:semiHidden/>
    <w:rsid w:val="00BD20DE"/>
    <w:rPr>
      <w:b/>
      <w:bCs/>
      <w:sz w:val="20"/>
      <w:szCs w:val="20"/>
    </w:rPr>
  </w:style>
  <w:style w:type="paragraph" w:styleId="Revision">
    <w:name w:val="Revision"/>
    <w:hidden/>
    <w:semiHidden/>
    <w:rsid w:val="00FA7789"/>
    <w:pPr>
      <w:spacing w:after="0"/>
    </w:pPr>
  </w:style>
  <w:style w:type="character" w:styleId="PlaceholderText">
    <w:name w:val="Placeholder Text"/>
    <w:basedOn w:val="DefaultParagraphFont"/>
    <w:semiHidden/>
    <w:rsid w:val="00CF1760"/>
    <w:rPr>
      <w:color w:val="666666"/>
    </w:rPr>
  </w:style>
  <w:style w:type="character" w:styleId="Emphasis">
    <w:name w:val="Emphasis"/>
    <w:basedOn w:val="DefaultParagraphFont"/>
    <w:uiPriority w:val="20"/>
    <w:qFormat/>
    <w:rsid w:val="001051C9"/>
    <w:rPr>
      <w:i/>
      <w:iCs/>
    </w:rPr>
  </w:style>
  <w:style w:type="paragraph" w:styleId="NormalWeb">
    <w:name w:val="Normal (Web)"/>
    <w:basedOn w:val="Normal"/>
    <w:uiPriority w:val="99"/>
    <w:semiHidden/>
    <w:unhideWhenUsed/>
    <w:rsid w:val="001051C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501">
      <w:bodyDiv w:val="1"/>
      <w:marLeft w:val="0"/>
      <w:marRight w:val="0"/>
      <w:marTop w:val="0"/>
      <w:marBottom w:val="0"/>
      <w:divBdr>
        <w:top w:val="none" w:sz="0" w:space="0" w:color="auto"/>
        <w:left w:val="none" w:sz="0" w:space="0" w:color="auto"/>
        <w:bottom w:val="none" w:sz="0" w:space="0" w:color="auto"/>
        <w:right w:val="none" w:sz="0" w:space="0" w:color="auto"/>
      </w:divBdr>
    </w:div>
    <w:div w:id="45105746">
      <w:bodyDiv w:val="1"/>
      <w:marLeft w:val="0"/>
      <w:marRight w:val="0"/>
      <w:marTop w:val="0"/>
      <w:marBottom w:val="0"/>
      <w:divBdr>
        <w:top w:val="none" w:sz="0" w:space="0" w:color="auto"/>
        <w:left w:val="none" w:sz="0" w:space="0" w:color="auto"/>
        <w:bottom w:val="none" w:sz="0" w:space="0" w:color="auto"/>
        <w:right w:val="none" w:sz="0" w:space="0" w:color="auto"/>
      </w:divBdr>
    </w:div>
    <w:div w:id="371078702">
      <w:bodyDiv w:val="1"/>
      <w:marLeft w:val="0"/>
      <w:marRight w:val="0"/>
      <w:marTop w:val="0"/>
      <w:marBottom w:val="0"/>
      <w:divBdr>
        <w:top w:val="none" w:sz="0" w:space="0" w:color="auto"/>
        <w:left w:val="none" w:sz="0" w:space="0" w:color="auto"/>
        <w:bottom w:val="none" w:sz="0" w:space="0" w:color="auto"/>
        <w:right w:val="none" w:sz="0" w:space="0" w:color="auto"/>
      </w:divBdr>
    </w:div>
    <w:div w:id="1208028045">
      <w:bodyDiv w:val="1"/>
      <w:marLeft w:val="0"/>
      <w:marRight w:val="0"/>
      <w:marTop w:val="0"/>
      <w:marBottom w:val="0"/>
      <w:divBdr>
        <w:top w:val="none" w:sz="0" w:space="0" w:color="auto"/>
        <w:left w:val="none" w:sz="0" w:space="0" w:color="auto"/>
        <w:bottom w:val="none" w:sz="0" w:space="0" w:color="auto"/>
        <w:right w:val="none" w:sz="0" w:space="0" w:color="auto"/>
      </w:divBdr>
    </w:div>
    <w:div w:id="1365054347">
      <w:bodyDiv w:val="1"/>
      <w:marLeft w:val="0"/>
      <w:marRight w:val="0"/>
      <w:marTop w:val="0"/>
      <w:marBottom w:val="0"/>
      <w:divBdr>
        <w:top w:val="none" w:sz="0" w:space="0" w:color="auto"/>
        <w:left w:val="none" w:sz="0" w:space="0" w:color="auto"/>
        <w:bottom w:val="none" w:sz="0" w:space="0" w:color="auto"/>
        <w:right w:val="none" w:sz="0" w:space="0" w:color="auto"/>
      </w:divBdr>
    </w:div>
    <w:div w:id="1681200004">
      <w:bodyDiv w:val="1"/>
      <w:marLeft w:val="0"/>
      <w:marRight w:val="0"/>
      <w:marTop w:val="0"/>
      <w:marBottom w:val="0"/>
      <w:divBdr>
        <w:top w:val="none" w:sz="0" w:space="0" w:color="auto"/>
        <w:left w:val="none" w:sz="0" w:space="0" w:color="auto"/>
        <w:bottom w:val="none" w:sz="0" w:space="0" w:color="auto"/>
        <w:right w:val="none" w:sz="0" w:space="0" w:color="auto"/>
      </w:divBdr>
    </w:div>
    <w:div w:id="1926105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R-project.org/" TargetMode="External"/><Relationship Id="rId1" Type="http://schemas.openxmlformats.org/officeDocument/2006/relationships/hyperlink" Target="https://www.R-project.or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890/1540-9295(2006)4%5b309:IFNISA%5d2.0.CO;2" TargetMode="External"/><Relationship Id="rId21" Type="http://schemas.openxmlformats.org/officeDocument/2006/relationships/image" Target="media/image10.png"/><Relationship Id="rId42" Type="http://schemas.openxmlformats.org/officeDocument/2006/relationships/hyperlink" Target="https://kbifrm.psmfc.org/wp-content/uploads/2016/12/Graham%7b\_%7d2012%7b\_%7d0010%7b\_%7dKlamath-River-Basin-Restoration-Nonuse-Value-Survey-Final-Report.pdf" TargetMode="External"/><Relationship Id="rId47" Type="http://schemas.openxmlformats.org/officeDocument/2006/relationships/hyperlink" Target="https://doi.org/10.1002/rra" TargetMode="External"/><Relationship Id="rId63" Type="http://schemas.openxmlformats.org/officeDocument/2006/relationships/hyperlink" Target="https://doi.org/10.1371/journal.pone.0098392" TargetMode="External"/><Relationship Id="rId68" Type="http://schemas.openxmlformats.org/officeDocument/2006/relationships/hyperlink" Target="https://doi.org/10.1007/s00267-012-9864-z" TargetMode="External"/><Relationship Id="rId84" Type="http://schemas.openxmlformats.org/officeDocument/2006/relationships/hyperlink" Target="https://doi.org/10.1002/eco.1745" TargetMode="External"/><Relationship Id="rId89" Type="http://schemas.openxmlformats.org/officeDocument/2006/relationships/hyperlink" Target="https://doi.org/10.1111/j.1752-1688.2008.00212.x" TargetMode="Externa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hyperlink" Target="https://doi.org/10.1577/1548-8675(1994)014%3c0237:hdacso%3e2.3.co;2" TargetMode="External"/><Relationship Id="rId37" Type="http://schemas.openxmlformats.org/officeDocument/2006/relationships/hyperlink" Target="https://www.waterboards.ca.gov/drought/scott%7b\_%7dshasta%7b\_%7drivers/docs/2022/klamath-reg-oal-approval-2022.pdf" TargetMode="External"/><Relationship Id="rId53" Type="http://schemas.openxmlformats.org/officeDocument/2006/relationships/hyperlink" Target="https://www.waterboards.ca.gov/water%7b\_%7dissues/programs/tmdl/records/region%7b\_%7d1/2010/ref3872.pdf" TargetMode="External"/><Relationship Id="rId58" Type="http://schemas.openxmlformats.org/officeDocument/2006/relationships/hyperlink" Target="https://doi.org/10.2307/1313099"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webSettings" Target="webSettings.xml"/><Relationship Id="rId90" Type="http://schemas.openxmlformats.org/officeDocument/2006/relationships/hyperlink" Target="https://doi.org/10.1111/faf.12514" TargetMode="External"/><Relationship Id="rId95" Type="http://schemas.openxmlformats.org/officeDocument/2006/relationships/hyperlink" Target="https://doi.org/10.1002/rra.3575" TargetMode="External"/><Relationship Id="rId22" Type="http://schemas.openxmlformats.org/officeDocument/2006/relationships/image" Target="media/image11.png"/><Relationship Id="rId27" Type="http://schemas.openxmlformats.org/officeDocument/2006/relationships/hyperlink" Target="https://doi.org/10.1002/rra" TargetMode="External"/><Relationship Id="rId43" Type="http://schemas.openxmlformats.org/officeDocument/2006/relationships/hyperlink" Target="https://doi.org/10.1111/fwb.13048" TargetMode="External"/><Relationship Id="rId48" Type="http://schemas.openxmlformats.org/officeDocument/2006/relationships/hyperlink" Target="https://doi.org/10.1029/2020WR028496" TargetMode="External"/><Relationship Id="rId64" Type="http://schemas.openxmlformats.org/officeDocument/2006/relationships/hyperlink" Target="https://doi.org/10.2307/3868443" TargetMode="External"/><Relationship Id="rId69" Type="http://schemas.openxmlformats.org/officeDocument/2006/relationships/hyperlink" Target="https://www.co.siskiyou.ca.us/naturalresources/page/scott-valley-gsp-chapters" TargetMode="External"/><Relationship Id="rId80" Type="http://schemas.openxmlformats.org/officeDocument/2006/relationships/hyperlink" Target="https://www.siskiyourcd.com/resources" TargetMode="External"/><Relationship Id="rId85" Type="http://schemas.openxmlformats.org/officeDocument/2006/relationships/hyperlink" Target="https://www.scottriverwatershedcouncil.com/scott-river-westside-planning-proj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890/130134" TargetMode="External"/><Relationship Id="rId33" Type="http://schemas.openxmlformats.org/officeDocument/2006/relationships/hyperlink" Target="https://doi.org/10.1007/s00267-002-2737-0" TargetMode="External"/><Relationship Id="rId38" Type="http://schemas.openxmlformats.org/officeDocument/2006/relationships/hyperlink" Target="https://doi.org/10.1111/j.0022-1112.2004.00486.x" TargetMode="External"/><Relationship Id="rId46" Type="http://schemas.openxmlformats.org/officeDocument/2006/relationships/hyperlink" Target="https://nrm.dfg.ca.gov/FileHandler.ashx?DocumentID=77836" TargetMode="External"/><Relationship Id="rId59" Type="http://schemas.openxmlformats.org/officeDocument/2006/relationships/hyperlink" Target="https://doi.org/10.1111/j.1365-2427.2009.02204.x" TargetMode="External"/><Relationship Id="rId67" Type="http://schemas.openxmlformats.org/officeDocument/2006/relationships/hyperlink" Target="https://www.scottwatertrust.org/blank" TargetMode="External"/><Relationship Id="rId20" Type="http://schemas.openxmlformats.org/officeDocument/2006/relationships/image" Target="media/image9.png"/><Relationship Id="rId41" Type="http://schemas.openxmlformats.org/officeDocument/2006/relationships/hyperlink" Target="http://groundwater.ucdavis.edu/files/165395.pdf" TargetMode="External"/><Relationship Id="rId54" Type="http://schemas.openxmlformats.org/officeDocument/2006/relationships/hyperlink" Target="https://www.fisheries.noaa.gov/resource/document/final-recovery-plan-southern-oregon-northern-california-coast-evolutionarily" TargetMode="External"/><Relationship Id="rId62" Type="http://schemas.openxmlformats.org/officeDocument/2006/relationships/hyperlink" Target="https://www.siskiyourcd.com/resources" TargetMode="External"/><Relationship Id="rId70" Type="http://schemas.openxmlformats.org/officeDocument/2006/relationships/hyperlink" Target="https://www.co.siskiyou.ca.us/scottvga/page/scott-valley-groundwater-advisory-committee-meeting-10" TargetMode="External"/><Relationship Id="rId75" Type="http://schemas.openxmlformats.org/officeDocument/2006/relationships/hyperlink" Target="https://www.siskiyourcd.com/resources" TargetMode="External"/><Relationship Id="rId83" Type="http://schemas.openxmlformats.org/officeDocument/2006/relationships/hyperlink" Target="https://www.siskiyourcd.com/resources" TargetMode="External"/><Relationship Id="rId88" Type="http://schemas.openxmlformats.org/officeDocument/2006/relationships/hyperlink" Target="https://data.census.gov/cedsci" TargetMode="External"/><Relationship Id="rId91" Type="http://schemas.openxmlformats.org/officeDocument/2006/relationships/hyperlink" Target="https://doi.org/10.1111/fwb.13001" TargetMode="External"/><Relationship Id="rId96" Type="http://schemas.openxmlformats.org/officeDocument/2006/relationships/hyperlink" Target="https://www.scottriverwatershedcouncil.com/scott-river-beaver-dam-analogue-co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2/eap.2005" TargetMode="External"/><Relationship Id="rId36" Type="http://schemas.openxmlformats.org/officeDocument/2006/relationships/hyperlink" Target="https://wildlife.ca.gov/Conservation/Watersheds/Instream-Flow/Studies/Scott-Shasta-Study" TargetMode="External"/><Relationship Id="rId49" Type="http://schemas.openxmlformats.org/officeDocument/2006/relationships/hyperlink" Target="https://pubs.usgs.gov/wsp/1462/report.pdf" TargetMode="External"/><Relationship Id="rId57" Type="http://schemas.openxmlformats.org/officeDocument/2006/relationships/hyperlink" Target="https://doi.org/10.3389/fenvs.2021.790667" TargetMode="External"/><Relationship Id="rId10" Type="http://schemas.microsoft.com/office/2016/09/relationships/commentsIds" Target="commentsIds.xml"/><Relationship Id="rId31" Type="http://schemas.openxmlformats.org/officeDocument/2006/relationships/hyperlink" Target="https://doi.org/10.1577/1548-8659(1997)126%3c0049" TargetMode="External"/><Relationship Id="rId44" Type="http://schemas.openxmlformats.org/officeDocument/2006/relationships/hyperlink" Target="http://groundwater.ucdavis.edu/files/136426.pdf" TargetMode="External"/><Relationship Id="rId52" Type="http://schemas.openxmlformats.org/officeDocument/2006/relationships/hyperlink" Target="https://doi.org/10.1002/rra" TargetMode="External"/><Relationship Id="rId60" Type="http://schemas.openxmlformats.org/officeDocument/2006/relationships/hyperlink" Target="https://doi.org/10.1111/j.1365-2427.2009.02204.x" TargetMode="External"/><Relationship Id="rId65" Type="http://schemas.openxmlformats.org/officeDocument/2006/relationships/hyperlink" Target="https://doi.org/10.1577/t01-126"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iskiyourcd.com/resources" TargetMode="External"/><Relationship Id="rId86" Type="http://schemas.openxmlformats.org/officeDocument/2006/relationships/hyperlink" Target="https://www.waterboards.ca.gov/waterrights/board%7b\_%7ddecisions/adopted%7b\_%7dorders/judgments/docs/scottriver%7b\_%7djd.pdf" TargetMode="External"/><Relationship Id="rId94" Type="http://schemas.openxmlformats.org/officeDocument/2006/relationships/hyperlink" Target="https://repository.library.noaa.gov/view/noaa/3609" TargetMode="External"/><Relationship Id="rId9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i.org/10.3733/ca.v054n06p46" TargetMode="External"/><Relationship Id="rId34" Type="http://schemas.openxmlformats.org/officeDocument/2006/relationships/hyperlink" Target="https://www.fs.usda.gov/Internet/FSE%7b\_%7dDOCUMENTS/stelprd3850544.pdf" TargetMode="External"/><Relationship Id="rId50" Type="http://schemas.openxmlformats.org/officeDocument/2006/relationships/hyperlink" Target="https://doi.org/10.1111/fwb.13062" TargetMode="External"/><Relationship Id="rId55" Type="http://schemas.openxmlformats.org/officeDocument/2006/relationships/hyperlink" Target="https://doi.org/10.1002/rra.700" TargetMode="External"/><Relationship Id="rId76" Type="http://schemas.openxmlformats.org/officeDocument/2006/relationships/hyperlink" Target="https://www.siskiyourcd.com/resource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iskiyourcd.com/resources" TargetMode="External"/><Relationship Id="rId92" Type="http://schemas.openxmlformats.org/officeDocument/2006/relationships/hyperlink" Target="https://doi.org/10.1016/j.scitotenv.2017.06.081" TargetMode="External"/><Relationship Id="rId2" Type="http://schemas.openxmlformats.org/officeDocument/2006/relationships/numbering" Target="numbering.xml"/><Relationship Id="rId29" Type="http://schemas.openxmlformats.org/officeDocument/2006/relationships/hyperlink" Target="https://doi.org/10.2307/1446234" TargetMode="External"/><Relationship Id="rId24" Type="http://schemas.openxmlformats.org/officeDocument/2006/relationships/image" Target="media/image13.png"/><Relationship Id="rId40" Type="http://schemas.openxmlformats.org/officeDocument/2006/relationships/hyperlink" Target="https://water.ca.gov/Programs/Water-Use-And-Efficiency/Land-And-Water-Use/Agricultural-Land-And-Water-Use-Estimates" TargetMode="External"/><Relationship Id="rId45" Type="http://schemas.openxmlformats.org/officeDocument/2006/relationships/hyperlink" Target="https://doi.org/10.1007/978-1-4614-7138-7" TargetMode="External"/><Relationship Id="rId66" Type="http://schemas.openxmlformats.org/officeDocument/2006/relationships/hyperlink" Target="https://doi.org/10.1890/08-0305.1" TargetMode="External"/><Relationship Id="rId87" Type="http://schemas.openxmlformats.org/officeDocument/2006/relationships/hyperlink" Target="https://doi.org/10.1029/2018WR024209" TargetMode="External"/><Relationship Id="rId61" Type="http://schemas.openxmlformats.org/officeDocument/2006/relationships/hyperlink" Target="https://doi.org/10.1111/j.1365-2427.2009.02272.x" TargetMode="External"/><Relationship Id="rId82" Type="http://schemas.openxmlformats.org/officeDocument/2006/relationships/hyperlink" Target="https://www.siskiyourcd.com/resources" TargetMode="External"/><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hyperlink" Target="https://doi.org/10.1007/s11160-016-9432-3" TargetMode="External"/><Relationship Id="rId35" Type="http://schemas.openxmlformats.org/officeDocument/2006/relationships/hyperlink" Target="http://www.fgc.ca.gov/meetings/2015/Aug/Exhibits/0805%7b\_%7dItem%7b\_%7d38%7b\_%7dCohoStatusReport.pdf" TargetMode="External"/><Relationship Id="rId56" Type="http://schemas.openxmlformats.org/officeDocument/2006/relationships/hyperlink" Target="https://doi.org/10.1017/CBO9781107415324.004" TargetMode="External"/><Relationship Id="rId77" Type="http://schemas.openxmlformats.org/officeDocument/2006/relationships/hyperlink" Target="https://www.siskiyourcd.com/resources" TargetMode="External"/><Relationship Id="rId8" Type="http://schemas.openxmlformats.org/officeDocument/2006/relationships/comments" Target="comments.xml"/><Relationship Id="rId51" Type="http://schemas.openxmlformats.org/officeDocument/2006/relationships/hyperlink" Target="https://doi.org/10.1007/s00267-013-0055-3" TargetMode="External"/><Relationship Id="rId72" Type="http://schemas.openxmlformats.org/officeDocument/2006/relationships/hyperlink" Target="https://www.siskiyourcd.com/resources" TargetMode="External"/><Relationship Id="rId93" Type="http://schemas.openxmlformats.org/officeDocument/2006/relationships/hyperlink" Target="https://repository.library.noaa.gov/view/noaa/3483" TargetMode="Externa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CB360-8987-4FF3-AE9C-9277819E3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50</Pages>
  <Words>19455</Words>
  <Characters>110896</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130091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Thomas Harter</cp:lastModifiedBy>
  <cp:revision>235</cp:revision>
  <dcterms:created xsi:type="dcterms:W3CDTF">2024-03-18T17:20:00Z</dcterms:created>
  <dcterms:modified xsi:type="dcterms:W3CDTF">2024-03-21T14:17:00Z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