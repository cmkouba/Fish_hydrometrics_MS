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A watershed-specific formula to predict coho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056CF515"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5" w:author="Claire Kouba" w:date="2024-02-28T12:32:00Z"/>
        </w:rPr>
      </w:pPr>
      <w:bookmarkStart w:id="6" w:name="introduction"/>
      <w:bookmarkEnd w:id="0"/>
      <w:r>
        <w:rPr>
          <w:rStyle w:val="SectionNumber"/>
        </w:rPr>
        <w:lastRenderedPageBreak/>
        <w:t>1</w:t>
      </w:r>
      <w:r>
        <w:tab/>
        <w:t>Introduction</w:t>
      </w:r>
    </w:p>
    <w:p w14:paraId="748D76CC" w14:textId="77777777" w:rsidR="00817239" w:rsidRPr="00817239" w:rsidRDefault="00817239">
      <w:pPr>
        <w:pStyle w:val="Heading2"/>
        <w:pPrChange w:id="7" w:author="Claire Kouba" w:date="2024-02-29T16:43:00Z">
          <w:pPr>
            <w:pStyle w:val="Heading1"/>
          </w:pPr>
        </w:pPrChange>
      </w:pPr>
      <w:ins w:id="8" w:author="Claire Kouba" w:date="2024-02-28T12:32:00Z">
        <w:r>
          <w:t xml:space="preserve">1.1 Motivation and </w:t>
        </w:r>
      </w:ins>
      <w:ins w:id="9" w:author="Claire Kouba" w:date="2024-02-28T15:41:00Z">
        <w:r w:rsidR="0014282A">
          <w:t>objectives</w:t>
        </w:r>
      </w:ins>
    </w:p>
    <w:p w14:paraId="721363DF" w14:textId="77777777" w:rsidR="00C26AC4" w:rsidRDefault="0080747B">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w:t>
      </w:r>
      <w:proofErr w:type="spellStart"/>
      <w:r>
        <w:t>Jalón</w:t>
      </w:r>
      <w:proofErr w:type="spellEnd"/>
      <w:r>
        <w:t xml:space="preserve"> 2016), the regional-scale conditions that would maintain biodiversity are as yet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77777777"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w:t>
      </w:r>
      <w:r>
        <w:lastRenderedPageBreak/>
        <w:t xml:space="preserve">salmon outcomes based on potential combinations of hydrologic metric predictors. We use the best of these linear models to formulate a Hydrologic Benefit function for each species, distilling the </w:t>
      </w:r>
      <w:ins w:id="10" w:author="Thomas Harter" w:date="2024-03-08T05:59:00Z">
        <w:r w:rsidR="006C64A0">
          <w:t xml:space="preserve">varying </w:t>
        </w:r>
      </w:ins>
      <w:r>
        <w:t xml:space="preserve">ecological services provided by hydrology </w:t>
      </w:r>
      <w:del w:id="11" w:author="Thomas Harter" w:date="2024-03-08T05:59:00Z">
        <w:r w:rsidDel="00C95C38">
          <w:delText xml:space="preserve">in </w:delText>
        </w:r>
      </w:del>
      <w:ins w:id="12"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r w:rsidR="00250411">
        <w:t xml:space="preserve">Mazor et al. 2018, </w:t>
      </w:r>
      <w:r w:rsidR="00AC75BA">
        <w:t xml:space="preserve">Larsen et al. 2021, Peek et al. 2022, </w:t>
      </w:r>
      <w:r w:rsidR="005A4FF6">
        <w:t>Chessman2022</w:t>
      </w:r>
      <w:r w:rsidR="003E0303">
        <w:t>)</w:t>
      </w:r>
      <w:r w:rsidR="0013721C">
        <w:t>, and secondly,</w:t>
      </w:r>
      <w:r w:rsidR="005A4FF6">
        <w:t xml:space="preserve"> </w:t>
      </w:r>
      <w:del w:id="13" w:author="Claire Kouba" w:date="2024-03-11T14:03:00Z">
        <w:r w:rsidR="006862A2" w:rsidDel="00872F4A">
          <w:delText xml:space="preserve">and </w:delText>
        </w:r>
      </w:del>
      <w:r w:rsidR="006862A2">
        <w:t xml:space="preserve">fish </w:t>
      </w:r>
      <w:r w:rsidR="0013721C">
        <w:t xml:space="preserve">diversity and community assemblage (e.g., </w:t>
      </w:r>
      <w:proofErr w:type="spellStart"/>
      <w:r w:rsidR="00250411">
        <w:t>McManamay</w:t>
      </w:r>
      <w:proofErr w:type="spellEnd"/>
      <w:r w:rsidR="00250411">
        <w:t xml:space="preserve">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4" w:author="Claire Kouba" w:date="2024-03-11T14:04:00Z">
        <w:r w:rsidR="005A4FF6" w:rsidDel="00E81A3C">
          <w:delText xml:space="preserve">and </w:delText>
        </w:r>
      </w:del>
      <w:ins w:id="15" w:author="Claire Kouba" w:date="2024-03-11T14:04:00Z">
        <w:r w:rsidR="00E81A3C">
          <w:t>or</w:t>
        </w:r>
        <w:r w:rsidR="00E81A3C">
          <w:t xml:space="preserve"> </w:t>
        </w:r>
      </w:ins>
      <w:r w:rsidR="005A4FF6">
        <w:t xml:space="preserve">the presence of organisms </w:t>
      </w:r>
      <w:del w:id="16" w:author="Claire Kouba" w:date="2024-03-11T14:04:00Z">
        <w:r w:rsidR="005A4FF6" w:rsidDel="00E81A3C">
          <w:delText xml:space="preserve">including </w:delText>
        </w:r>
      </w:del>
      <w:ins w:id="17" w:author="Claire Kouba" w:date="2024-03-11T14:04:00Z">
        <w:r w:rsidR="00E81A3C">
          <w:t>like</w:t>
        </w:r>
        <w:r w:rsidR="00E81A3C">
          <w:t xml:space="preserv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18"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framework (</w:t>
      </w:r>
      <w:r w:rsidR="00DD2C7B">
        <w:t>Richter2006, PoffZimmerman2010</w:t>
      </w:r>
      <w:r w:rsidR="002A5C3C">
        <w:t>).</w:t>
      </w:r>
      <w:r w:rsidR="00811503">
        <w:t xml:space="preserve"> ELOHA and other methods to identify </w:t>
      </w:r>
      <w:r w:rsidR="00811503">
        <w:lastRenderedPageBreak/>
        <w:t>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  </w:t>
      </w:r>
      <w:r w:rsidR="008A3D67">
        <w:t xml:space="preserve">Additionally, </w:t>
      </w:r>
      <w:ins w:id="19"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0"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1"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32E44482" w:rsidR="00765CD5" w:rsidRDefault="008A3D67">
      <w:pPr>
        <w:pStyle w:val="BodyText"/>
        <w:pPrChange w:id="22" w:author="Claire Kouba" w:date="2024-02-29T16:50:00Z">
          <w:pPr>
            <w:pStyle w:val="BodyText"/>
            <w:numPr>
              <w:ilvl w:val="1"/>
              <w:numId w:val="12"/>
            </w:numPr>
            <w:ind w:left="1440" w:hanging="360"/>
          </w:pPr>
        </w:pPrChange>
      </w:pPr>
      <w:r>
        <w:t xml:space="preserve">The </w:t>
      </w:r>
      <w:commentRangeStart w:id="23"/>
      <w:commentRangeStart w:id="24"/>
      <w:r>
        <w:t xml:space="preserve">present </w:t>
      </w:r>
      <w:commentRangeEnd w:id="23"/>
      <w:r w:rsidR="00BD20DE">
        <w:rPr>
          <w:rStyle w:val="CommentReference"/>
        </w:rPr>
        <w:commentReference w:id="23"/>
      </w:r>
      <w:commentRangeEnd w:id="24"/>
      <w:r w:rsidR="000D4CE2">
        <w:rPr>
          <w:rStyle w:val="CommentReference"/>
        </w:rPr>
        <w:commentReference w:id="24"/>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25" w:author="Thomas Harter" w:date="2024-03-08T06:06:00Z">
        <w:r w:rsidDel="00F11A9D">
          <w:delText xml:space="preserve">one </w:delText>
        </w:r>
      </w:del>
      <w:ins w:id="26" w:author="Thomas Harter" w:date="2024-03-08T06:06:00Z">
        <w:r w:rsidR="00F11A9D">
          <w:t xml:space="preserve">the second </w:t>
        </w:r>
      </w:ins>
      <w:r>
        <w:t xml:space="preserve">of the two key links identified above: using empirical data to predict a biological response to measurable (and </w:t>
      </w:r>
      <w:proofErr w:type="spellStart"/>
      <w:r w:rsidR="00BD20DE">
        <w:t>simula</w:t>
      </w:r>
      <w:ins w:id="27" w:author="Thomas Harter" w:date="2024-03-08T06:05:00Z">
        <w:r w:rsidR="0030026F">
          <w:t>ta</w:t>
        </w:r>
      </w:ins>
      <w:r w:rsidR="00BD20DE">
        <w:t>ble</w:t>
      </w:r>
      <w:proofErr w:type="spellEnd"/>
      <w:r>
        <w:t>) changes in flow metrics</w:t>
      </w:r>
      <w:r w:rsidR="00B545BE">
        <w:t xml:space="preserve">. A forthcoming companion study will complete the </w:t>
      </w:r>
      <w:del w:id="28" w:author="Thomas Harter" w:date="2024-03-08T06:06:00Z">
        <w:r w:rsidR="00B545BE" w:rsidDel="00C06CF7">
          <w:delText xml:space="preserve">second </w:delText>
        </w:r>
      </w:del>
      <w:ins w:id="29" w:author="Thomas Harter" w:date="2024-03-08T06:06:00Z">
        <w:r w:rsidR="00C06CF7">
          <w:t xml:space="preserve">other </w:t>
        </w:r>
      </w:ins>
      <w:r w:rsidR="00B545BE">
        <w:t xml:space="preserve">link, predicting flow changes from management actions, and 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30" w:name="X64f7ebf8be7aee8f015a7ab48fe88f61a5f7a78"/>
      <w:bookmarkEnd w:id="6"/>
      <w:r>
        <w:rPr>
          <w:rStyle w:val="SectionNumber"/>
        </w:rPr>
        <w:t>2</w:t>
      </w:r>
      <w:r>
        <w:tab/>
        <w:t>Case study: setting and species of concern</w:t>
      </w:r>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w:t>
      </w:r>
      <w:r>
        <w:lastRenderedPageBreak/>
        <w:t>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31"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32" w:name="geography-climate-and-hydrology"/>
      <w:r>
        <w:rPr>
          <w:rStyle w:val="SectionNumber"/>
        </w:rPr>
        <w:t>2.1.1</w:t>
      </w:r>
      <w:r>
        <w:tab/>
        <w:t>Geography, climate and hydrology</w:t>
      </w:r>
    </w:p>
    <w:p w14:paraId="54690313" w14:textId="77777777"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To accommodate this precipitation and runoff schedule, water years in California conventionally begin on Oct. 1; they are named for the year in which they end (e.g., water year 2021 begins Oct. 1, 2020 and runs through Sep. 30, 2021).</w:t>
      </w:r>
    </w:p>
    <w:p w14:paraId="5BA7DB7F" w14:textId="77777777" w:rsidR="00C26AC4" w:rsidRDefault="0080747B">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w:t>
      </w:r>
      <w:r>
        <w:lastRenderedPageBreak/>
        <w:t>Average, and Wet water year types, for water years 1942-2021. The water year type is defined by quartiles of the distribution of total annual flow.</w:t>
      </w:r>
    </w:p>
    <w:p w14:paraId="7350DC5D" w14:textId="77777777" w:rsidR="00C26AC4" w:rsidRDefault="0080747B">
      <w:pPr>
        <w:pStyle w:val="Heading3"/>
      </w:pPr>
      <w:bookmarkStart w:id="33" w:name="water-uses-and-management-objectives"/>
      <w:bookmarkEnd w:id="32"/>
      <w:r>
        <w:rPr>
          <w:rStyle w:val="SectionNumber"/>
        </w:rPr>
        <w:t>2.1.2</w:t>
      </w:r>
      <w:r>
        <w:tab/>
        <w:t>Water uses and management objectives</w:t>
      </w:r>
    </w:p>
    <w:p w14:paraId="0022D759" w14:textId="77777777" w:rsidR="00C26AC4" w:rsidRDefault="0080747B">
      <w:pPr>
        <w:pStyle w:val="FirstParagraph"/>
      </w:pPr>
      <w:r>
        <w:t xml:space="preserve">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w:t>
      </w:r>
      <w:proofErr w:type="gramStart"/>
      <w:r>
        <w:t>Consequently</w:t>
      </w:r>
      <w:proofErr w:type="gramEnd"/>
      <w:r>
        <w:t xml:space="preserve">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3ECC1BE" w14:textId="77777777" w:rsidR="00C26AC4" w:rsidRDefault="0080747B">
      <w:pPr>
        <w:pStyle w:val="Heading2"/>
      </w:pPr>
      <w:bookmarkStart w:id="34" w:name="Xf9b99239fe8eb82d085e872a0934e80531e93af"/>
      <w:bookmarkEnd w:id="31"/>
      <w:bookmarkEnd w:id="33"/>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35"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36" w:name="X136f33e79e427ef0f7f53ec015635d638b8a303"/>
      <w:bookmarkEnd w:id="35"/>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345ACB3D" w14:textId="77777777" w:rsidR="00C26AC4" w:rsidRDefault="0080747B">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37" w:name="X1f6deda8747bb62c369b257f1af857aca7ccbda"/>
      <w:bookmarkEnd w:id="36"/>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(Quiñones et al. 2014).</w:t>
      </w:r>
    </w:p>
    <w:p w14:paraId="740AC909" w14:textId="77777777" w:rsidR="00C26AC4" w:rsidRDefault="0080747B">
      <w:pPr>
        <w:pStyle w:val="Heading3"/>
      </w:pPr>
      <w:bookmarkStart w:id="38" w:name="X81526482162caeee6479f25539a9c6105844354"/>
      <w:bookmarkEnd w:id="37"/>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200A05DB" w14:textId="77777777" w:rsidR="00C26AC4" w:rsidRDefault="0080747B">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08961E66" w14:textId="77777777" w:rsidR="00C26AC4" w:rsidRDefault="0080747B">
      <w:pPr>
        <w:pStyle w:val="Heading2"/>
      </w:pPr>
      <w:bookmarkStart w:id="39" w:name="key-ecological-metrics"/>
      <w:bookmarkEnd w:id="34"/>
      <w:bookmarkEnd w:id="38"/>
      <w:r>
        <w:rPr>
          <w:rStyle w:val="SectionNumber"/>
        </w:rPr>
        <w:t>2.3</w:t>
      </w:r>
      <w:r>
        <w:tab/>
        <w:t>Key ecological metrics</w:t>
      </w:r>
    </w:p>
    <w:p w14:paraId="0218D4F9" w14:textId="77777777" w:rsidR="00C26AC4" w:rsidRDefault="0080747B">
      <w:pPr>
        <w:pStyle w:val="FirstParagraph"/>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14:paraId="0DAF047D" w14:textId="77777777" w:rsidR="00C26AC4" w:rsidRDefault="0080747B">
      <w:pPr>
        <w:pStyle w:val="Compact"/>
        <w:numPr>
          <w:ilvl w:val="0"/>
          <w:numId w:val="3"/>
        </w:numPr>
      </w:pPr>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p>
    <w:p w14:paraId="0E4BF373" w14:textId="77777777" w:rsidR="00C26AC4" w:rsidRDefault="0080747B">
      <w:pPr>
        <w:pStyle w:val="Compact"/>
        <w:numPr>
          <w:ilvl w:val="0"/>
          <w:numId w:val="3"/>
        </w:numPr>
      </w:pPr>
      <w:r>
        <w:t xml:space="preserve">Number of salmon gravel nests, or </w:t>
      </w:r>
      <w:proofErr w:type="spellStart"/>
      <w:r>
        <w:t>redds</w:t>
      </w:r>
      <w:proofErr w:type="spellEnd"/>
      <w:r>
        <w:t>, observed during spawning window (e.g., Siskiyou RCD 2017a).</w:t>
      </w:r>
    </w:p>
    <w:p w14:paraId="12C74A90" w14:textId="77777777" w:rsidR="00C26AC4" w:rsidRDefault="0080747B">
      <w:pPr>
        <w:pStyle w:val="Compact"/>
        <w:numPr>
          <w:ilvl w:val="0"/>
          <w:numId w:val="3"/>
        </w:numPr>
      </w:pPr>
      <w:r>
        <w:t xml:space="preserve">Number of juvenile </w:t>
      </w:r>
      <w:proofErr w:type="gramStart"/>
      <w:r>
        <w:t>yearling</w:t>
      </w:r>
      <w:proofErr w:type="gramEnd"/>
      <w:r>
        <w:t>, or smolt, salmon. Smolt are counted as outmigrants, often from rotary screw trap observations (e.g., Massie and Morrow 2020).</w:t>
      </w:r>
    </w:p>
    <w:p w14:paraId="02842A3E" w14:textId="45043745" w:rsidR="00C26AC4" w:rsidRDefault="0080747B">
      <w:pPr>
        <w:pStyle w:val="FirstParagraph"/>
      </w:pPr>
      <w:r>
        <w:t>In addition to these three metrics, it is possible to calculate a combined metric</w:t>
      </w:r>
      <w:ins w:id="40" w:author="Thomas Harter" w:date="2024-03-10T01:36:00Z">
        <w:r w:rsidR="00EC53BA">
          <w:t xml:space="preserve"> </w:t>
        </w:r>
      </w:ins>
      <w:ins w:id="41" w:author="Thomas Harter" w:date="2024-03-10T01:37:00Z">
        <w:r w:rsidR="00EC53BA">
          <w:t xml:space="preserve">that normalizes for </w:t>
        </w:r>
        <w:r w:rsidR="00A52202">
          <w:t>the</w:t>
        </w:r>
      </w:ins>
      <w:ins w:id="42" w:author="Thomas Harter" w:date="2024-03-10T01:38:00Z">
        <w:r w:rsidR="00A52202">
          <w:t xml:space="preserve"> annual</w:t>
        </w:r>
      </w:ins>
      <w:ins w:id="43" w:author="Thomas Harter" w:date="2024-03-10T01:37:00Z">
        <w:r w:rsidR="00A52202">
          <w:t xml:space="preserve"> esc</w:t>
        </w:r>
      </w:ins>
      <w:ins w:id="44" w:author="Thomas Harter" w:date="2024-03-10T01:38:00Z">
        <w:r w:rsidR="00A52202">
          <w:t>apement</w:t>
        </w:r>
      </w:ins>
      <w:ins w:id="45" w:author="Thomas Harter" w:date="2024-03-11T01:11:00Z">
        <w:r w:rsidR="00501785">
          <w:t xml:space="preserve"> using</w:t>
        </w:r>
      </w:ins>
      <w:del w:id="46" w:author="Thomas Harter" w:date="2024-03-11T01:10:00Z">
        <w:r w:rsidDel="001F6FC8">
          <w:delText>,</w:delText>
        </w:r>
      </w:del>
      <w:r>
        <w:t xml:space="preserve"> </w:t>
      </w:r>
      <w:del w:id="47" w:author="Thomas Harter" w:date="2024-03-11T01:11:00Z">
        <w:r w:rsidDel="00501785">
          <w:delText xml:space="preserve">the number of salmon smolt produced per spawning female, after </w:delText>
        </w:r>
      </w:del>
      <w:r>
        <w:t xml:space="preserve">monitoring </w:t>
      </w:r>
      <w:ins w:id="48" w:author="Thomas Harter" w:date="2024-03-11T01:11:00Z">
        <w:r w:rsidR="00501785">
          <w:t xml:space="preserve">data across </w:t>
        </w:r>
      </w:ins>
      <w:del w:id="49" w:author="Thomas Harter" w:date="2024-03-11T01:11:00Z">
        <w:r w:rsidDel="00501785">
          <w:delText xml:space="preserve">for </w:delText>
        </w:r>
      </w:del>
      <w:r>
        <w:t xml:space="preserve">multiple years to capture both the spawning and </w:t>
      </w:r>
      <w:proofErr w:type="spellStart"/>
      <w:r>
        <w:t>outmigrating</w:t>
      </w:r>
      <w:proofErr w:type="spellEnd"/>
      <w:r>
        <w:t xml:space="preserve"> events for the relevant cohort</w:t>
      </w:r>
      <w:ins w:id="50" w:author="Thomas Harter" w:date="2024-03-11T01:12:00Z">
        <w:r w:rsidR="00C65611">
          <w:t>:</w:t>
        </w:r>
      </w:ins>
      <w:del w:id="51" w:author="Thomas Harter" w:date="2024-03-11T01:12:00Z">
        <w:r w:rsidDel="00C65611">
          <w:delText>.</w:delText>
        </w:r>
      </w:del>
      <w:ins w:id="52" w:author="Thomas Harter" w:date="2024-03-11T01:11:00Z">
        <w:r w:rsidR="00501785" w:rsidRPr="00501785">
          <w:t xml:space="preserve"> </w:t>
        </w:r>
        <w:r w:rsidR="00501785">
          <w:t>the number of salmon smolt produced per spawning female</w:t>
        </w:r>
      </w:ins>
      <w:ins w:id="53" w:author="Thomas Harter" w:date="2024-03-11T01:12:00Z">
        <w:r w:rsidR="00C65611">
          <w:t>.</w:t>
        </w:r>
      </w:ins>
    </w:p>
    <w:p w14:paraId="23553B48" w14:textId="77777777" w:rsidR="00C26AC4" w:rsidRDefault="0080747B">
      <w:pPr>
        <w:pStyle w:val="Heading1"/>
      </w:pPr>
      <w:bookmarkStart w:id="54" w:name="methods"/>
      <w:bookmarkEnd w:id="30"/>
      <w:bookmarkEnd w:id="39"/>
      <w:r>
        <w:rPr>
          <w:rStyle w:val="SectionNumber"/>
        </w:rPr>
        <w:t>3</w:t>
      </w:r>
      <w:r>
        <w:tab/>
        <w:t>Methods</w:t>
      </w:r>
    </w:p>
    <w:p w14:paraId="17CFF9D3" w14:textId="77777777" w:rsidR="00C26AC4" w:rsidRDefault="0080747B">
      <w:pPr>
        <w:pStyle w:val="FirstParagraph"/>
      </w:pPr>
      <w:r>
        <w:t>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p w14:paraId="20AFD4C4" w14:textId="77777777" w:rsidR="00C26AC4" w:rsidRDefault="0080747B">
      <w:pPr>
        <w:pStyle w:val="Heading2"/>
      </w:pPr>
      <w:bookmarkStart w:id="55" w:name="X90504e9e9e683c3d6548512a207e58f57862daf"/>
      <w:r>
        <w:rPr>
          <w:rStyle w:val="SectionNumber"/>
        </w:rPr>
        <w:t>3.1</w:t>
      </w:r>
      <w:r>
        <w:tab/>
        <w:t>Flow metrics to describe Scott River flow regime</w:t>
      </w:r>
    </w:p>
    <w:p w14:paraId="14823720" w14:textId="77777777" w:rsidR="00C26AC4" w:rsidRDefault="0080747B">
      <w:pPr>
        <w:pStyle w:val="FirstParagraph"/>
      </w:pPr>
      <w:r>
        <w:t>A series of metrics from the catalog of California-specific functional flows (as illustrated in Figure 4) (Yarnell et al. 2020; Patterson et al. 2020) were selected to highlight the history and salient characteristics of the Scott River flow regime over the past eight decades. Abbreviations and descriptions are listed in Table 1, and additional information is available in Patterson et al. (2020) and supporting documentation.</w:t>
      </w:r>
    </w:p>
    <w:p w14:paraId="62898AE2" w14:textId="77777777" w:rsidR="00C26AC4" w:rsidRDefault="0080747B">
      <w:pPr>
        <w:pStyle w:val="BodyText"/>
      </w:pPr>
      <w:r>
        <w:t xml:space="preserve">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t>
      </w:r>
      <w:r>
        <w:lastRenderedPageBreak/>
        <w:t>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51A1EC26" w14:textId="17166860" w:rsidR="00C26AC4" w:rsidRDefault="0080747B">
      <w:pPr>
        <w:pStyle w:val="BodyText"/>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56" w:author="Thomas Harter" w:date="2024-03-11T01:16:00Z">
        <w:r w:rsidDel="003F208F">
          <w:delText>While t</w:delText>
        </w:r>
      </w:del>
      <w:ins w:id="57" w:author="Thomas Harter" w:date="2024-03-11T01:16:00Z">
        <w:r w:rsidR="003F208F">
          <w:t>T</w:t>
        </w:r>
      </w:ins>
      <w:r>
        <w:t xml:space="preserve">hese metrics </w:t>
      </w:r>
      <w:del w:id="58" w:author="Thomas Harter" w:date="2024-03-11T01:17:00Z">
        <w:r w:rsidDel="009A564A">
          <w:delText xml:space="preserve">can be somewhat correlated </w:delText>
        </w:r>
      </w:del>
      <w:ins w:id="59" w:author="Thomas Harter" w:date="2024-03-11T01:17:00Z">
        <w:r w:rsidR="009A564A">
          <w:t>are related to</w:t>
        </w:r>
      </w:ins>
      <w:del w:id="60" w:author="Thomas Harter" w:date="2024-03-11T01:17:00Z">
        <w:r w:rsidDel="009A564A">
          <w:delText>with some of</w:delText>
        </w:r>
      </w:del>
      <w:r>
        <w:t xml:space="preserve"> the California-specific functional flows</w:t>
      </w:r>
      <w:ins w:id="61" w:author="Thomas Harter" w:date="2024-03-11T01:16:00Z">
        <w:r w:rsidR="00D31E30">
          <w:t>, namely</w:t>
        </w:r>
      </w:ins>
      <w:ins w:id="62" w:author="Thomas Harter" w:date="2024-03-11T01:17:00Z">
        <w:r w:rsidR="009A564A">
          <w:t xml:space="preserve">, the timing </w:t>
        </w:r>
      </w:ins>
      <w:ins w:id="63" w:author="Thomas Harter" w:date="2024-03-11T01:18:00Z">
        <w:r w:rsidR="009A564A">
          <w:t xml:space="preserve">and slope of spring recess and the timing of a fall pulse flow (Figure 4). More </w:t>
        </w:r>
        <w:r w:rsidR="00602848">
          <w:t>importantly</w:t>
        </w:r>
        <w:r w:rsidR="009A564A">
          <w:t>,</w:t>
        </w:r>
      </w:ins>
      <w:del w:id="64" w:author="Thomas Harter" w:date="2024-03-11T01:18:00Z">
        <w:r w:rsidDel="009A564A">
          <w:delText>,</w:delText>
        </w:r>
      </w:del>
      <w:r>
        <w:t xml:space="preserve"> they add value to this analysis because of</w:t>
      </w:r>
      <w:commentRangeStart w:id="65"/>
      <w:r>
        <w:t xml:space="preserve"> their direct relation to fish passage in the watershed</w:t>
      </w:r>
      <w:commentRangeEnd w:id="65"/>
      <w:r w:rsidR="004E042D">
        <w:rPr>
          <w:rStyle w:val="CommentReference"/>
        </w:rPr>
        <w:commentReference w:id="65"/>
      </w:r>
      <w:r>
        <w:t>.</w:t>
      </w:r>
    </w:p>
    <w:p w14:paraId="4BED44CC" w14:textId="77777777" w:rsidR="00C26AC4" w:rsidRDefault="0080747B">
      <w:pPr>
        <w:pStyle w:val="TableCaption"/>
      </w:pPr>
      <w:r>
        <w:t>Table 1: Explanation of hydrologic metrics and other terms used in this analysis.</w:t>
      </w:r>
    </w:p>
    <w:tbl>
      <w:tblPr>
        <w:tblStyle w:val="Table"/>
        <w:tblW w:w="0" w:type="auto"/>
        <w:jc w:val="center"/>
        <w:tblLayout w:type="fixed"/>
        <w:tblLook w:val="0420" w:firstRow="1" w:lastRow="0" w:firstColumn="0" w:lastColumn="0" w:noHBand="0" w:noVBand="1"/>
      </w:tblPr>
      <w:tblGrid>
        <w:gridCol w:w="1728"/>
        <w:gridCol w:w="2160"/>
        <w:gridCol w:w="5040"/>
      </w:tblGrid>
      <w:tr w:rsidR="00C26AC4" w14:paraId="581F3788"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51B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DE6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50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3A21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6AC4" w14:paraId="38D8EDD1" w14:textId="77777777" w:rsidTr="00C26AC4">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2462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945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50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582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26AC4" w14:paraId="157D050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4B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D9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A5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26AC4" w14:paraId="07A64489"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2AF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B2EA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BBB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C26AC4" w14:paraId="03449C8E"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E23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5EC0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DEF5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or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p>
        </w:tc>
      </w:tr>
      <w:tr w:rsidR="00C26AC4" w14:paraId="47310E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97E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3C9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119A"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10 or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p>
        </w:tc>
      </w:tr>
      <w:tr w:rsidR="00C26AC4" w14:paraId="36A3DE7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988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4122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9D74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p>
        </w:tc>
      </w:tr>
      <w:tr w:rsidR="00C26AC4" w14:paraId="34138101"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31E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CFLP</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C1B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3EE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C26AC4" w14:paraId="5CE6CAB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C47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50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1EC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p>
        </w:tc>
      </w:tr>
      <w:tr w:rsidR="00C26AC4" w14:paraId="4EF876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B326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AF0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2F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C26AC4" w14:paraId="32C5EC8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68B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60C1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F55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C26AC4" w14:paraId="75EB699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2D1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FC09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B97C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26AC4" w14:paraId="16AC66A8"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DAE4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3A21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7DC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26AC4" w14:paraId="70286EC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FE5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DS_Mag_50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479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711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percentile of daily flow within dry season</w:t>
            </w:r>
          </w:p>
        </w:tc>
      </w:tr>
      <w:tr w:rsidR="00C26AC4" w14:paraId="1A680FA5" w14:textId="77777777" w:rsidTr="00C26AC4">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DS_Mag_90</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(90th percentile)</w:t>
            </w:r>
          </w:p>
        </w:tc>
        <w:tc>
          <w:tcPr>
            <w:tcW w:w="50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percentile of daily flow within dry season</w:t>
            </w:r>
          </w:p>
        </w:tc>
      </w:tr>
    </w:tbl>
    <w:p w14:paraId="252CEBE2" w14:textId="77777777" w:rsidR="00C26AC4" w:rsidRDefault="0080747B">
      <w:pPr>
        <w:pStyle w:val="CaptionedFigure"/>
      </w:pPr>
      <w:r>
        <w:rPr>
          <w:noProof/>
        </w:rPr>
        <w:lastRenderedPageBreak/>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49434A82" w14:textId="77777777" w:rsidR="00C26AC4" w:rsidRDefault="0080747B">
      <w:pPr>
        <w:pStyle w:val="Heading2"/>
      </w:pPr>
      <w:bookmarkStart w:id="66" w:name="X7d4930521050a5fc71765e6d3796ea830523cd8"/>
      <w:bookmarkEnd w:id="55"/>
      <w:r>
        <w:rPr>
          <w:rStyle w:val="SectionNumber"/>
        </w:rPr>
        <w:t>3.2</w:t>
      </w:r>
      <w:r>
        <w:tab/>
        <w:t>Data alignment and correlation coefficients between flow metrics and ecological observations</w:t>
      </w:r>
    </w:p>
    <w:p w14:paraId="358E48C0" w14:textId="4285B84B" w:rsidR="00C26AC4" w:rsidRDefault="0080747B">
      <w:pPr>
        <w:pStyle w:val="FirstParagraph"/>
      </w:pPr>
      <w:r>
        <w:t>In the first pass of flow metric predictor selection, potential predictor variables were screened using correlation coefficients. Before the coefficients could be calculated</w:t>
      </w:r>
      <w:ins w:id="67" w:author="Thomas Harter" w:date="2024-03-11T01:20:00Z">
        <w:r w:rsidR="00AF4416">
          <w:t>,</w:t>
        </w:r>
      </w:ins>
      <w:r>
        <w:t xml:space="preserve"> the data was manipulated to assign each cohort’s ecological observations to the metrics of flow phenomena occurring at each life stage. The coho salmon life cycle is largely regular in Scott Valley, with 3 defined cohorts that each return to natal streams at 3 years of age (e.g., CDFW 2021). Conversely, the majority of Chinook salmon return to spawn when they are 2 to 6 years old (Bourret, Caudill, and Keefer 2016), resulting in less of a cohort structure than for coho.</w:t>
      </w:r>
    </w:p>
    <w:p w14:paraId="2E89BA54" w14:textId="77777777" w:rsidR="00C26AC4" w:rsidRDefault="0080747B">
      <w:pPr>
        <w:pStyle w:val="Heading3"/>
      </w:pPr>
      <w:bookmarkStart w:id="68" w:name="data-alignment---coho"/>
      <w:r>
        <w:rPr>
          <w:rStyle w:val="SectionNumber"/>
        </w:rPr>
        <w:t>3.2.1</w:t>
      </w:r>
      <w:r>
        <w:tab/>
        <w:t>Data alignment - coho</w:t>
      </w:r>
    </w:p>
    <w:p w14:paraId="74BDF46A" w14:textId="77777777" w:rsidR="00C26AC4" w:rsidRDefault="0080747B">
      <w:pPr>
        <w:pStyle w:val="FirstParagraph"/>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w:t>
      </w:r>
      <w:r>
        <w:lastRenderedPageBreak/>
        <w:t>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77777777"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but they will be nevertheless be referred to by these designations for consistency.</w:t>
      </w:r>
    </w:p>
    <w:p w14:paraId="447E9667" w14:textId="77777777" w:rsidR="00C26AC4" w:rsidRDefault="0080747B">
      <w:pPr>
        <w:pStyle w:val="BodyText"/>
      </w:pPr>
      <w:r>
        <w:t xml:space="preserve">To build empirical relationships between hydrology and biology, we tabulated the flow metrics by Brood Year of the affected cohort </w:t>
      </w:r>
      <w:r>
        <w:rPr>
          <w:i/>
          <w:iCs/>
        </w:rPr>
        <w:t>(Supplemental Table 1)</w:t>
      </w:r>
      <w:r>
        <w:t>. In each record (or row) of this table, multiple “fish outcome” 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w:t>
      </w:r>
      <w:proofErr w:type="spellStart"/>
      <w:r>
        <w:t>outmigrating</w:t>
      </w:r>
      <w:proofErr w:type="spellEnd"/>
      <w:r>
        <w:t xml:space="preserve"> smolt.</w:t>
      </w:r>
    </w:p>
    <w:p w14:paraId="475CD02C" w14:textId="77777777" w:rsidR="00C26AC4" w:rsidRDefault="0080747B">
      <w:pPr>
        <w:pStyle w:val="Heading3"/>
      </w:pPr>
      <w:bookmarkStart w:id="69" w:name="data-alignment---chinook"/>
      <w:bookmarkEnd w:id="68"/>
      <w:r>
        <w:rPr>
          <w:rStyle w:val="SectionNumber"/>
        </w:rPr>
        <w:t>3.2.2</w:t>
      </w:r>
      <w:r>
        <w:tab/>
        <w:t>Data alignment - Chinook</w:t>
      </w:r>
    </w:p>
    <w:p w14:paraId="4EAB1142" w14:textId="77777777" w:rsidR="00C26AC4" w:rsidRDefault="0080747B">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13C1F2B0" w14:textId="77777777" w:rsidR="00C26AC4" w:rsidRDefault="0080747B">
      <w:pPr>
        <w:pStyle w:val="Heading2"/>
      </w:pPr>
      <w:bookmarkStart w:id="70" w:name="X6018d71259a21efbcc9b5e28fcc63c4e048acf0"/>
      <w:bookmarkEnd w:id="66"/>
      <w:bookmarkEnd w:id="69"/>
      <w:r>
        <w:rPr>
          <w:rStyle w:val="SectionNumber"/>
        </w:rPr>
        <w:t>3.3</w:t>
      </w:r>
      <w:r>
        <w:tab/>
        <w:t>Flow-ecology correlations and first pass predictor selection</w:t>
      </w:r>
    </w:p>
    <w:p w14:paraId="1287F806" w14:textId="67B88977" w:rsidR="00C26AC4" w:rsidRDefault="0080747B">
      <w:pPr>
        <w:pStyle w:val="FirstParagraph"/>
      </w:pPr>
      <w:r>
        <w:t xml:space="preserve">After </w:t>
      </w:r>
      <w:del w:id="71" w:author="Thomas Harter" w:date="2024-03-11T01:21:00Z">
        <w:r w:rsidDel="00F60AE6">
          <w:delText xml:space="preserve">this exercise to </w:delText>
        </w:r>
      </w:del>
      <w:r>
        <w:t>align</w:t>
      </w:r>
      <w:ins w:id="72" w:author="Thomas Harter" w:date="2024-03-11T01:21:00Z">
        <w:r w:rsidR="00F60AE6">
          <w:t>ing</w:t>
        </w:r>
      </w:ins>
      <w:del w:id="73" w:author="Thomas Harter" w:date="2024-03-11T01:21:00Z">
        <w:r w:rsidDel="00F60AE6">
          <w:delText xml:space="preserve"> the</w:delText>
        </w:r>
      </w:del>
      <w:r>
        <w:t xml:space="preserv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w:t>
      </w:r>
      <w:proofErr w:type="spellStart"/>
      <w:r>
        <w:t>outmigrating</w:t>
      </w:r>
      <w:proofErr w:type="spellEnd"/>
      <w:r>
        <w:t xml:space="preserve"> smolt; see Results). This set of correlations was used to refine the set of predictors </w:t>
      </w:r>
      <w:r>
        <w:lastRenderedPageBreak/>
        <w:t xml:space="preserve">evaluated in the second step of predictor selection. The refined </w:t>
      </w:r>
      <w:ins w:id="74" w:author="Thomas Harter" w:date="2024-03-11T01:22:00Z">
        <w:r w:rsidR="00082067">
          <w:t xml:space="preserve">predictor </w:t>
        </w:r>
      </w:ins>
      <w:r>
        <w:t>set consisted of the following:</w:t>
      </w:r>
    </w:p>
    <w:p w14:paraId="0542A67F" w14:textId="77777777" w:rsidR="00C26AC4" w:rsidRDefault="0080747B">
      <w:pPr>
        <w:pStyle w:val="Compact"/>
        <w:numPr>
          <w:ilvl w:val="0"/>
          <w:numId w:val="5"/>
        </w:numPr>
      </w:pPr>
      <w:r>
        <w:t xml:space="preserve">Reconnection dates, for Brood Year and Rearing Year, for 10, 15, 20, and 100 </w:t>
      </w:r>
      <w:proofErr w:type="spellStart"/>
      <w:r>
        <w:t>cfs</w:t>
      </w:r>
      <w:proofErr w:type="spellEnd"/>
    </w:p>
    <w:p w14:paraId="68F9FEF8" w14:textId="77777777" w:rsidR="00C26AC4" w:rsidRDefault="0080747B">
      <w:pPr>
        <w:pStyle w:val="Compact"/>
        <w:numPr>
          <w:ilvl w:val="0"/>
          <w:numId w:val="5"/>
        </w:numPr>
      </w:pPr>
      <w:r>
        <w:t xml:space="preserve">Disconnection dates, for the Rearing Year, for 10, 15, 20 and 100 </w:t>
      </w:r>
      <w:proofErr w:type="spellStart"/>
      <w:r>
        <w:t>cfs</w:t>
      </w:r>
      <w:proofErr w:type="spellEnd"/>
      <w:r>
        <w:t xml:space="preserve">, and for 100 </w:t>
      </w:r>
      <w:proofErr w:type="spellStart"/>
      <w:r>
        <w:t>cfs</w:t>
      </w:r>
      <w:proofErr w:type="spellEnd"/>
      <w:r>
        <w:t xml:space="preserve"> in the Smolt Year</w:t>
      </w:r>
    </w:p>
    <w:p w14:paraId="59B77012" w14:textId="77777777" w:rsidR="00C26AC4" w:rsidRDefault="0080747B">
      <w:pPr>
        <w:pStyle w:val="Compact"/>
        <w:numPr>
          <w:ilvl w:val="0"/>
          <w:numId w:val="5"/>
        </w:numPr>
      </w:pPr>
      <w:r>
        <w:t>Total flow (i.e., the sum of volumetric flow on all days) in the Brood Year, Rearing Year, Smolt Year, and CFLP periods</w:t>
      </w:r>
    </w:p>
    <w:p w14:paraId="6D5345AB" w14:textId="77777777" w:rsidR="00C26AC4" w:rsidRDefault="0080747B">
      <w:pPr>
        <w:pStyle w:val="Compact"/>
        <w:numPr>
          <w:ilvl w:val="0"/>
          <w:numId w:val="5"/>
        </w:numPr>
      </w:pPr>
      <w:r>
        <w:t>Wet season onset timing and baseflow duration, Rearing Year and Smolt Year</w:t>
      </w:r>
    </w:p>
    <w:p w14:paraId="2EA496E0" w14:textId="77777777" w:rsidR="00C26AC4" w:rsidRDefault="0080747B">
      <w:pPr>
        <w:pStyle w:val="Compact"/>
        <w:numPr>
          <w:ilvl w:val="0"/>
          <w:numId w:val="5"/>
        </w:numPr>
      </w:pPr>
      <w:r>
        <w:t>Spring recession rate of change, Rearing Year and Smolt Year</w:t>
      </w:r>
    </w:p>
    <w:p w14:paraId="7B3CDC9F" w14:textId="772205BC" w:rsidR="00C26AC4" w:rsidRDefault="0080747B">
      <w:pPr>
        <w:pStyle w:val="Compact"/>
        <w:numPr>
          <w:ilvl w:val="0"/>
          <w:numId w:val="5"/>
        </w:numPr>
      </w:pPr>
      <w:r>
        <w:t>Dry season flow magnitude in the Rearing Year (50th and 90th percentiles)</w:t>
      </w:r>
    </w:p>
    <w:p w14:paraId="68C68594" w14:textId="6089AD92" w:rsidR="00E81A3C" w:rsidRDefault="00E81A3C">
      <w:pPr>
        <w:pStyle w:val="Heading2"/>
        <w:rPr>
          <w:ins w:id="75" w:author="Claire Kouba" w:date="2024-03-11T14:14:00Z"/>
          <w:rStyle w:val="SectionNumber"/>
        </w:rPr>
      </w:pPr>
      <w:bookmarkStart w:id="76" w:name="X9a8b029ebc5b02b7e8c6071856b5ee7a459bfc3"/>
      <w:bookmarkEnd w:id="70"/>
      <w:ins w:id="77" w:author="Claire Kouba" w:date="2024-03-11T14:13:00Z">
        <w:r>
          <w:rPr>
            <w:rStyle w:val="SectionNumber"/>
          </w:rPr>
          <w:t xml:space="preserve">3.4 </w:t>
        </w:r>
      </w:ins>
      <w:ins w:id="78" w:author="Claire Kouba" w:date="2024-03-11T14:14:00Z">
        <w:r w:rsidR="009E28C2">
          <w:rPr>
            <w:rStyle w:val="SectionNumber"/>
          </w:rPr>
          <w:t>general rest of methods</w:t>
        </w:r>
      </w:ins>
    </w:p>
    <w:p w14:paraId="3EB2802C" w14:textId="2597D727" w:rsidR="00655114" w:rsidRDefault="00655114" w:rsidP="00655114">
      <w:pPr>
        <w:pStyle w:val="BodyText"/>
        <w:rPr>
          <w:ins w:id="79" w:author="Claire Kouba" w:date="2024-03-11T14:22:00Z"/>
        </w:rPr>
      </w:pPr>
      <w:ins w:id="80" w:author="Claire Kouba" w:date="2024-03-11T14:22:00Z">
        <w:r>
          <w:t>3.4.1 Response variable selection</w:t>
        </w:r>
      </w:ins>
    </w:p>
    <w:p w14:paraId="7D618B92" w14:textId="1358549B" w:rsidR="009E28C2" w:rsidRDefault="00655114" w:rsidP="00655114">
      <w:pPr>
        <w:pStyle w:val="BodyText"/>
        <w:rPr>
          <w:ins w:id="81" w:author="Claire Kouba" w:date="2024-03-11T14:19:00Z"/>
        </w:rPr>
        <w:pPrChange w:id="82" w:author="Claire Kouba" w:date="2024-03-11T14:22:00Z">
          <w:pPr>
            <w:pStyle w:val="FirstParagraph"/>
          </w:pPr>
        </w:pPrChange>
      </w:pPr>
      <w:ins w:id="83" w:author="Claire Kouba" w:date="2024-03-11T14:21:00Z">
        <w:r>
          <w:t>The</w:t>
        </w:r>
        <w:r>
          <w:t xml:space="preserve"> flow metrics </w:t>
        </w:r>
        <w:r>
          <w:t>for each</w:t>
        </w:r>
        <w:r>
          <w:t xml:space="preserve"> Brood Year (</w:t>
        </w:r>
        <w:r>
          <w:rPr>
            <w:i/>
            <w:iCs/>
          </w:rPr>
          <w:t>Supplemental Table 1</w:t>
        </w:r>
        <w:r>
          <w:t>)</w:t>
        </w:r>
        <w:r>
          <w:t xml:space="preserve"> w</w:t>
        </w:r>
        <w:r>
          <w:t>ere</w:t>
        </w:r>
        <w:r>
          <w:t xml:space="preserve"> used to calculate Pearson correlation coefficients between flow metrics and observed ecological quantities: four </w:t>
        </w:r>
        <w:proofErr w:type="spellStart"/>
        <w:r>
          <w:t>coho</w:t>
        </w:r>
        <w:proofErr w:type="spellEnd"/>
        <w:r>
          <w:t xml:space="preserve"> observation types (the number of </w:t>
        </w:r>
        <w:proofErr w:type="spellStart"/>
        <w:r>
          <w:t>spawners</w:t>
        </w:r>
        <w:proofErr w:type="spellEnd"/>
        <w:r>
          <w:t xml:space="preserve">, number of </w:t>
        </w:r>
        <w:proofErr w:type="spellStart"/>
        <w:r>
          <w:t>redds</w:t>
        </w:r>
        <w:proofErr w:type="spellEnd"/>
        <w:r>
          <w:t xml:space="preserve">, number of smolt, and the number of smolts produced per female </w:t>
        </w:r>
        <w:proofErr w:type="spellStart"/>
        <w:r>
          <w:t>spawner</w:t>
        </w:r>
        <w:proofErr w:type="spellEnd"/>
        <w:r>
          <w:t xml:space="preserve">) (Figure 8), and three Chinook observation types (all aforementioned types except number of </w:t>
        </w:r>
        <w:proofErr w:type="spellStart"/>
        <w:r>
          <w:t>redds</w:t>
        </w:r>
        <w:proofErr w:type="spellEnd"/>
        <w:r>
          <w:t xml:space="preserve">, since local </w:t>
        </w:r>
        <w:proofErr w:type="spellStart"/>
        <w:r>
          <w:t>redd</w:t>
        </w:r>
        <w:proofErr w:type="spellEnd"/>
        <w:r>
          <w:t xml:space="preserve"> monitoring for Chinook has an insufficient record length) (</w:t>
        </w:r>
        <w:r>
          <w:rPr>
            <w:i/>
            <w:iCs/>
          </w:rPr>
          <w:t>Supplemental Figure 1</w:t>
        </w:r>
        <w:r>
          <w:t>)).</w:t>
        </w:r>
        <w:r>
          <w:t xml:space="preserve"> </w:t>
        </w:r>
        <w:r>
          <w:t xml:space="preserve">These correlations were used as a first pass filter to refine the set of variables considered </w:t>
        </w:r>
        <w:r>
          <w:t>for</w:t>
        </w:r>
        <w:r>
          <w:t xml:space="preserve"> linear modeling. </w:t>
        </w:r>
      </w:ins>
      <w:ins w:id="84" w:author="Claire Kouba" w:date="2024-03-11T14:22:00Z">
        <w:r>
          <w:t>W</w:t>
        </w:r>
      </w:ins>
      <w:ins w:id="85" w:author="Claire Kouba" w:date="2024-03-11T14:19:00Z">
        <w:r w:rsidR="009E28C2">
          <w:t>e selected the following response variables for further analysis (see Results):</w:t>
        </w:r>
      </w:ins>
    </w:p>
    <w:p w14:paraId="2234639E" w14:textId="77777777" w:rsidR="009E28C2" w:rsidRDefault="009E28C2" w:rsidP="009E28C2">
      <w:pPr>
        <w:pStyle w:val="Compact"/>
        <w:numPr>
          <w:ilvl w:val="0"/>
          <w:numId w:val="6"/>
        </w:numPr>
        <w:rPr>
          <w:ins w:id="86" w:author="Claire Kouba" w:date="2024-03-11T14:19:00Z"/>
        </w:rPr>
      </w:pPr>
      <w:proofErr w:type="spellStart"/>
      <w:ins w:id="87" w:author="Claire Kouba" w:date="2024-03-11T14:19:00Z">
        <w:r>
          <w:t>coho</w:t>
        </w:r>
        <w:proofErr w:type="spellEnd"/>
        <w:r>
          <w:t xml:space="preserve"> smolt per female (</w:t>
        </w:r>
        <w:proofErr w:type="spellStart"/>
        <w:r>
          <w:t>coho</w:t>
        </w:r>
        <w:proofErr w:type="spellEnd"/>
        <w:r>
          <w:t xml:space="preserve"> </w:t>
        </w:r>
        <w:proofErr w:type="spellStart"/>
        <w:r>
          <w:t>spf</w:t>
        </w:r>
        <w:proofErr w:type="spellEnd"/>
        <w:r>
          <w:t>)</w:t>
        </w:r>
      </w:ins>
    </w:p>
    <w:p w14:paraId="4EDE5660" w14:textId="77777777" w:rsidR="009E28C2" w:rsidRDefault="009E28C2" w:rsidP="009E28C2">
      <w:pPr>
        <w:pStyle w:val="Compact"/>
        <w:numPr>
          <w:ilvl w:val="0"/>
          <w:numId w:val="6"/>
        </w:numPr>
        <w:rPr>
          <w:ins w:id="88" w:author="Claire Kouba" w:date="2024-03-11T14:19:00Z"/>
        </w:rPr>
      </w:pPr>
      <w:ins w:id="89" w:author="Claire Kouba" w:date="2024-03-11T14:19:00Z">
        <w:r>
          <w:t xml:space="preserve">Chinook juvenile per adult (Chinook </w:t>
        </w:r>
        <w:proofErr w:type="spellStart"/>
        <w:r>
          <w:t>jpa</w:t>
        </w:r>
        <w:proofErr w:type="spellEnd"/>
        <w:r>
          <w:t>)</w:t>
        </w:r>
      </w:ins>
    </w:p>
    <w:p w14:paraId="3AE3BDAE" w14:textId="3DB10196" w:rsidR="00655114" w:rsidRDefault="00655114" w:rsidP="00655114">
      <w:pPr>
        <w:pStyle w:val="FirstParagraph"/>
        <w:rPr>
          <w:ins w:id="90" w:author="Claire Kouba" w:date="2024-03-11T14:23:00Z"/>
        </w:rPr>
      </w:pPr>
      <w:ins w:id="91" w:author="Claire Kouba" w:date="2024-03-11T14:23:00Z">
        <w:r>
          <w:t>3.4.2 Hydrologic predictor refinement</w:t>
        </w:r>
      </w:ins>
    </w:p>
    <w:p w14:paraId="39CBADC3" w14:textId="5781020C" w:rsidR="00655114" w:rsidRDefault="00655114" w:rsidP="00655114">
      <w:pPr>
        <w:pStyle w:val="FirstParagraph"/>
        <w:rPr>
          <w:ins w:id="92" w:author="Claire Kouba" w:date="2024-03-11T14:20:00Z"/>
        </w:rPr>
        <w:pPrChange w:id="93" w:author="Claire Kouba" w:date="2024-03-11T14:20:00Z">
          <w:pPr>
            <w:pStyle w:val="FirstParagraph"/>
            <w:numPr>
              <w:numId w:val="6"/>
            </w:numPr>
            <w:ind w:left="720" w:hanging="480"/>
          </w:pPr>
        </w:pPrChange>
      </w:pPr>
      <w:ins w:id="94" w:author="Claire Kouba" w:date="2024-03-11T14:23:00Z">
        <w:r>
          <w:t xml:space="preserve">[justification of why reconnection dates? Significant correlations] </w:t>
        </w:r>
      </w:ins>
      <w:ins w:id="95" w:author="Claire Kouba" w:date="2024-03-11T14:20:00Z">
        <w:r>
          <w:t xml:space="preserve">To avoid introducing redundant information into the prediction analysis (Olden and </w:t>
        </w:r>
        <w:proofErr w:type="spellStart"/>
        <w:r>
          <w:t>Poff</w:t>
        </w:r>
        <w:proofErr w:type="spellEnd"/>
        <w:r>
          <w:t xml:space="preserve"> 2003), we examined relationships between reconnection dates and biological monitoring data to find the flow thresholds with the highest predictive power.</w:t>
        </w:r>
      </w:ins>
    </w:p>
    <w:p w14:paraId="42A480A2" w14:textId="77777777" w:rsidR="009E28C2" w:rsidRDefault="009E28C2" w:rsidP="009E28C2">
      <w:pPr>
        <w:pStyle w:val="FirstParagraph"/>
        <w:rPr>
          <w:ins w:id="96" w:author="Claire Kouba" w:date="2024-03-11T14:19:00Z"/>
        </w:rPr>
      </w:pPr>
      <w:ins w:id="97" w:author="Claire Kouba" w:date="2024-03-11T14:19:00Z">
        <w:r>
          <w:t>We selected the following flow thresholds for river reconnection and disconnection analyses (hydrologic predictors, see Results):</w:t>
        </w:r>
      </w:ins>
    </w:p>
    <w:p w14:paraId="4C8230E5" w14:textId="54E55970" w:rsidR="009E28C2" w:rsidRDefault="009E28C2" w:rsidP="002D2588">
      <w:pPr>
        <w:pStyle w:val="BodyText"/>
        <w:numPr>
          <w:ilvl w:val="0"/>
          <w:numId w:val="13"/>
        </w:numPr>
        <w:rPr>
          <w:ins w:id="98" w:author="Claire Kouba" w:date="2024-03-11T14:19:00Z"/>
        </w:rPr>
        <w:pPrChange w:id="99" w:author="Claire Kouba" w:date="2024-03-11T14:24:00Z">
          <w:pPr>
            <w:pStyle w:val="BodyText"/>
          </w:pPr>
        </w:pPrChange>
      </w:pPr>
      <w:ins w:id="100" w:author="Claire Kouba" w:date="2024-03-11T14:19:00Z">
        <w:r>
          <w:t xml:space="preserve">10 and 100 </w:t>
        </w:r>
        <w:proofErr w:type="spellStart"/>
        <w:r>
          <w:t>cfs</w:t>
        </w:r>
        <w:proofErr w:type="spellEnd"/>
      </w:ins>
    </w:p>
    <w:p w14:paraId="161086CF" w14:textId="5E772872" w:rsidR="002D2588" w:rsidRDefault="002D2588" w:rsidP="009E28C2">
      <w:pPr>
        <w:pStyle w:val="FirstParagraph"/>
        <w:rPr>
          <w:ins w:id="101" w:author="Claire Kouba" w:date="2024-03-11T14:26:00Z"/>
        </w:rPr>
      </w:pPr>
      <w:ins w:id="102" w:author="Claire Kouba" w:date="2024-03-11T14:26:00Z">
        <w:r>
          <w:t xml:space="preserve">3.4.3. </w:t>
        </w:r>
        <w:bookmarkStart w:id="103" w:name="_GoBack"/>
        <w:bookmarkEnd w:id="103"/>
        <w:r>
          <w:t xml:space="preserve">Hydrologic benefit development </w:t>
        </w:r>
      </w:ins>
    </w:p>
    <w:p w14:paraId="5FC8A846" w14:textId="76CC48C4" w:rsidR="009E28C2" w:rsidRDefault="009E28C2" w:rsidP="009E28C2">
      <w:pPr>
        <w:pStyle w:val="FirstParagraph"/>
        <w:rPr>
          <w:ins w:id="104" w:author="Claire Kouba" w:date="2024-03-11T14:19:00Z"/>
        </w:rPr>
      </w:pPr>
      <w:ins w:id="105" w:author="Claire Kouba" w:date="2024-03-11T14:19:00Z">
        <w:r>
          <w:t xml:space="preserve">Before finalizing the selection of the highest-utility hydrologic predictors, all predictors which survived the first pass were evaluated in aggregate. Based on this analysis, we determined that Chinook reproductive outcomes were substantially less predictable than </w:t>
        </w:r>
        <w:proofErr w:type="spellStart"/>
        <w:r>
          <w:t>coho</w:t>
        </w:r>
        <w:proofErr w:type="spellEnd"/>
        <w:r>
          <w:t xml:space="preserve"> reproductive outcomes (discussed further in Results). The final linear modeling exercise was carried out only for </w:t>
        </w:r>
        <w:proofErr w:type="spellStart"/>
        <w:r>
          <w:t>coho</w:t>
        </w:r>
        <w:proofErr w:type="spellEnd"/>
        <w:r>
          <w:t xml:space="preserve"> salmon.</w:t>
        </w:r>
      </w:ins>
    </w:p>
    <w:p w14:paraId="7E175299" w14:textId="2FEC6677" w:rsidR="009E28C2" w:rsidRDefault="009E28C2" w:rsidP="009E28C2">
      <w:pPr>
        <w:pStyle w:val="BodyText"/>
        <w:rPr>
          <w:ins w:id="106" w:author="Claire Kouba" w:date="2024-03-11T14:19:00Z"/>
        </w:rPr>
      </w:pPr>
    </w:p>
    <w:p w14:paraId="1B239F53" w14:textId="561DA45C" w:rsidR="009E28C2" w:rsidRDefault="002D2588" w:rsidP="009E28C2">
      <w:pPr>
        <w:pStyle w:val="BodyText"/>
        <w:rPr>
          <w:ins w:id="107" w:author="Claire Kouba" w:date="2024-03-11T14:24:00Z"/>
        </w:rPr>
      </w:pPr>
      <w:ins w:id="108" w:author="Claire Kouba" w:date="2024-03-11T14:24:00Z">
        <w:r>
          <w:t>To avoid over-interpreting the results of this small dataset, the coefficients of the three best selected models were averaged into the coefficients of an ensemble model shown in Table 4. The ensemble model coefficients provide the formulation of the Hydrologic Benefit function.</w:t>
        </w:r>
      </w:ins>
    </w:p>
    <w:p w14:paraId="4A37414D" w14:textId="36122019" w:rsidR="002D2588" w:rsidRDefault="002D2588" w:rsidP="009E28C2">
      <w:pPr>
        <w:pStyle w:val="BodyText"/>
        <w:rPr>
          <w:ins w:id="109" w:author="Claire Kouba" w:date="2024-03-11T14:15:00Z"/>
        </w:rPr>
      </w:pPr>
      <w:ins w:id="110" w:author="Claire Kouba" w:date="2024-03-11T14:25:00Z">
        <w:r>
          <w:t xml:space="preserve">To further explore the uncertainty associated with such a small dataset, the sensitivity of the predictive model was estimated by adding </w:t>
        </w:r>
        <w:r>
          <w:t xml:space="preserve">an </w:t>
        </w:r>
        <w:r>
          <w:t xml:space="preserve">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w:t>
        </w:r>
        <w:r>
          <w:t>The</w:t>
        </w:r>
        <w:r>
          <w:t xml:space="preserve"> missing value for brood year 2015 was replaced by 0, as well as the minimum, mean and maximum values of observed </w:t>
        </w:r>
        <w:proofErr w:type="spellStart"/>
        <w:r>
          <w:t>coho</w:t>
        </w:r>
        <w:proofErr w:type="spellEnd"/>
        <w:r>
          <w:t xml:space="preserve"> </w:t>
        </w:r>
        <w:proofErr w:type="spellStart"/>
        <w:r>
          <w:t>spf</w:t>
        </w:r>
        <w:proofErr w:type="spellEnd"/>
        <w:r>
          <w:t xml:space="preserve"> (5.8, 60.0, and 101.8 </w:t>
        </w:r>
        <w:proofErr w:type="spellStart"/>
        <w:r>
          <w:t>coho</w:t>
        </w:r>
        <w:proofErr w:type="spellEnd"/>
        <w:r>
          <w:t xml:space="preserve"> </w:t>
        </w:r>
        <w:proofErr w:type="spellStart"/>
        <w:r>
          <w:t>spf</w:t>
        </w:r>
        <w:proofErr w:type="spellEnd"/>
        <w:r>
          <w:t>, respectively). The ensemble average coefficients in the HB function were recalculated based on each revised dataset.</w:t>
        </w:r>
        <w:r>
          <w:t xml:space="preserve"> </w:t>
        </w:r>
        <w:r>
          <w:t>F</w:t>
        </w:r>
        <w:r>
          <w:t xml:space="preserve">low conditions in and just before water year 2016 were very dry, and the hydrologic predictors for water year 2016 generated the lowest predicted </w:t>
        </w:r>
        <w:proofErr w:type="spellStart"/>
        <w:r>
          <w:t>coho</w:t>
        </w:r>
        <w:proofErr w:type="spellEnd"/>
        <w:r>
          <w:t xml:space="preserve"> </w:t>
        </w:r>
        <w:proofErr w:type="spellStart"/>
        <w:r>
          <w:t>spf</w:t>
        </w:r>
        <w:proofErr w:type="spellEnd"/>
        <w:r>
          <w:t xml:space="preserve"> value of the entire Fort Jones gauge flow record (-35.9; see Figure 12). The significance of predicted negative </w:t>
        </w:r>
        <w:proofErr w:type="spellStart"/>
        <w:r>
          <w:t>coho</w:t>
        </w:r>
        <w:proofErr w:type="spellEnd"/>
        <w:r>
          <w:t xml:space="preserve"> </w:t>
        </w:r>
        <w:proofErr w:type="spellStart"/>
        <w:r>
          <w:t>spf</w:t>
        </w:r>
        <w:proofErr w:type="spellEnd"/>
        <w:r>
          <w:t xml:space="preserve"> values is described further in Results.</w:t>
        </w:r>
      </w:ins>
    </w:p>
    <w:p w14:paraId="0BFC9B20" w14:textId="77777777" w:rsidR="009E28C2" w:rsidRDefault="009E28C2" w:rsidP="009E28C2">
      <w:pPr>
        <w:pStyle w:val="BodyText"/>
        <w:rPr>
          <w:ins w:id="111" w:author="Claire Kouba" w:date="2024-03-11T14:15:00Z"/>
        </w:rPr>
      </w:pPr>
    </w:p>
    <w:p w14:paraId="0F605872" w14:textId="77777777" w:rsidR="009E28C2" w:rsidRPr="009E28C2" w:rsidRDefault="009E28C2" w:rsidP="009E28C2">
      <w:pPr>
        <w:pStyle w:val="BodyText"/>
        <w:rPr>
          <w:ins w:id="112" w:author="Claire Kouba" w:date="2024-03-11T14:13:00Z"/>
          <w:rPrChange w:id="113" w:author="Claire Kouba" w:date="2024-03-11T14:14:00Z">
            <w:rPr>
              <w:ins w:id="114" w:author="Claire Kouba" w:date="2024-03-11T14:13:00Z"/>
              <w:rStyle w:val="SectionNumber"/>
            </w:rPr>
          </w:rPrChange>
        </w:rPr>
        <w:pPrChange w:id="115" w:author="Claire Kouba" w:date="2024-03-11T14:14:00Z">
          <w:pPr>
            <w:pStyle w:val="Heading2"/>
          </w:pPr>
        </w:pPrChange>
      </w:pPr>
    </w:p>
    <w:p w14:paraId="68E8CA60" w14:textId="77777777" w:rsidR="00C26AC4" w:rsidRDefault="0080747B">
      <w:pPr>
        <w:pStyle w:val="Heading2"/>
      </w:pPr>
      <w:r>
        <w:rPr>
          <w:rStyle w:val="SectionNumber"/>
        </w:rPr>
        <w:t>3.4</w:t>
      </w:r>
      <w:r>
        <w:tab/>
        <w:t xml:space="preserve">Selection of ecological response variable and critical flow thresholds for reconnection </w:t>
      </w:r>
      <w:commentRangeStart w:id="116"/>
      <w:r>
        <w:t>predictors</w:t>
      </w:r>
      <w:commentRangeEnd w:id="116"/>
      <w:r w:rsidR="0042015C">
        <w:rPr>
          <w:rStyle w:val="CommentReference"/>
          <w:rFonts w:asciiTheme="minorHAnsi" w:eastAsiaTheme="minorHAnsi" w:hAnsiTheme="minorHAnsi" w:cstheme="minorBidi"/>
          <w:b w:val="0"/>
          <w:bCs w:val="0"/>
          <w:color w:val="auto"/>
        </w:rPr>
        <w:commentReference w:id="116"/>
      </w:r>
    </w:p>
    <w:p w14:paraId="45A8C693" w14:textId="5DBEA02B" w:rsidR="00C26AC4" w:rsidDel="007F4CE1" w:rsidRDefault="0080747B">
      <w:pPr>
        <w:pStyle w:val="FirstParagraph"/>
        <w:rPr>
          <w:del w:id="117" w:author="Thomas Harter" w:date="2024-03-11T01:30:00Z"/>
        </w:rPr>
      </w:pPr>
      <w:del w:id="118" w:author="Thomas Harter" w:date="2024-03-11T01:22:00Z">
        <w:r w:rsidDel="00082067">
          <w:delText>S</w:delText>
        </w:r>
      </w:del>
      <w:del w:id="119"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120" w:author="Thomas Harter" w:date="2024-03-11T01:30:00Z"/>
        </w:rPr>
      </w:pPr>
      <w:del w:id="121"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122" w:author="Thomas Harter" w:date="2024-03-11T01:30:00Z"/>
        </w:rPr>
      </w:pPr>
      <w:del w:id="123" w:author="Thomas Harter" w:date="2024-03-11T01:30:00Z">
        <w:r w:rsidDel="007F4CE1">
          <w:delText>Chinook juvenile per adult (Chinook jpa)</w:delText>
        </w:r>
      </w:del>
    </w:p>
    <w:p w14:paraId="2DE2F91F" w14:textId="3A4BA921" w:rsidR="00C26AC4" w:rsidDel="007F4CE1" w:rsidRDefault="0080747B">
      <w:pPr>
        <w:pStyle w:val="FirstParagraph"/>
        <w:rPr>
          <w:del w:id="124" w:author="Thomas Harter" w:date="2024-03-11T01:30:00Z"/>
        </w:rPr>
      </w:pPr>
      <w:del w:id="125" w:author="Thomas Harter" w:date="2024-03-11T01:23:00Z">
        <w:r w:rsidDel="00076641">
          <w:delText>S</w:delText>
        </w:r>
      </w:del>
      <w:del w:id="126"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127" w:author="Thomas Harter" w:date="2024-03-11T01:30:00Z"/>
        </w:rPr>
      </w:pPr>
      <w:del w:id="128" w:author="Thomas Harter" w:date="2024-03-11T01:30:00Z">
        <w:r w:rsidDel="007F4CE1">
          <w:delText>10 and 100 cfs</w:delText>
        </w:r>
      </w:del>
    </w:p>
    <w:p w14:paraId="6930BC8A" w14:textId="77777777" w:rsidR="00C26AC4" w:rsidRDefault="0080747B">
      <w:pPr>
        <w:pStyle w:val="FirstParagraph"/>
      </w:pPr>
      <w:r>
        <w:t xml:space="preserve">Of the ecological response variables that were evaluated for coho, one variable clearly showed a higher degree of </w:t>
      </w:r>
      <w:proofErr w:type="spellStart"/>
      <w:r>
        <w:t>correlatedness</w:t>
      </w:r>
      <w:proofErr w:type="spellEnd"/>
      <w:r>
        <w:t xml:space="preserve"> with hydrologic metrics (see Results, Section 4.2): the number of coho smolt produced (i.e., that were estimated as </w:t>
      </w:r>
      <w:proofErr w:type="spellStart"/>
      <w:r>
        <w:t>outmigrating</w:t>
      </w:r>
      <w:proofErr w:type="spellEnd"/>
      <w:r>
        <w:t xml:space="preserve"> from the watershed) divided by the estimate of spawning females migrating upstream almost two years prior (i.e., the cohort’s parents). One reason for this strong degree of </w:t>
      </w:r>
      <w:proofErr w:type="spellStart"/>
      <w:r>
        <w:t>correlatedness</w:t>
      </w:r>
      <w:proofErr w:type="spellEnd"/>
      <w:r>
        <w:t xml:space="preserve">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w:t>
      </w:r>
      <w:proofErr w:type="spellStart"/>
      <w:r>
        <w:t>coho</w:t>
      </w:r>
      <w:proofErr w:type="spellEnd"/>
      <w:r>
        <w:t xml:space="preserve"> </w:t>
      </w:r>
      <w:proofErr w:type="spellStart"/>
      <w:r>
        <w:t>spf</w:t>
      </w:r>
      <w:proofErr w:type="spellEnd"/>
      <w:r>
        <w:t>) metric as the response variable.</w:t>
      </w:r>
    </w:p>
    <w:p w14:paraId="0DBDDA92" w14:textId="77777777" w:rsidR="00C26AC4" w:rsidRDefault="0080747B">
      <w:pPr>
        <w:pStyle w:val="BodyText"/>
      </w:pPr>
      <w:r>
        <w:t xml:space="preserve">For Chinook, conversely, none of the three available ecological response variables stood out as being substantially more correlated with hydrologic metrics than the others (see Results, Section 4.2 and </w:t>
      </w:r>
      <w:r>
        <w:rPr>
          <w:i/>
          <w:iCs/>
        </w:rPr>
        <w:t>Supplemental Figure 1</w:t>
      </w:r>
      <w:r>
        <w:t xml:space="preserve">). Furthermore, they all appeared less </w:t>
      </w:r>
      <w:r>
        <w:lastRenderedPageBreak/>
        <w:t xml:space="preserve">correlated than coho with the hydrology (i.e., the coho-hydrology correlations produced more absolute values greater than 0.5 than correlations between Chinook and hydrology). For comparability with coho, the Chinook juvenile per adult metric (Chinook </w:t>
      </w:r>
      <w:proofErr w:type="spellStart"/>
      <w:r>
        <w:t>jpa</w:t>
      </w:r>
      <w:proofErr w:type="spellEnd"/>
      <w:r>
        <w:t>) was selected for further Chinook-based hydro-ecological modeling.</w:t>
      </w:r>
    </w:p>
    <w:p w14:paraId="4776BDC0" w14:textId="77777777" w:rsidR="00C26AC4" w:rsidRDefault="0080747B">
      <w:pPr>
        <w:pStyle w:val="BodyText"/>
        <w:rPr>
          <w:ins w:id="129" w:author="Thomas Harter" w:date="2024-03-11T01:30:00Z"/>
        </w:rPr>
      </w:pPr>
      <w:r>
        <w:t xml:space="preserve">To avoid introducing redundant information into the prediction analysis (Olden and Poff 2003), we examined relationships between reconnection dates and biological monitoring data to find the flow thresholds with the highest predictive power. Two critical flow thresholds (10 </w:t>
      </w:r>
      <w:proofErr w:type="spellStart"/>
      <w:r>
        <w:t>cfs</w:t>
      </w:r>
      <w:proofErr w:type="spellEnd"/>
      <w:r>
        <w:t xml:space="preserve"> and 100 </w:t>
      </w:r>
      <w:proofErr w:type="spellStart"/>
      <w:r>
        <w:t>cfs</w:t>
      </w:r>
      <w:proofErr w:type="spellEnd"/>
      <w:r>
        <w:t>) were selected, based on the ability for the flow threshold reconnection dates to predict the observed biological data for coho (based on R</w:t>
      </w:r>
      <w:r>
        <w:rPr>
          <w:vertAlign w:val="superscript"/>
        </w:rPr>
        <w:t>2</w:t>
      </w:r>
      <w:r>
        <w:t xml:space="preserve"> values), as well as professional judgment and previous work done on salmon passage in the watershed (e.g., SRWC 2018).</w:t>
      </w:r>
    </w:p>
    <w:p w14:paraId="456B15F8" w14:textId="04F0CAE0" w:rsidR="007F4CE1" w:rsidRDefault="007F4CE1" w:rsidP="007F4CE1">
      <w:pPr>
        <w:pStyle w:val="FirstParagraph"/>
        <w:rPr>
          <w:ins w:id="130" w:author="Thomas Harter" w:date="2024-03-11T01:30:00Z"/>
        </w:rPr>
      </w:pPr>
      <w:ins w:id="131" w:author="Thomas Harter" w:date="2024-03-11T01:30:00Z">
        <w:r>
          <w:t xml:space="preserve">In summary, </w:t>
        </w:r>
        <w:r w:rsidR="00C0135F">
          <w:t xml:space="preserve">from the first round of analysis, </w:t>
        </w:r>
        <w:r>
          <w:t>we selected the following response variables for further analysis (see Results):</w:t>
        </w:r>
      </w:ins>
    </w:p>
    <w:p w14:paraId="3836AD7A" w14:textId="77777777" w:rsidR="007F4CE1" w:rsidRDefault="007F4CE1" w:rsidP="007F4CE1">
      <w:pPr>
        <w:pStyle w:val="Compact"/>
        <w:numPr>
          <w:ilvl w:val="0"/>
          <w:numId w:val="6"/>
        </w:numPr>
        <w:rPr>
          <w:ins w:id="132" w:author="Thomas Harter" w:date="2024-03-11T01:30:00Z"/>
        </w:rPr>
      </w:pPr>
      <w:ins w:id="133" w:author="Thomas Harter" w:date="2024-03-11T01:30:00Z">
        <w:r>
          <w:t>coho smolt per female (</w:t>
        </w:r>
        <w:proofErr w:type="spellStart"/>
        <w:r>
          <w:t>coho</w:t>
        </w:r>
        <w:proofErr w:type="spellEnd"/>
        <w:r>
          <w:t xml:space="preserve"> </w:t>
        </w:r>
        <w:proofErr w:type="spellStart"/>
        <w:r>
          <w:t>spf</w:t>
        </w:r>
        <w:proofErr w:type="spellEnd"/>
        <w:r>
          <w:t>)</w:t>
        </w:r>
      </w:ins>
    </w:p>
    <w:p w14:paraId="24A9E7C1" w14:textId="77777777" w:rsidR="007F4CE1" w:rsidRDefault="007F4CE1" w:rsidP="007F4CE1">
      <w:pPr>
        <w:pStyle w:val="Compact"/>
        <w:numPr>
          <w:ilvl w:val="0"/>
          <w:numId w:val="6"/>
        </w:numPr>
        <w:rPr>
          <w:ins w:id="134" w:author="Thomas Harter" w:date="2024-03-11T01:30:00Z"/>
        </w:rPr>
      </w:pPr>
      <w:ins w:id="135" w:author="Thomas Harter" w:date="2024-03-11T01:30:00Z">
        <w:r>
          <w:t xml:space="preserve">Chinook juvenile per adult (Chinook </w:t>
        </w:r>
        <w:proofErr w:type="spellStart"/>
        <w:r>
          <w:t>jpa</w:t>
        </w:r>
        <w:proofErr w:type="spellEnd"/>
        <w:r>
          <w:t>)</w:t>
        </w:r>
      </w:ins>
    </w:p>
    <w:p w14:paraId="252CA710" w14:textId="77777777" w:rsidR="007F4CE1" w:rsidRDefault="007F4CE1" w:rsidP="007F4CE1">
      <w:pPr>
        <w:pStyle w:val="FirstParagraph"/>
        <w:rPr>
          <w:ins w:id="136" w:author="Thomas Harter" w:date="2024-03-11T01:30:00Z"/>
        </w:rPr>
      </w:pPr>
      <w:ins w:id="137" w:author="Thomas Harter" w:date="2024-03-11T01:30:00Z">
        <w:r>
          <w:t>We selected the following flow thresholds for river reconnection and disconnection analyses (hydrologic predictors, see Results):</w:t>
        </w:r>
      </w:ins>
    </w:p>
    <w:p w14:paraId="3D11E362" w14:textId="77777777" w:rsidR="007F4CE1" w:rsidRDefault="007F4CE1" w:rsidP="007F4CE1">
      <w:pPr>
        <w:pStyle w:val="Compact"/>
        <w:numPr>
          <w:ilvl w:val="0"/>
          <w:numId w:val="7"/>
        </w:numPr>
        <w:rPr>
          <w:ins w:id="138" w:author="Thomas Harter" w:date="2024-03-11T01:30:00Z"/>
        </w:rPr>
      </w:pPr>
      <w:ins w:id="139" w:author="Thomas Harter" w:date="2024-03-11T01:30:00Z">
        <w:r>
          <w:t xml:space="preserve">10 and 100 </w:t>
        </w:r>
        <w:proofErr w:type="spellStart"/>
        <w:r>
          <w:t>cfs</w:t>
        </w:r>
        <w:proofErr w:type="spellEnd"/>
      </w:ins>
    </w:p>
    <w:p w14:paraId="4668AD53" w14:textId="724D06E2" w:rsidR="007F4CE1" w:rsidRDefault="007F4CE1">
      <w:pPr>
        <w:pStyle w:val="BodyText"/>
      </w:pPr>
    </w:p>
    <w:p w14:paraId="315A36C2" w14:textId="77777777" w:rsidR="00C26AC4" w:rsidRDefault="0080747B">
      <w:pPr>
        <w:pStyle w:val="Heading2"/>
      </w:pPr>
      <w:bookmarkStart w:id="140" w:name="X4645f8f4a124565f9d466360a95c2cc73f4432d"/>
      <w:bookmarkEnd w:id="76"/>
      <w:r>
        <w:rPr>
          <w:rStyle w:val="SectionNumber"/>
        </w:rPr>
        <w:t>3.5</w:t>
      </w:r>
      <w:r>
        <w:tab/>
        <w:t>Evaluation of all possible linear models and exclusion of Chinook</w:t>
      </w:r>
    </w:p>
    <w:p w14:paraId="6CF3794E" w14:textId="77777777" w:rsidR="00C26AC4" w:rsidRDefault="0080747B">
      <w:pPr>
        <w:pStyle w:val="FirstParagraph"/>
      </w:pPr>
      <w:r>
        <w: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t>
      </w:r>
    </w:p>
    <w:p w14:paraId="53819474" w14:textId="77777777" w:rsidR="00C26AC4" w:rsidRDefault="0080747B">
      <w:pPr>
        <w:pStyle w:val="Heading2"/>
      </w:pPr>
      <w:bookmarkStart w:id="141" w:name="linear-model-selection-for-coho-only"/>
      <w:bookmarkEnd w:id="140"/>
      <w:r>
        <w:rPr>
          <w:rStyle w:val="SectionNumber"/>
        </w:rPr>
        <w:t>3.6</w:t>
      </w:r>
      <w:r>
        <w:tab/>
        <w:t>Linear model selection for coho only</w:t>
      </w:r>
    </w:p>
    <w:p w14:paraId="2D290E5E" w14:textId="77777777" w:rsidR="00C26AC4" w:rsidRDefault="0080747B">
      <w:pPr>
        <w:pStyle w:val="FirstParagraph"/>
      </w:pPr>
      <w:r>
        <w:t xml:space="preserve">In the second pass of flow metric predictor selection, a refined set of potential predictor variables was used to make one- and two-predictor linear models of the </w:t>
      </w:r>
      <w:proofErr w:type="spellStart"/>
      <w:r>
        <w:t>coho</w:t>
      </w:r>
      <w:proofErr w:type="spellEnd"/>
      <w:r>
        <w:t xml:space="preserve"> </w:t>
      </w:r>
      <w:proofErr w:type="spellStart"/>
      <w:r>
        <w:t>spf</w:t>
      </w:r>
      <w:proofErr w:type="spellEnd"/>
      <w:r>
        <w:t xml:space="preserve"> response variable.</w:t>
      </w:r>
    </w:p>
    <w:p w14:paraId="1B18F907" w14:textId="77777777" w:rsidR="00C26AC4" w:rsidRDefault="0080747B">
      <w:pPr>
        <w:pStyle w:val="BodyText"/>
      </w:pPr>
      <w:r>
        <w:t xml:space="preserve">With a dataset this small, the risk of overfitting is relatively high (James et al. 2013). </w:t>
      </w:r>
      <w:proofErr w:type="gramStart"/>
      <w:r>
        <w:t>Consequently</w:t>
      </w:r>
      <w:proofErr w:type="gramEnd"/>
      <w:r>
        <w:t xml:space="preserve"> linear models with a maximum of two predictors were evaluated. The four best one-predictor models and six of the best two-predictor models are shown in Table 2. Criteria used to make the selection included degree of variability explained by the predictors (R</w:t>
      </w:r>
      <w:r>
        <w:rPr>
          <w:vertAlign w:val="superscript"/>
        </w:rPr>
        <w:t>2</w:t>
      </w:r>
      <w:r>
        <w:t xml:space="preserve"> and adjusted R</w:t>
      </w:r>
      <w:r>
        <w:rPr>
          <w:vertAlign w:val="superscript"/>
        </w:rPr>
        <w:t>2</w:t>
      </w:r>
      <w:r>
        <w:t xml:space="preserve">), statistical significance (p-value and F-statistic), the amount of total non-correlated information contained in the set of predictors (corrected AIC, or </w:t>
      </w:r>
      <w:proofErr w:type="spellStart"/>
      <w:r>
        <w:t>AIC</w:t>
      </w:r>
      <w:r>
        <w:rPr>
          <w:vertAlign w:val="subscript"/>
        </w:rPr>
        <w:t>c</w:t>
      </w:r>
      <w:proofErr w:type="spellEnd"/>
      <w:r>
        <w:t xml:space="preserve">, a statistic used for small sample sizes). For coho,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p>
    <w:p w14:paraId="281642F5" w14:textId="77777777" w:rsidR="00C26AC4" w:rsidRDefault="0080747B">
      <w:pPr>
        <w:pStyle w:val="BodyText"/>
      </w:pPr>
      <w:r>
        <w:lastRenderedPageBreak/>
        <w:t xml:space="preserve">For each of these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77777777" w:rsidR="00C26AC4" w:rsidRDefault="0080747B">
      <w:pPr>
        <w:pStyle w:val="BodyText"/>
      </w:pPr>
      <w:r>
        <w:t>Finally, minimum performance criteria were established to select the models which were incorporated into the ultimate HB function. These criteria were: adjusted R</w:t>
      </w:r>
      <w:r>
        <w:rPr>
          <w:vertAlign w:val="superscript"/>
        </w:rPr>
        <w:t>2</w:t>
      </w:r>
      <w:r>
        <w:t xml:space="preserve"> value of &gt;0.6, a p-value of &lt;0.2, an F-statistic of more than 10, and a LOOCV value of less than 747 (i.e., the LOOCV value of the best one-predictor model). The predictors and slopes of the three models which met these criteria (lm2a, lm2b, and lm2c) are shown in Table 4.</w:t>
      </w:r>
    </w:p>
    <w:p w14:paraId="7B4CCE76" w14:textId="77777777" w:rsidR="00C26AC4" w:rsidRDefault="0080747B">
      <w:pPr>
        <w:pStyle w:val="BodyText"/>
      </w:pPr>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should be evaluated using information from multiple seasons.</w:t>
      </w:r>
    </w:p>
    <w:p w14:paraId="4C99727D" w14:textId="77777777" w:rsidR="00C26AC4" w:rsidRDefault="0080747B">
      <w:pPr>
        <w:pStyle w:val="Heading2"/>
      </w:pPr>
      <w:bookmarkStart w:id="142" w:name="X57a52924c851c61a9341e8e93e70bf04d5c1aee"/>
      <w:bookmarkEnd w:id="141"/>
      <w:r>
        <w:rPr>
          <w:rStyle w:val="SectionNumber"/>
        </w:rPr>
        <w:t>3.7</w:t>
      </w:r>
      <w:r>
        <w:tab/>
        <w:t>Proposed formulation of a water year-based Hydrologic Benefit function for coho salmon</w:t>
      </w:r>
    </w:p>
    <w:p w14:paraId="35C9F55C" w14:textId="77777777" w:rsidR="00C26AC4" w:rsidRDefault="0080747B">
      <w:pPr>
        <w:pStyle w:val="FirstParagraph"/>
      </w:pPr>
      <w:r>
        <w: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w:t>
      </w:r>
      <w:proofErr w:type="gramStart"/>
      <w:r>
        <w:t>Consequently</w:t>
      </w:r>
      <w:proofErr w:type="gramEnd"/>
      <w:r>
        <w:t xml:space="preserve"> the Hydrologic Benefit values can be interpreted as predictions of </w:t>
      </w:r>
      <w:proofErr w:type="spellStart"/>
      <w:r>
        <w:t>coho</w:t>
      </w:r>
      <w:proofErr w:type="spellEnd"/>
      <w:r>
        <w:t xml:space="preserve"> </w:t>
      </w:r>
      <w:proofErr w:type="spellStart"/>
      <w:r>
        <w:t>spf</w:t>
      </w:r>
      <w:proofErr w:type="spellEnd"/>
      <w:r>
        <w:t xml:space="preserve">-equivalents for a given water year. The values of the predictors – the four hydrologic metrics for each water year in the Fort Jones gauge record (water years 1942-2021) – are included in </w:t>
      </w:r>
      <w:r>
        <w:rPr>
          <w:i/>
          <w:iCs/>
        </w:rPr>
        <w:t>Supplemental Table 2</w:t>
      </w:r>
      <w:r>
        <w:t>.</w:t>
      </w:r>
    </w:p>
    <w:p w14:paraId="1FD69CFF" w14:textId="77777777" w:rsidR="00C26AC4" w:rsidRDefault="0080747B">
      <w:pPr>
        <w:pStyle w:val="BodyText"/>
      </w:pPr>
      <w:r>
        <w:t>The combined formulation is as follows:</w:t>
      </w:r>
    </w:p>
    <w:p w14:paraId="07519C8F" w14:textId="77777777" w:rsidR="00C26AC4" w:rsidRDefault="0080747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 wy</m:t>
              </m:r>
            </m:sub>
          </m:sSub>
        </m:oMath>
      </m:oMathPara>
    </w:p>
    <w:p w14:paraId="60EFDD15" w14:textId="77777777" w:rsidR="00C26AC4" w:rsidRDefault="0080747B">
      <w:pPr>
        <w:pStyle w:val="FirstParagraph"/>
      </w:pPr>
      <w:r>
        <w:t>Where:</w:t>
      </w:r>
    </w:p>
    <w:p w14:paraId="6D01653D" w14:textId="77777777" w:rsidR="00C26AC4" w:rsidRDefault="0080747B">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Hydrologic Benefit value for a given water year </m:t>
          </m:r>
          <m:d>
            <m:dPr>
              <m:ctrlPr>
                <w:rPr>
                  <w:rFonts w:ascii="Cambria Math" w:hAnsi="Cambria Math"/>
                </w:rPr>
              </m:ctrlPr>
            </m:dPr>
            <m:e>
              <m:r>
                <w:rPr>
                  <w:rFonts w:ascii="Cambria Math" w:hAnsi="Cambria Math"/>
                </w:rPr>
                <m:t>coho spf equiv</m:t>
              </m:r>
              <m:r>
                <m:rPr>
                  <m:sty m:val="p"/>
                </m:rPr>
                <w:rPr>
                  <w:rFonts w:ascii="Cambria Math" w:hAnsi="Cambria Math"/>
                </w:rPr>
                <m:t>.</m:t>
              </m:r>
            </m:e>
          </m:d>
        </m:oMath>
      </m:oMathPara>
    </w:p>
    <w:p w14:paraId="6995C39A" w14:textId="77777777" w:rsidR="00C26AC4" w:rsidRDefault="0080747B">
      <w:pPr>
        <w:pStyle w:val="BodyText"/>
      </w:pPr>
      <m:oMathPara>
        <m:oMath>
          <m:r>
            <w:rPr>
              <w:rFonts w:ascii="Cambria Math" w:hAnsi="Cambria Math"/>
            </w:rPr>
            <m:t>b</m:t>
          </m:r>
          <m:r>
            <m:rPr>
              <m:sty m:val="p"/>
            </m:rPr>
            <w:rPr>
              <w:rFonts w:ascii="Cambria Math" w:hAnsi="Cambria Math"/>
            </w:rPr>
            <m:t>=</m:t>
          </m:r>
          <m:r>
            <w:rPr>
              <w:rFonts w:ascii="Cambria Math" w:hAnsi="Cambria Math"/>
            </w:rPr>
            <m:t>93.4 spf equiv</m:t>
          </m:r>
          <m:r>
            <m:rPr>
              <m:sty m:val="p"/>
            </m:rPr>
            <w:rPr>
              <w:rFonts w:ascii="Cambria Math" w:hAnsi="Cambria Math"/>
            </w:rPr>
            <m:t>.</m:t>
          </m:r>
        </m:oMath>
      </m:oMathPara>
    </w:p>
    <w:p w14:paraId="317DE142" w14:textId="77777777" w:rsidR="00C26AC4" w:rsidRDefault="00872F4A">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 10 cfs</m:t>
              </m:r>
            </m:e>
          </m:d>
        </m:oMath>
      </m:oMathPara>
    </w:p>
    <w:p w14:paraId="4537738C" w14:textId="77777777" w:rsidR="00C26AC4" w:rsidRDefault="00872F4A">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 100 cfs</m:t>
              </m:r>
            </m:e>
          </m:d>
        </m:oMath>
      </m:oMathPara>
    </w:p>
    <w:p w14:paraId="7B58A224" w14:textId="77777777" w:rsidR="00C26AC4" w:rsidRDefault="00872F4A">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0.20 spf equiv</m:t>
          </m:r>
          <m:r>
            <m:rPr>
              <m:sty m:val="p"/>
            </m:rPr>
            <w:rPr>
              <w:rFonts w:ascii="Cambria Math" w:hAnsi="Cambria Math"/>
            </w:rPr>
            <m:t>./</m:t>
          </m:r>
          <m:d>
            <m:dPr>
              <m:ctrlPr>
                <w:rPr>
                  <w:rFonts w:ascii="Cambria Math" w:hAnsi="Cambria Math"/>
                </w:rPr>
              </m:ctrlPr>
            </m:dPr>
            <m:e>
              <m:r>
                <w:rPr>
                  <w:rFonts w:ascii="Cambria Math" w:hAnsi="Cambria Math"/>
                </w:rPr>
                <m:t>day of wet season onset after Sep</m:t>
              </m:r>
              <m:r>
                <m:rPr>
                  <m:sty m:val="p"/>
                </m:rPr>
                <w:rPr>
                  <w:rFonts w:ascii="Cambria Math" w:hAnsi="Cambria Math"/>
                </w:rPr>
                <m:t>.</m:t>
              </m:r>
              <m:r>
                <w:rPr>
                  <w:rFonts w:ascii="Cambria Math" w:hAnsi="Cambria Math"/>
                </w:rPr>
                <m:t> 30</m:t>
              </m:r>
            </m:e>
          </m:d>
        </m:oMath>
      </m:oMathPara>
    </w:p>
    <w:p w14:paraId="12512895" w14:textId="77777777" w:rsidR="00C26AC4" w:rsidRDefault="00872F4A">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0.12 spf equiv</m:t>
          </m:r>
          <m:r>
            <m:rPr>
              <m:sty m:val="p"/>
            </m:rPr>
            <w:rPr>
              <w:rFonts w:ascii="Cambria Math" w:hAnsi="Cambria Math"/>
            </w:rPr>
            <m:t>./</m:t>
          </m:r>
          <m:d>
            <m:dPr>
              <m:ctrlPr>
                <w:rPr>
                  <w:rFonts w:ascii="Cambria Math" w:hAnsi="Cambria Math"/>
                </w:rPr>
              </m:ctrlPr>
            </m:dPr>
            <m:e>
              <m:r>
                <w:rPr>
                  <w:rFonts w:ascii="Cambria Math" w:hAnsi="Cambria Math"/>
                </w:rPr>
                <m:t>day of wet season baseflow duration</m:t>
              </m:r>
            </m:e>
          </m:d>
        </m:oMath>
      </m:oMathPara>
    </w:p>
    <w:p w14:paraId="4E8E8603" w14:textId="77777777" w:rsidR="00C26AC4" w:rsidRDefault="0080747B">
      <w:pPr>
        <w:pStyle w:val="TableCaption"/>
      </w:pPr>
      <w:r>
        <w:t xml:space="preserve">Table 2: Summary statistics of an example set of linear models predicting the number of coho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14:paraId="224DF6C9"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AICc</w:t>
            </w:r>
            <w:proofErr w:type="spellEnd"/>
          </w:p>
        </w:tc>
      </w:tr>
      <w:tr w:rsidR="00C26AC4" w14:paraId="16F3A972" w14:textId="77777777" w:rsidTr="00C26AC4">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C26AC4" w14:paraId="6307858C"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C26AC4" w14:paraId="67F7217C"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C26AC4" w14:paraId="62AFC28A" w14:textId="77777777" w:rsidTr="00C26AC4">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C26AC4" w14:paraId="6AD648E4" w14:textId="77777777" w:rsidTr="00C26AC4">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C26AC4" w14:paraId="751654C0"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C26AC4" w14:paraId="506B8753"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C26AC4" w14:paraId="06B84976"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C26AC4" w14:paraId="5B4ABEEE"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C26AC4" w14:paraId="2E965D0B" w14:textId="77777777" w:rsidTr="00C26AC4">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14:paraId="597C36ED" w14:textId="77777777" w:rsidR="00C26AC4" w:rsidRDefault="0080747B">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C26AC4" w14:paraId="15B0CE4C" w14:textId="77777777" w:rsidTr="00C26AC4">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w:t>
            </w:r>
            <w:proofErr w:type="spellStart"/>
            <w:r>
              <w:rPr>
                <w:rFonts w:ascii="Arial" w:eastAsia="Arial" w:hAnsi="Arial" w:cs="Arial"/>
                <w:color w:val="000000"/>
                <w:sz w:val="22"/>
                <w:szCs w:val="22"/>
              </w:rPr>
              <w:t>coho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p>
        </w:tc>
      </w:tr>
      <w:tr w:rsidR="00C26AC4" w14:paraId="16F570B3" w14:textId="77777777" w:rsidTr="00C26AC4">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C26AC4" w14:paraId="73FBEFC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C26AC4" w14:paraId="04E2694F"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C26AC4" w14:paraId="7084D247"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C26AC4" w14:paraId="7D592F0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C26AC4" w14:paraId="75C46308"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C26AC4" w14:paraId="030E71FF"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C26AC4" w14:paraId="3347F45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C26AC4" w14:paraId="158D7B4B"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C26AC4" w14:paraId="68A29EC8" w14:textId="77777777" w:rsidTr="00C26AC4">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14:paraId="41B25A37" w14:textId="77777777" w:rsidR="00C26AC4" w:rsidRDefault="0080747B">
      <w:pPr>
        <w:pStyle w:val="TableCaption"/>
      </w:pPr>
      <w:r>
        <w:t>Table 4: 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14:paraId="3E293C3F"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RY_Wet_Tim</w:t>
            </w:r>
            <w:proofErr w:type="spellEnd"/>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RY_Wet_BFL_Dur</w:t>
            </w:r>
            <w:proofErr w:type="spellEnd"/>
          </w:p>
        </w:tc>
      </w:tr>
      <w:tr w:rsidR="00C26AC4" w14:paraId="4B6B16D3" w14:textId="77777777" w:rsidTr="00C26AC4">
        <w:trPr>
          <w:jc w:val="center"/>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w:t>
            </w: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C26AC4" w14:paraId="68F166B3" w14:textId="77777777" w:rsidTr="00C26AC4">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128.6</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C26AC4" w14:paraId="0615F071" w14:textId="77777777" w:rsidTr="00C26AC4">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C26AC4" w14:paraId="0F911203" w14:textId="77777777" w:rsidTr="00C26AC4">
        <w:trPr>
          <w:jc w:val="center"/>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93.4</w:t>
            </w:r>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bl>
    <w:p w14:paraId="4B6CA660" w14:textId="77777777" w:rsidR="00C26AC4" w:rsidRDefault="0080747B">
      <w:pPr>
        <w:pStyle w:val="Heading2"/>
      </w:pPr>
      <w:bookmarkStart w:id="143" w:name="X5678042e0e587b4a5ea03a6bcb753fee3274725"/>
      <w:bookmarkEnd w:id="142"/>
      <w:r>
        <w:rPr>
          <w:rStyle w:val="SectionNumber"/>
        </w:rPr>
        <w:t>3.8</w:t>
      </w:r>
      <w:r>
        <w:tab/>
        <w:t>HB function sensitivity to one additional observation</w:t>
      </w:r>
    </w:p>
    <w:p w14:paraId="20093BE1" w14:textId="5E0F9E77" w:rsidR="007D1045" w:rsidDel="004B2068" w:rsidRDefault="0080747B" w:rsidP="007D1045">
      <w:pPr>
        <w:pStyle w:val="BodyText"/>
        <w:rPr>
          <w:del w:id="144" w:author="Thomas Harter" w:date="2024-03-10T01:25:00Z"/>
          <w:moveTo w:id="145" w:author="Thomas Harter" w:date="2024-03-10T01:24:00Z"/>
        </w:rPr>
      </w:pPr>
      <w:r>
        <w:t xml:space="preserve">To further explore the uncertainty associated with such a small dataset, the sensitivity of the predictive model was estimated by adding </w:t>
      </w:r>
      <w:del w:id="146" w:author="Thomas Harter" w:date="2024-03-10T01:23:00Z">
        <w:r w:rsidDel="00FD0268">
          <w:delText xml:space="preserve">one </w:delText>
        </w:r>
      </w:del>
      <w:ins w:id="147" w:author="Thomas Harter" w:date="2024-03-10T01:23:00Z">
        <w:r w:rsidR="00FD0268">
          <w:t xml:space="preserve">an </w:t>
        </w:r>
      </w:ins>
      <w:r>
        <w:t xml:space="preserve">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w:t>
      </w:r>
      <w:moveToRangeStart w:id="148" w:author="Thomas Harter" w:date="2024-03-10T01:24:00Z" w:name="move160926291"/>
      <w:moveTo w:id="149" w:author="Thomas Harter" w:date="2024-03-10T01:24:00Z">
        <w:del w:id="150" w:author="Thomas Harter" w:date="2024-03-10T01:24:00Z">
          <w:r w:rsidR="007D1045" w:rsidDel="00692D4C">
            <w:delText>This</w:delText>
          </w:r>
        </w:del>
      </w:moveTo>
      <w:ins w:id="151" w:author="Thomas Harter" w:date="2024-03-10T01:24:00Z">
        <w:r w:rsidR="00692D4C">
          <w:t>The</w:t>
        </w:r>
      </w:ins>
      <w:moveTo w:id="152" w:author="Thomas Harter" w:date="2024-03-10T01:24:00Z">
        <w:r w:rsidR="007D1045">
          <w:t xml:space="preserve"> missing value for brood year 2015 was replaced by 0, as well as the minimum, mean and maximum values of observed </w:t>
        </w:r>
        <w:proofErr w:type="spellStart"/>
        <w:r w:rsidR="007D1045">
          <w:t>coho</w:t>
        </w:r>
        <w:proofErr w:type="spellEnd"/>
        <w:r w:rsidR="007D1045">
          <w:t xml:space="preserve"> </w:t>
        </w:r>
        <w:proofErr w:type="spellStart"/>
        <w:r w:rsidR="007D1045">
          <w:t>spf</w:t>
        </w:r>
        <w:proofErr w:type="spellEnd"/>
        <w:r w:rsidR="007D1045">
          <w:t xml:space="preserve"> (5.8, 60.0, and 101.8 </w:t>
        </w:r>
        <w:proofErr w:type="spellStart"/>
        <w:r w:rsidR="007D1045">
          <w:t>coho</w:t>
        </w:r>
        <w:proofErr w:type="spellEnd"/>
        <w:r w:rsidR="007D1045">
          <w:t xml:space="preserve"> </w:t>
        </w:r>
        <w:proofErr w:type="spellStart"/>
        <w:r w:rsidR="007D1045">
          <w:t>spf</w:t>
        </w:r>
        <w:proofErr w:type="spellEnd"/>
        <w:r w:rsidR="007D1045">
          <w:t>, respectively). The ensemble average coefficients in the HB function were recalculated based on each revised dataset.</w:t>
        </w:r>
      </w:moveTo>
    </w:p>
    <w:moveToRangeEnd w:id="148"/>
    <w:p w14:paraId="22378DF0" w14:textId="62C2F657" w:rsidR="00C26AC4" w:rsidRDefault="0080747B">
      <w:pPr>
        <w:pStyle w:val="BodyText"/>
        <w:pPrChange w:id="153" w:author="Thomas Harter" w:date="2024-03-10T01:25:00Z">
          <w:pPr>
            <w:pStyle w:val="FirstParagraph"/>
          </w:pPr>
        </w:pPrChange>
      </w:pPr>
      <w:del w:id="154" w:author="Thomas Harter" w:date="2024-03-10T01:25:00Z">
        <w:r w:rsidDel="004B2068">
          <w:delText>Furthermore,</w:delText>
        </w:r>
      </w:del>
      <w:r>
        <w:t xml:space="preserve"> </w:t>
      </w:r>
      <w:del w:id="155" w:author="Thomas Harter" w:date="2024-03-10T01:25:00Z">
        <w:r w:rsidDel="004B2068">
          <w:delText>f</w:delText>
        </w:r>
      </w:del>
      <w:ins w:id="156" w:author="Thomas Harter" w:date="2024-03-10T01:25:00Z">
        <w:r w:rsidR="004B2068">
          <w:t>F</w:t>
        </w:r>
      </w:ins>
      <w:r>
        <w:t xml:space="preserve">low conditions in and just before water year 2016 were very dry, and the hydrologic predictors for water year 2016 generated the lowest predicted </w:t>
      </w:r>
      <w:proofErr w:type="spellStart"/>
      <w:r>
        <w:t>coho</w:t>
      </w:r>
      <w:proofErr w:type="spellEnd"/>
      <w:r>
        <w:t xml:space="preserve"> </w:t>
      </w:r>
      <w:proofErr w:type="spellStart"/>
      <w:r>
        <w:t>spf</w:t>
      </w:r>
      <w:proofErr w:type="spellEnd"/>
      <w:r>
        <w:t xml:space="preserve"> value of the entire Fort Jones gauge flow record (-35.9; see Figure 12). The significance of predicted negative </w:t>
      </w:r>
      <w:proofErr w:type="spellStart"/>
      <w:r>
        <w:t>coho</w:t>
      </w:r>
      <w:proofErr w:type="spellEnd"/>
      <w:r>
        <w:t xml:space="preserve"> </w:t>
      </w:r>
      <w:proofErr w:type="spellStart"/>
      <w:r>
        <w:t>spf</w:t>
      </w:r>
      <w:proofErr w:type="spellEnd"/>
      <w:r>
        <w:t xml:space="preserve"> values is described further in Results.</w:t>
      </w:r>
    </w:p>
    <w:p w14:paraId="484CFA97" w14:textId="082F7787" w:rsidR="00C26AC4" w:rsidDel="007D1045" w:rsidRDefault="0080747B">
      <w:pPr>
        <w:pStyle w:val="BodyText"/>
        <w:rPr>
          <w:moveFrom w:id="157" w:author="Thomas Harter" w:date="2024-03-10T01:24:00Z"/>
        </w:rPr>
      </w:pPr>
      <w:moveFromRangeStart w:id="158" w:author="Thomas Harter" w:date="2024-03-10T01:24:00Z" w:name="move160926291"/>
      <w:moveFrom w:id="159" w:author="Thomas Harter" w:date="2024-03-10T01:24:00Z">
        <w:r w:rsidDel="007D1045">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160" w:name="results"/>
      <w:bookmarkEnd w:id="54"/>
      <w:bookmarkEnd w:id="143"/>
      <w:moveFromRangeEnd w:id="158"/>
      <w:r>
        <w:rPr>
          <w:rStyle w:val="SectionNumber"/>
        </w:rPr>
        <w:lastRenderedPageBreak/>
        <w:t>4</w:t>
      </w:r>
      <w:r>
        <w:tab/>
        <w:t>Results</w:t>
      </w:r>
    </w:p>
    <w:p w14:paraId="5C4861E4" w14:textId="77777777" w:rsidR="00C26AC4" w:rsidRDefault="0080747B">
      <w:pPr>
        <w:pStyle w:val="Heading2"/>
      </w:pPr>
      <w:bookmarkStart w:id="161"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77777777" w:rsidR="00C26AC4" w:rsidRDefault="0080747B">
      <w:pPr>
        <w:pStyle w:val="Heading2"/>
      </w:pPr>
      <w:bookmarkStart w:id="162" w:name="utility-of-hydrology-predictors"/>
      <w:bookmarkEnd w:id="161"/>
      <w:r>
        <w:rPr>
          <w:rStyle w:val="SectionNumber"/>
        </w:rPr>
        <w:t>4.2</w:t>
      </w:r>
      <w:r>
        <w:tab/>
        <w:t>Utility of hydrology predictors</w:t>
      </w:r>
    </w:p>
    <w:p w14:paraId="624E6C01" w14:textId="77777777" w:rsidR="00C26AC4" w:rsidRDefault="0080747B">
      <w:pPr>
        <w:pStyle w:val="Heading3"/>
      </w:pPr>
      <w:bookmarkStart w:id="163" w:name="Xecceecfd1ea7e2c3e3274f19f37083719d0f790"/>
      <w:r>
        <w:rPr>
          <w:rStyle w:val="SectionNumber"/>
        </w:rPr>
        <w:t>4.2.1</w:t>
      </w:r>
      <w:r>
        <w:tab/>
        <w:t>Correlation of hydrologic metrics with salmon metrics</w:t>
      </w:r>
    </w:p>
    <w:p w14:paraId="7592480A" w14:textId="3842B2BD" w:rsidR="00C26AC4" w:rsidRDefault="0080747B">
      <w:pPr>
        <w:pStyle w:val="FirstParagraph"/>
      </w:pPr>
      <w:r>
        <w:t>The</w:t>
      </w:r>
      <w:ins w:id="164" w:author="Thomas Harter" w:date="2024-03-11T01:39:00Z">
        <w:r w:rsidR="000A41BC">
          <w:t xml:space="preserve"> flow metrics </w:t>
        </w:r>
      </w:ins>
      <w:ins w:id="165" w:author="Thomas Harter" w:date="2024-03-11T01:40:00Z">
        <w:r w:rsidR="00AF2A67">
          <w:t>for each</w:t>
        </w:r>
      </w:ins>
      <w:ins w:id="166" w:author="Thomas Harter" w:date="2024-03-11T01:39:00Z">
        <w:r w:rsidR="000A41BC">
          <w:t xml:space="preserve"> Brood Year</w:t>
        </w:r>
      </w:ins>
      <w:del w:id="167" w:author="Thomas Harter" w:date="2024-03-11T01:39:00Z">
        <w:r w:rsidDel="00A25403">
          <w:delText xml:space="preserve"> information in</w:delText>
        </w:r>
      </w:del>
      <w:ins w:id="168" w:author="Thomas Harter" w:date="2024-03-11T01:39:00Z">
        <w:r w:rsidR="00A25403">
          <w:t xml:space="preserve"> (</w:t>
        </w:r>
      </w:ins>
      <w:del w:id="169" w:author="Thomas Harter" w:date="2024-03-11T01:39:00Z">
        <w:r w:rsidDel="00A25403">
          <w:delText xml:space="preserve"> </w:delText>
        </w:r>
      </w:del>
      <w:r>
        <w:rPr>
          <w:i/>
          <w:iCs/>
        </w:rPr>
        <w:t>Supplemental Table 1</w:t>
      </w:r>
      <w:ins w:id="170" w:author="Thomas Harter" w:date="2024-03-11T01:39:00Z">
        <w:r w:rsidR="00A25403">
          <w:t>)</w:t>
        </w:r>
      </w:ins>
      <w:r>
        <w:t xml:space="preserve"> w</w:t>
      </w:r>
      <w:ins w:id="171" w:author="Thomas Harter" w:date="2024-03-11T01:40:00Z">
        <w:r w:rsidR="00A25403">
          <w:t>ere</w:t>
        </w:r>
      </w:ins>
      <w:del w:id="172" w:author="Thomas Harter" w:date="2024-03-11T01:40:00Z">
        <w:r w:rsidDel="00A25403">
          <w:delText>as</w:delText>
        </w:r>
      </w:del>
      <w:r>
        <w:t xml:space="preserve"> used to calculate Pearson correlation coefficients between flow metrics and observed ecological quantities: four coho observation types (the number of </w:t>
      </w:r>
      <w:proofErr w:type="spellStart"/>
      <w:r>
        <w:t>spawners</w:t>
      </w:r>
      <w:proofErr w:type="spellEnd"/>
      <w:r>
        <w:t xml:space="preserve">, number of </w:t>
      </w:r>
      <w:proofErr w:type="spellStart"/>
      <w:r>
        <w:t>redds</w:t>
      </w:r>
      <w:proofErr w:type="spellEnd"/>
      <w:r>
        <w:t xml:space="preserve">, number of smolt, and the number of smolts produced per female spawner) (Figure 8), and three Chinook observation types (all aforementioned types except number of </w:t>
      </w:r>
      <w:proofErr w:type="spellStart"/>
      <w:r>
        <w:t>redds</w:t>
      </w:r>
      <w:proofErr w:type="spellEnd"/>
      <w:r>
        <w:t xml:space="preserve">, since local </w:t>
      </w:r>
      <w:proofErr w:type="spellStart"/>
      <w:r>
        <w:t>redd</w:t>
      </w:r>
      <w:proofErr w:type="spellEnd"/>
      <w:r>
        <w:t xml:space="preserve"> monitoring for Chinook has an insufficient record length) (</w:t>
      </w:r>
      <w:r>
        <w:rPr>
          <w:i/>
          <w:iCs/>
        </w:rPr>
        <w:t>Supplemental Figure 1</w:t>
      </w:r>
      <w:r>
        <w:t>)).</w:t>
      </w:r>
    </w:p>
    <w:p w14:paraId="07E29422" w14:textId="1EA96604" w:rsidR="00C26AC4" w:rsidRDefault="0080747B">
      <w:pPr>
        <w:pStyle w:val="BodyText"/>
      </w:pPr>
      <w:commentRangeStart w:id="173"/>
      <w:r>
        <w:lastRenderedPageBreak/>
        <w:t xml:space="preserve">These correlations were used as a first pass filter to refine the set of variables considered </w:t>
      </w:r>
      <w:ins w:id="174" w:author="Thomas Harter" w:date="2024-03-11T01:40:00Z">
        <w:r w:rsidR="00AF2A67">
          <w:t>for</w:t>
        </w:r>
      </w:ins>
      <w:del w:id="175" w:author="Thomas Harter" w:date="2024-03-11T01:40:00Z">
        <w:r w:rsidDel="00AF2A67">
          <w:delText>in the</w:delText>
        </w:r>
      </w:del>
      <w:r>
        <w:t xml:space="preserve"> linear modeling</w:t>
      </w:r>
      <w:del w:id="176" w:author="Thomas Harter" w:date="2024-03-11T01:40:00Z">
        <w:r w:rsidDel="00530EB0">
          <w:delText xml:space="preserve"> exercise</w:delText>
        </w:r>
      </w:del>
      <w:r>
        <w:t xml:space="preserve">. A larger number of predictors was evaluated than the set depicted here; the predictors included in Figure 8 are selected because of a high correlation coefficient or an unexpected result. A full correlation matrix is shown in </w:t>
      </w:r>
      <w:r>
        <w:rPr>
          <w:i/>
          <w:iCs/>
        </w:rPr>
        <w:t>Supplemental Figure 1</w:t>
      </w:r>
      <w:r>
        <w:t>.</w:t>
      </w:r>
      <w:commentRangeEnd w:id="173"/>
      <w:r w:rsidR="00790643">
        <w:rPr>
          <w:rStyle w:val="CommentReference"/>
        </w:rPr>
        <w:commentReference w:id="173"/>
      </w:r>
    </w:p>
    <w:p w14:paraId="1A59906E" w14:textId="77777777" w:rsidR="00C26AC4" w:rsidRDefault="0080747B">
      <w:pPr>
        <w:pStyle w:val="CaptionedFigure"/>
      </w:pPr>
      <w:r>
        <w:rPr>
          <w:noProof/>
        </w:rPr>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w:t>
      </w:r>
      <w:r>
        <w:lastRenderedPageBreak/>
        <w:t xml:space="preserve">a later date is correlated with higher fish values, while a red dot indicates that an earlier dot is correlated with higher fish values. </w:t>
      </w:r>
    </w:p>
    <w:p w14:paraId="0AB54D75" w14:textId="77777777" w:rsidR="00C26AC4" w:rsidRDefault="0080747B">
      <w:pPr>
        <w:pStyle w:val="BodyText"/>
      </w:pPr>
      <w:r>
        <w:t xml:space="preserve">As mentioned in Methods, the coho salmon indicator that is most correlated with hydrologic metrics is the number of coho smolt produced per spawning female (Figure 8).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w:t>
      </w:r>
      <w:proofErr w:type="spellStart"/>
      <w:r>
        <w:t>coho</w:t>
      </w:r>
      <w:proofErr w:type="spellEnd"/>
      <w:r>
        <w:t xml:space="preserve"> </w:t>
      </w:r>
      <w:proofErr w:type="spellStart"/>
      <w:r>
        <w:t>spf</w:t>
      </w:r>
      <w:proofErr w:type="spellEnd"/>
      <w:r>
        <w:t xml:space="preserve"> metric reduce the sample size to only 11 years of observations.</w:t>
      </w:r>
    </w:p>
    <w:p w14:paraId="68692C70" w14:textId="77777777" w:rsidR="00C26AC4" w:rsidRDefault="0080747B">
      <w:pPr>
        <w:pStyle w:val="BodyText"/>
      </w:pPr>
      <w:r>
        <w:t>Furthermore, as mentioned in Methods, ecological observations of Chinook show markedly less correlation with hydrologic metrics than those for coho.</w:t>
      </w:r>
    </w:p>
    <w:p w14:paraId="25DAA19A" w14:textId="77777777" w:rsidR="00C26AC4" w:rsidRDefault="0080747B">
      <w:pPr>
        <w:pStyle w:val="Heading3"/>
      </w:pPr>
      <w:bookmarkStart w:id="177" w:name="Xf1a39309103b5b433d86a44c6224ac668194bc2"/>
      <w:bookmarkEnd w:id="163"/>
      <w:r>
        <w:rPr>
          <w:rStyle w:val="SectionNumber"/>
        </w:rPr>
        <w:t>4.2.2</w:t>
      </w:r>
      <w:r>
        <w:tab/>
        <w:t xml:space="preserve">Selection of 10 and 100 </w:t>
      </w:r>
      <w:proofErr w:type="spellStart"/>
      <w:r>
        <w:t>cfs</w:t>
      </w:r>
      <w:proofErr w:type="spellEnd"/>
      <w:r>
        <w:t xml:space="preserve"> thresholds for fall disconnection dates</w:t>
      </w:r>
    </w:p>
    <w:p w14:paraId="4F764D69" w14:textId="77777777" w:rsidR="00C26AC4" w:rsidRDefault="0080747B">
      <w:pPr>
        <w:pStyle w:val="FirstParagraph"/>
      </w:pPr>
      <w:r>
        <w:t xml:space="preserve">Fall reconnection dates in a cohort’s Brood Year appear strongly correlated with </w:t>
      </w:r>
      <w:proofErr w:type="spellStart"/>
      <w:r>
        <w:t>coho</w:t>
      </w:r>
      <w:proofErr w:type="spellEnd"/>
      <w:r>
        <w:t xml:space="preserve"> </w:t>
      </w:r>
      <w:proofErr w:type="spellStart"/>
      <w:r>
        <w:t>spf</w:t>
      </w:r>
      <w:proofErr w:type="spellEnd"/>
      <w:r>
        <w:t xml:space="preserve">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14:paraId="0884A564" w14:textId="77777777" w:rsidR="00C26AC4" w:rsidRDefault="0080747B">
      <w:pPr>
        <w:pStyle w:val="BodyText"/>
      </w:pPr>
      <w:r>
        <w:t xml:space="preserve">Relationships between the Brood Year reconnection dates for six flow thresholds and </w:t>
      </w:r>
      <w:proofErr w:type="spellStart"/>
      <w:r>
        <w:t>coho</w:t>
      </w:r>
      <w:proofErr w:type="spellEnd"/>
      <w:r>
        <w:t xml:space="preserve"> </w:t>
      </w:r>
      <w:proofErr w:type="spellStart"/>
      <w:r>
        <w:t>spf</w:t>
      </w:r>
      <w:proofErr w:type="spellEnd"/>
      <w:r>
        <w:t xml:space="preserve"> are shown in Figure 9. The trends in slope value and R</w:t>
      </w:r>
      <w:r>
        <w:rPr>
          <w:vertAlign w:val="superscript"/>
        </w:rPr>
        <w:t>2</w:t>
      </w:r>
      <w:r>
        <w:t xml:space="preserve"> suggest that the date of crossing lower flow thresholds such as 10 and 15 </w:t>
      </w:r>
      <w:proofErr w:type="spellStart"/>
      <w:r>
        <w:t>cfs</w:t>
      </w:r>
      <w:proofErr w:type="spellEnd"/>
      <w:r>
        <w:t xml:space="preserve"> has greater biological significance than the date of crossing thresholds like 40 </w:t>
      </w:r>
      <w:proofErr w:type="spellStart"/>
      <w:r>
        <w:t>cfs</w:t>
      </w:r>
      <w:proofErr w:type="spellEnd"/>
      <w:r>
        <w:t xml:space="preserve">, with 20 </w:t>
      </w:r>
      <w:proofErr w:type="spellStart"/>
      <w:r>
        <w:t>cfs</w:t>
      </w:r>
      <w:proofErr w:type="spellEnd"/>
      <w:r>
        <w:t xml:space="preserve"> being somewhat intermediate. In the context of this watershed, it suggests that a Fort Jones gauge flowrate of 10 </w:t>
      </w:r>
      <w:proofErr w:type="spellStart"/>
      <w:r>
        <w:t>cfs</w:t>
      </w:r>
      <w:proofErr w:type="spellEnd"/>
      <w:r>
        <w:t xml:space="preserve"> is a critical threshold for coho passage into the mainstem Scott River.</w:t>
      </w:r>
    </w:p>
    <w:p w14:paraId="63C9A48C" w14:textId="57D44917" w:rsidR="00C26AC4" w:rsidRDefault="0080747B">
      <w:pPr>
        <w:pStyle w:val="BodyText"/>
      </w:pPr>
      <w:r>
        <w:t xml:space="preserve">For Chinook, no significant relationships were </w:t>
      </w:r>
      <w:del w:id="178" w:author="Thomas Harter" w:date="2024-03-08T06:31:00Z">
        <w:r w:rsidDel="00987A64">
          <w:delText xml:space="preserve">calculated </w:delText>
        </w:r>
      </w:del>
      <w:ins w:id="179"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9BA8A0B" w14:textId="77777777" w:rsidR="00C26AC4" w:rsidRDefault="0080747B">
      <w:pPr>
        <w:pStyle w:val="CaptionedFigure"/>
      </w:pPr>
      <w:r>
        <w:rPr>
          <w:noProof/>
        </w:rPr>
        <w:lastRenderedPageBreak/>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77777777" w:rsidR="00C26AC4" w:rsidRDefault="0080747B">
      <w:pPr>
        <w:pStyle w:val="BodyText"/>
      </w:pPr>
      <w:r>
        <w:t xml:space="preserve">At reconnection dates for 100 </w:t>
      </w:r>
      <w:proofErr w:type="spellStart"/>
      <w:r>
        <w:t>cfs</w:t>
      </w:r>
      <w:proofErr w:type="spellEnd"/>
      <w:r>
        <w:t>, the R</w:t>
      </w:r>
      <w:r>
        <w:rPr>
          <w:vertAlign w:val="superscript"/>
        </w:rPr>
        <w:t>2</w:t>
      </w:r>
      <w:r>
        <w:t xml:space="preserve"> of the relationship is higher than at 40 </w:t>
      </w:r>
      <w:proofErr w:type="spellStart"/>
      <w:r>
        <w:t>cfs</w:t>
      </w:r>
      <w:proofErr w:type="spellEnd"/>
      <w:r>
        <w:t xml:space="preserve">. In previous monitoring, a Fort Jones gauge flowrate of 100 </w:t>
      </w:r>
      <w:proofErr w:type="spellStart"/>
      <w:r>
        <w:t>cfs</w:t>
      </w:r>
      <w:proofErr w:type="spellEnd"/>
      <w:r>
        <w:t xml:space="preserve"> has corresponded with the reconnection of a key river reach impacted by mine tailings, allowing coho passage to favorable tributary stream habitat upstream of this reach (</w:t>
      </w:r>
      <w:r>
        <w:rPr>
          <w:i/>
          <w:iCs/>
        </w:rPr>
        <w:t>pers. comm.</w:t>
      </w:r>
      <w:r>
        <w:t xml:space="preserve">, </w:t>
      </w:r>
      <w:proofErr w:type="spellStart"/>
      <w:r>
        <w:t>Sommarstrom</w:t>
      </w:r>
      <w:proofErr w:type="spellEnd"/>
      <w:r>
        <w:t xml:space="preserve"> 2020). The relatively high R</w:t>
      </w:r>
      <w:r>
        <w:rPr>
          <w:vertAlign w:val="superscript"/>
        </w:rPr>
        <w:t>2</w:t>
      </w:r>
      <w:r>
        <w:t xml:space="preserve"> value between the 100 </w:t>
      </w:r>
      <w:proofErr w:type="spellStart"/>
      <w:r>
        <w:t>cfs</w:t>
      </w:r>
      <w:proofErr w:type="spellEnd"/>
      <w:r>
        <w:t xml:space="preserve"> Brood Year reconnection date and </w:t>
      </w:r>
      <w:proofErr w:type="spellStart"/>
      <w:r>
        <w:t>coho</w:t>
      </w:r>
      <w:proofErr w:type="spellEnd"/>
      <w:r>
        <w:t xml:space="preserve"> </w:t>
      </w:r>
      <w:proofErr w:type="spellStart"/>
      <w:r>
        <w:t>spf</w:t>
      </w:r>
      <w:proofErr w:type="spellEnd"/>
      <w:r>
        <w:t xml:space="preserve"> (0.434) suggests that earlier access to this additional habitat improves watershed-wide reproductive outcomes.</w:t>
      </w:r>
    </w:p>
    <w:p w14:paraId="53CD8954" w14:textId="77777777" w:rsidR="00C26AC4" w:rsidRDefault="0080747B">
      <w:pPr>
        <w:pStyle w:val="BodyText"/>
      </w:pPr>
      <w:r>
        <w:lastRenderedPageBreak/>
        <w:t xml:space="preserve">It should be noted that for this metric, at very low flows like 8 and 10 </w:t>
      </w:r>
      <w:proofErr w:type="spellStart"/>
      <w:r>
        <w:t>cfs</w:t>
      </w:r>
      <w:proofErr w:type="spellEnd"/>
      <w:r>
        <w:t>,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14:paraId="0F1A2D0A" w14:textId="77777777" w:rsidR="00C26AC4" w:rsidRDefault="0080747B">
      <w:pPr>
        <w:pStyle w:val="BodyText"/>
      </w:pPr>
      <w:r>
        <w:t xml:space="preserve">Based on the trends shown in Figure 9, we narrowed the reconnection and disconnection date flow thresholds under consideration to 10 </w:t>
      </w:r>
      <w:proofErr w:type="spellStart"/>
      <w:r>
        <w:t>cfs</w:t>
      </w:r>
      <w:proofErr w:type="spellEnd"/>
      <w:r>
        <w:t xml:space="preserve"> and 100 </w:t>
      </w:r>
      <w:proofErr w:type="spellStart"/>
      <w:r>
        <w:t>cfs</w:t>
      </w:r>
      <w:proofErr w:type="spellEnd"/>
      <w:r>
        <w:t>. This decision could be revisited if additional years of data become available.</w:t>
      </w:r>
    </w:p>
    <w:p w14:paraId="7A3EA415" w14:textId="77777777" w:rsidR="00C26AC4" w:rsidRDefault="0080747B">
      <w:pPr>
        <w:pStyle w:val="Heading3"/>
      </w:pPr>
      <w:bookmarkStart w:id="180" w:name="X9a84ac41dc4efb39c6d5091fb84b9521b8f3391"/>
      <w:bookmarkEnd w:id="177"/>
      <w:r>
        <w:rPr>
          <w:rStyle w:val="SectionNumber"/>
        </w:rPr>
        <w:t>4.2.3</w:t>
      </w:r>
      <w:r>
        <w:tab/>
        <w:t>All possible linear models for Chinook and coho reproduction</w:t>
      </w:r>
    </w:p>
    <w:p w14:paraId="5029B675" w14:textId="77777777" w:rsidR="00C26AC4" w:rsidRDefault="0080747B">
      <w:pPr>
        <w:pStyle w:val="FirstParagraph"/>
      </w:pPr>
      <w:r>
        <w:t xml:space="preserve">As described in Methods, we used all hydrologic predictors which passed the first selection filter (based on correlation coefficients) to generate the set of all possible 1- and 2-predictor linear models of the relative reproduction for Chinook (Chinook </w:t>
      </w:r>
      <w:proofErr w:type="spellStart"/>
      <w:r>
        <w:t>jpa</w:t>
      </w:r>
      <w:proofErr w:type="spellEnd"/>
      <w:r>
        <w:t xml:space="preserve">) and </w:t>
      </w:r>
      <w:proofErr w:type="spellStart"/>
      <w:r>
        <w:t>coho</w:t>
      </w:r>
      <w:proofErr w:type="spellEnd"/>
      <w:r>
        <w:t xml:space="preserve"> (</w:t>
      </w:r>
      <w:proofErr w:type="spellStart"/>
      <w:r>
        <w:t>coho</w:t>
      </w:r>
      <w:proofErr w:type="spellEnd"/>
      <w:r>
        <w:t xml:space="preserve"> </w:t>
      </w:r>
      <w:proofErr w:type="spellStart"/>
      <w:r>
        <w:t>spf</w:t>
      </w:r>
      <w:proofErr w:type="spellEnd"/>
      <w:r>
        <w:t>) salmon. Consistent with other analyses in this document, relative reproduction in Chinook was less predictable than in coho, using the same set of hydrologic predictors (Figure 10). Based on this result, the remaining analysis (predicting salmon outcomes using hydrologic metrics) was conducted only for coho salmon.</w:t>
      </w:r>
    </w:p>
    <w:p w14:paraId="6B499805" w14:textId="77777777" w:rsidR="00C26AC4" w:rsidRDefault="0080747B">
      <w:pPr>
        <w:pStyle w:val="CaptionedFigure"/>
      </w:pPr>
      <w:r>
        <w:rPr>
          <w:noProof/>
        </w:rPr>
        <w:lastRenderedPageBreak/>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77777777" w:rsidR="00C26AC4" w:rsidRDefault="0080747B">
      <w:pPr>
        <w:pStyle w:val="ImageCaption"/>
      </w:pPr>
      <w:r>
        <w:t>Figure 10: The adjusted R square and P values of all possible linear models (1- and 2-predictors) for Chinook and coho relative reproduction, using metrics identified in the first pass filter step.</w:t>
      </w:r>
    </w:p>
    <w:p w14:paraId="6EDDFF91" w14:textId="77777777" w:rsidR="00C26AC4" w:rsidRDefault="0080747B">
      <w:pPr>
        <w:pStyle w:val="Heading2"/>
      </w:pPr>
      <w:bookmarkStart w:id="181" w:name="linear-model-predictions"/>
      <w:bookmarkEnd w:id="162"/>
      <w:bookmarkEnd w:id="180"/>
      <w:r>
        <w:rPr>
          <w:rStyle w:val="SectionNumber"/>
        </w:rPr>
        <w:t>4.3</w:t>
      </w:r>
      <w:r>
        <w:tab/>
        <w:t>Linear model predictions</w:t>
      </w:r>
    </w:p>
    <w:p w14:paraId="55A23D22" w14:textId="77777777" w:rsidR="00C26AC4" w:rsidRDefault="0080747B">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w:t>
      </w:r>
      <w:proofErr w:type="spellStart"/>
      <w:r>
        <w:t>cfs</w:t>
      </w:r>
      <w:proofErr w:type="spellEnd"/>
      <w:r>
        <w:t>, or BY_recon_10 and BY_recon_100) are both related to the timing of rising fall flows in the Brood Year of each salmon cohort (Table 2).</w:t>
      </w:r>
    </w:p>
    <w:p w14:paraId="4C103677" w14:textId="77777777" w:rsidR="00C26AC4" w:rsidRDefault="0080747B">
      <w:pPr>
        <w:pStyle w:val="BodyText"/>
      </w:pPr>
      <w:r>
        <w:t xml:space="preserve">The predictor </w:t>
      </w:r>
      <w:proofErr w:type="spellStart"/>
      <w:r>
        <w:t>BY_FA_Mag</w:t>
      </w:r>
      <w:proofErr w:type="spellEnd"/>
      <w:r>
        <w:t xml:space="preserve">, or the magnitude of the Brood Year fall pulse, was also highly correlated with </w:t>
      </w:r>
      <w:proofErr w:type="spellStart"/>
      <w:r>
        <w:t>coho</w:t>
      </w:r>
      <w:proofErr w:type="spellEnd"/>
      <w:r>
        <w:t xml:space="preserve"> </w:t>
      </w:r>
      <w:proofErr w:type="spellStart"/>
      <w:r>
        <w:t>spf</w:t>
      </w:r>
      <w:proofErr w:type="spellEnd"/>
      <w:r>
        <w:t xml:space="preserve"> (Figure 8). However, because a distinct fall pulse does not occur every year, including it would </w:t>
      </w:r>
      <w:proofErr w:type="spellStart"/>
      <w:proofErr w:type="gramStart"/>
      <w:r>
        <w:t>reduced</w:t>
      </w:r>
      <w:proofErr w:type="spellEnd"/>
      <w:proofErr w:type="gramEnd"/>
      <w:r>
        <w:t xml:space="preserve"> the sample size to an unacceptable level (i.e., a total of six water years with a complete set of predictors and response observations). Because of this sample size limitation, and because some of the information about this pulse was carried in the reconnection date metric, </w:t>
      </w:r>
      <w:proofErr w:type="spellStart"/>
      <w:r>
        <w:t>FA_Mag</w:t>
      </w:r>
      <w:proofErr w:type="spellEnd"/>
      <w:r>
        <w:t xml:space="preserve"> was excluded from the set of potential predictors.</w:t>
      </w:r>
    </w:p>
    <w:p w14:paraId="25064966" w14:textId="77777777" w:rsidR="00C26AC4" w:rsidRDefault="0080747B">
      <w:pPr>
        <w:pStyle w:val="BodyText"/>
      </w:pPr>
      <w:r>
        <w:lastRenderedPageBreak/>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w:t>
      </w:r>
      <w:proofErr w:type="spellStart"/>
      <w:r>
        <w:t>AIC</w:t>
      </w:r>
      <w:r>
        <w:rPr>
          <w:vertAlign w:val="subscript"/>
        </w:rPr>
        <w:t>c</w:t>
      </w:r>
      <w:proofErr w:type="spellEnd"/>
      <w:r>
        <w:t xml:space="preserve"> values, and reduced average error when comparing models lm2a and lm2b versus lm1a and lm1b (Tabulated in 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7777777" w:rsidR="00C26AC4" w:rsidRDefault="0080747B">
      <w:pPr>
        <w:pStyle w:val="ImageCaption"/>
      </w:pPr>
      <w:r>
        <w:t>Figure 11: Predicted vs observed values for coho smolt production per female in the linear models with one through four hydrologic predictors. A dashed 1:1 line is included for reference.</w:t>
      </w:r>
    </w:p>
    <w:p w14:paraId="37BD7304" w14:textId="77777777" w:rsidR="00C26AC4" w:rsidRDefault="0080747B">
      <w:pPr>
        <w:pStyle w:val="Heading2"/>
      </w:pPr>
      <w:bookmarkStart w:id="182" w:name="Xb93654a19f263e3fab1f6c524eff053919a9335"/>
      <w:bookmarkEnd w:id="181"/>
      <w:r>
        <w:rPr>
          <w:rStyle w:val="SectionNumber"/>
        </w:rPr>
        <w:t>4.4</w:t>
      </w:r>
      <w:r>
        <w:tab/>
        <w:t>Hydrologic Benefit value over time and component contributions</w:t>
      </w:r>
    </w:p>
    <w:p w14:paraId="79F23F4F" w14:textId="77777777" w:rsidR="00C26AC4" w:rsidRDefault="0080747B">
      <w:pPr>
        <w:pStyle w:val="FirstParagraph"/>
      </w:pPr>
      <w:r>
        <w:t xml:space="preserve">Matching the historical flow trends discussed above,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lower-than-40 predicted </w:t>
      </w:r>
      <w:proofErr w:type="spellStart"/>
      <w:r>
        <w:t>coho</w:t>
      </w:r>
      <w:proofErr w:type="spellEnd"/>
      <w:r>
        <w:t xml:space="preserve"> </w:t>
      </w:r>
      <w:proofErr w:type="spellStart"/>
      <w:r>
        <w:t>spf</w:t>
      </w:r>
      <w:proofErr w:type="spellEnd"/>
      <w:r>
        <w:t>.</w:t>
      </w:r>
    </w:p>
    <w:p w14:paraId="5D73B840" w14:textId="77777777" w:rsidR="00C26AC4" w:rsidRDefault="0080747B">
      <w:pPr>
        <w:pStyle w:val="BodyText"/>
      </w:pPr>
      <w:r>
        <w:lastRenderedPageBreak/>
        <w:t xml:space="preserve">Since 1990, the low predicted </w:t>
      </w:r>
      <w:proofErr w:type="spellStart"/>
      <w:r>
        <w:t>coho</w:t>
      </w:r>
      <w:proofErr w:type="spellEnd"/>
      <w:r>
        <w:t xml:space="preserve"> </w:t>
      </w:r>
      <w:proofErr w:type="spellStart"/>
      <w:r>
        <w:t>spf</w:t>
      </w:r>
      <w:proofErr w:type="spellEnd"/>
      <w:r>
        <w:t xml:space="preserve"> values in dry water years have become progressively lower, culminating in three years, all occurring after water year 2000, in which &lt; 0 </w:t>
      </w:r>
      <w:proofErr w:type="spellStart"/>
      <w:r>
        <w:t>coho</w:t>
      </w:r>
      <w:proofErr w:type="spellEnd"/>
      <w:r>
        <w:t xml:space="preserve"> </w:t>
      </w:r>
      <w:proofErr w:type="spellStart"/>
      <w:r>
        <w:t>spf</w:t>
      </w:r>
      <w:proofErr w:type="spellEnd"/>
      <w:r>
        <w:t xml:space="preserve"> are predicted. Though a negative value for coho reproduction is obviously not possible, we chose to retain these impossible values to visually represent uncertainty associated with this modeling exercise (see Discussion for more information).</w:t>
      </w:r>
    </w:p>
    <w:p w14:paraId="3B706783" w14:textId="77777777" w:rsidR="00C26AC4" w:rsidRDefault="0080747B">
      <w:pPr>
        <w:pStyle w:val="BodyText"/>
      </w:pPr>
      <w:r>
        <w:t>The relative contributions of each hydrologic metric to predicted Hydrologic Benefit values (except the intercept term, which is excluded for ease of visualization)</w:t>
      </w:r>
      <w:commentRangeStart w:id="183"/>
      <w:r>
        <w:t xml:space="preserve"> is shown in Figure 13.</w:t>
      </w:r>
      <w:commentRangeEnd w:id="183"/>
      <w:r w:rsidR="00AA5A6A">
        <w:rPr>
          <w:rStyle w:val="CommentReference"/>
        </w:rPr>
        <w:commentReference w:id="183"/>
      </w:r>
    </w:p>
    <w:p w14:paraId="623FD485" w14:textId="77777777" w:rsidR="00C26AC4" w:rsidRDefault="0080747B">
      <w:pPr>
        <w:pStyle w:val="CaptionedFigure"/>
      </w:pPr>
      <w:r>
        <w:rPr>
          <w:noProof/>
        </w:rPr>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 xml:space="preserve">Figure 12: Annual observed and predicted values of coho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Predicted </w:t>
      </w:r>
      <w:proofErr w:type="spellStart"/>
      <w:r>
        <w:t>coho</w:t>
      </w:r>
      <w:proofErr w:type="spellEnd"/>
      <w:r>
        <w:t xml:space="preserve"> </w:t>
      </w:r>
      <w:proofErr w:type="spellStart"/>
      <w:r>
        <w:t>spf</w:t>
      </w:r>
      <w:proofErr w:type="spellEnd"/>
      <w:r>
        <w:t xml:space="preserve"> quantities are shown as Hydrologic Benefit (HB) function values. The </w:t>
      </w:r>
      <w:proofErr w:type="spellStart"/>
      <w:r>
        <w:t>coho</w:t>
      </w:r>
      <w:proofErr w:type="spellEnd"/>
      <w:r>
        <w:t xml:space="preserve">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w:t>
      </w:r>
      <w:proofErr w:type="spellStart"/>
      <w:r>
        <w:t>coho</w:t>
      </w:r>
      <w:proofErr w:type="spellEnd"/>
      <w:r>
        <w:t xml:space="preserve">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w:t>
      </w:r>
      <w:proofErr w:type="spellStart"/>
      <w:r>
        <w:t>coho</w:t>
      </w:r>
      <w:proofErr w:type="spellEnd"/>
      <w:r>
        <w:t xml:space="preserve">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w:t>
      </w:r>
      <w:proofErr w:type="spellStart"/>
      <w:r>
        <w:t>coho</w:t>
      </w:r>
      <w:proofErr w:type="spellEnd"/>
      <w:r>
        <w:t xml:space="preserve"> </w:t>
      </w:r>
      <w:proofErr w:type="spellStart"/>
      <w:r>
        <w:t>spf</w:t>
      </w:r>
      <w:proofErr w:type="spellEnd"/>
      <w:r>
        <w:t xml:space="preserve"> produced in that cohort.</w:t>
      </w:r>
    </w:p>
    <w:p w14:paraId="30CC9F50" w14:textId="77777777" w:rsidR="00C26AC4" w:rsidRDefault="0080747B">
      <w:pPr>
        <w:pStyle w:val="Heading2"/>
      </w:pPr>
      <w:bookmarkStart w:id="184" w:name="X47683ace934ce23e483b771e9cbdb6913140c98"/>
      <w:bookmarkEnd w:id="182"/>
      <w:r>
        <w:rPr>
          <w:rStyle w:val="SectionNumber"/>
        </w:rPr>
        <w:t>4.5</w:t>
      </w:r>
      <w:r>
        <w:tab/>
        <w:t>Sensitivity of the Hydrologic Benefit function to one additional data point</w:t>
      </w:r>
    </w:p>
    <w:p w14:paraId="35089A34" w14:textId="77777777" w:rsidR="00C26AC4" w:rsidRDefault="0080747B">
      <w:pPr>
        <w:pStyle w:val="FirstParagraph"/>
      </w:pPr>
      <w:r>
        <w:t xml:space="preserve">The best-fit HB function weights are relatively sensitive to the addition of one new data point, as can be expected for a small dataset. Assigning a </w:t>
      </w:r>
      <w:proofErr w:type="spellStart"/>
      <w:r>
        <w:t>coho</w:t>
      </w:r>
      <w:proofErr w:type="spellEnd"/>
      <w:r>
        <w:t xml:space="preserve"> </w:t>
      </w:r>
      <w:proofErr w:type="spellStart"/>
      <w:r>
        <w:t>spf</w:t>
      </w:r>
      <w:proofErr w:type="spellEnd"/>
      <w:r>
        <w:t xml:space="preserve"> value of 0 to the missing 2016 observation (brood year 2015) changes the coefficient (or conceptual weight) of the predictor BY_recon_10 from -1.15 to -0.88 (a difference of 24%). Replacing it with higher numbers produces less and less negative coefficient values. Specifically, a 1-coho </w:t>
      </w:r>
      <w:proofErr w:type="spellStart"/>
      <w:r>
        <w:t>spf</w:t>
      </w:r>
      <w:proofErr w:type="spellEnd"/>
      <w:r>
        <w:t xml:space="preserve"> increase in the missing value makes the coefficient less negative by 0.007 </w:t>
      </w:r>
      <w:proofErr w:type="spellStart"/>
      <w:r>
        <w:t>coho</w:t>
      </w:r>
      <w:proofErr w:type="spellEnd"/>
      <w:r>
        <w:t xml:space="preserve"> </w:t>
      </w:r>
      <w:proofErr w:type="spellStart"/>
      <w:r>
        <w:t>spf</w:t>
      </w:r>
      <w:proofErr w:type="spellEnd"/>
      <w:r>
        <w:t xml:space="preserve"> per day </w:t>
      </w:r>
      <w:r>
        <w:lastRenderedPageBreak/>
        <w:t xml:space="preserve">of 10-cfs reconnection delay, such that if it is replaced with the maximum observed </w:t>
      </w:r>
      <w:proofErr w:type="spellStart"/>
      <w:r>
        <w:t>coho</w:t>
      </w:r>
      <w:proofErr w:type="spellEnd"/>
      <w:r>
        <w:t xml:space="preserve"> </w:t>
      </w:r>
      <w:proofErr w:type="spellStart"/>
      <w:r>
        <w:t>spf</w:t>
      </w:r>
      <w:proofErr w:type="spellEnd"/>
      <w:r>
        <w:t xml:space="preserve"> value (101.8), the coefficient is calculated as -0.09 </w:t>
      </w:r>
      <w:proofErr w:type="spellStart"/>
      <w:r>
        <w:t>coho</w:t>
      </w:r>
      <w:proofErr w:type="spellEnd"/>
      <w:r>
        <w:t xml:space="preserve"> </w:t>
      </w:r>
      <w:proofErr w:type="spellStart"/>
      <w:r>
        <w:t>spf</w:t>
      </w:r>
      <w:proofErr w:type="spellEnd"/>
      <w:r>
        <w:t xml:space="preserve">/day. The other three coefficients are not as sensitive to the new value, ranging from -0.17 – -0.19, -0.20 – -0.18, and 0.12 – 0.13 for BY_recon_100, </w:t>
      </w:r>
      <w:proofErr w:type="spellStart"/>
      <w:r>
        <w:t>RY_Wet_Tim</w:t>
      </w:r>
      <w:proofErr w:type="spellEnd"/>
      <w:r>
        <w:t xml:space="preserve">, and </w:t>
      </w:r>
      <w:proofErr w:type="spellStart"/>
      <w:r>
        <w:t>RY_Wet_BFL_Dur</w:t>
      </w:r>
      <w:proofErr w:type="spellEnd"/>
      <w:r>
        <w:t>, respectively, when the missing value is replaced by a range from 0 to 101.8.</w:t>
      </w:r>
    </w:p>
    <w:p w14:paraId="26108413" w14:textId="77777777" w:rsidR="00C26AC4" w:rsidRDefault="0080747B">
      <w:pPr>
        <w:pStyle w:val="Heading1"/>
      </w:pPr>
      <w:bookmarkStart w:id="185" w:name="discussion"/>
      <w:bookmarkEnd w:id="160"/>
      <w:bookmarkEnd w:id="184"/>
      <w:r>
        <w:rPr>
          <w:rStyle w:val="SectionNumber"/>
        </w:rPr>
        <w:t>5</w:t>
      </w:r>
      <w:r>
        <w:tab/>
        <w:t>Discussion</w:t>
      </w:r>
    </w:p>
    <w:p w14:paraId="62A795CE" w14:textId="77777777" w:rsidR="00C26AC4" w:rsidRDefault="0080747B">
      <w:pPr>
        <w:pStyle w:val="Heading2"/>
      </w:pPr>
      <w:bookmarkStart w:id="186" w:name="Xb37462c10a7afe0d06daf6f627e1a683f6dc93e"/>
      <w:r>
        <w:rPr>
          <w:rStyle w:val="SectionNumber"/>
        </w:rPr>
        <w:t>5.1</w:t>
      </w:r>
      <w:r>
        <w:tab/>
        <w:t>Previous work on hydrologic indices and ecological responses</w:t>
      </w:r>
    </w:p>
    <w:p w14:paraId="2AF31F7D" w14:textId="013BE35E" w:rsidR="00C26AC4" w:rsidRDefault="0080747B">
      <w:pPr>
        <w:pStyle w:val="BodyText"/>
      </w:pPr>
      <w:r>
        <w:t xml:space="preserve">In </w:t>
      </w:r>
      <w:del w:id="187" w:author="Claire Kouba" w:date="2024-02-28T16:44:00Z">
        <w:r w:rsidDel="007F618C">
          <w:delText>most of these</w:delText>
        </w:r>
      </w:del>
      <w:ins w:id="188" w:author="Claire Kouba" w:date="2024-02-28T16:44:00Z">
        <w:r w:rsidR="007F618C">
          <w:t>many previous</w:t>
        </w:r>
      </w:ins>
      <w:r>
        <w:t xml:space="preserve"> studies</w:t>
      </w:r>
      <w:ins w:id="189" w:author="Claire Kouba" w:date="2024-02-28T16:44:00Z">
        <w:r w:rsidR="007F618C">
          <w:t xml:space="preserve"> of flow-ecology relationships</w:t>
        </w:r>
      </w:ins>
      <w:r>
        <w:t xml:space="preserve">,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w:t>
      </w:r>
      <w:del w:id="190" w:author="Thomas Harter" w:date="2024-03-08T06:46:00Z">
        <w:r w:rsidDel="000D6A5D">
          <w:delText>Consequently</w:delText>
        </w:r>
      </w:del>
      <w:ins w:id="191"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w:t>
      </w:r>
      <w:proofErr w:type="spellStart"/>
      <w:r>
        <w:t>McManamay</w:t>
      </w:r>
      <w:proofErr w:type="spellEnd"/>
      <w:r>
        <w:t xml:space="preserve"> et al. 2013).</w:t>
      </w:r>
    </w:p>
    <w:p w14:paraId="4C0BC06C" w14:textId="77777777" w:rsidR="00C26AC4" w:rsidRDefault="0080747B">
      <w:pPr>
        <w:pStyle w:val="BodyText"/>
      </w:pPr>
      <w:r>
        <w:t>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192" w:name="critical-flow-thresholds"/>
      <w:bookmarkEnd w:id="186"/>
      <w:r>
        <w:rPr>
          <w:rStyle w:val="SectionNumber"/>
        </w:rPr>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w:t>
      </w:r>
      <w:r>
        <w:lastRenderedPageBreak/>
        <w:t xml:space="preserve">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374ED472" w14:textId="77777777" w:rsidR="00C26AC4" w:rsidRDefault="0080747B">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w:t>
      </w:r>
      <w:proofErr w:type="spellStart"/>
      <w:r>
        <w:t>coho</w:t>
      </w:r>
      <w:proofErr w:type="spellEnd"/>
      <w:r>
        <w:t xml:space="preserve">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w:t>
      </w:r>
      <w:proofErr w:type="spellStart"/>
      <w:r>
        <w:t>coho</w:t>
      </w:r>
      <w:proofErr w:type="spellEnd"/>
      <w:r>
        <w:t xml:space="preserve">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193" w:name="Xbae7963f1e081de401f3b32cebc859e439bc149"/>
      <w:bookmarkEnd w:id="192"/>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77777777" w:rsidR="00C26AC4" w:rsidRDefault="0080747B">
      <w:pPr>
        <w:pStyle w:val="FirstParagraph"/>
      </w:pPr>
      <w:r>
        <w:t>Regardless of the ultimate cause(s), this difference in predictability underscores the fact that the prediction exercise undertaken in this study can only be performed successfully for some species and some regions.</w:t>
      </w:r>
    </w:p>
    <w:p w14:paraId="3A5C3783" w14:textId="77777777" w:rsidR="00C26AC4" w:rsidRDefault="0080747B">
      <w:pPr>
        <w:pStyle w:val="Heading2"/>
      </w:pPr>
      <w:bookmarkStart w:id="194" w:name="X22899a7bc665f95f7d1ce82e1c981266ee41a0c"/>
      <w:bookmarkEnd w:id="193"/>
      <w:r>
        <w:rPr>
          <w:rStyle w:val="SectionNumber"/>
        </w:rPr>
        <w:t>5.4</w:t>
      </w:r>
      <w:r>
        <w:tab/>
        <w:t>Hydrologic Benefit (HB) function predictive performance and sensitivity</w:t>
      </w:r>
    </w:p>
    <w:p w14:paraId="7ECA60B0" w14:textId="77777777" w:rsidR="00C26AC4" w:rsidRDefault="0080747B">
      <w:pPr>
        <w:pStyle w:val="FirstParagraph"/>
      </w:pPr>
      <w:r>
        <w:t xml:space="preserve">For the 11 years in which observed </w:t>
      </w:r>
      <w:proofErr w:type="spellStart"/>
      <w:r>
        <w:t>coho</w:t>
      </w:r>
      <w:proofErr w:type="spellEnd"/>
      <w:r>
        <w:t xml:space="preserve"> </w:t>
      </w:r>
      <w:proofErr w:type="spellStart"/>
      <w:r>
        <w:t>spf</w:t>
      </w:r>
      <w:proofErr w:type="spellEnd"/>
      <w:r>
        <w:t xml:space="preserve"> values are available, the HB function was reasonably accurate in its predictions (Figure 12). In particular, it succeeded in predicting whether a </w:t>
      </w:r>
      <w:proofErr w:type="spellStart"/>
      <w:r>
        <w:t>coho</w:t>
      </w:r>
      <w:proofErr w:type="spellEnd"/>
      <w:r>
        <w:t xml:space="preserve"> </w:t>
      </w:r>
      <w:proofErr w:type="spellStart"/>
      <w:r>
        <w:t>spf</w:t>
      </w:r>
      <w:proofErr w:type="spellEnd"/>
      <w:r>
        <w:t xml:space="preserve"> year would be above or below 40 (an arbitrary threshold based on </w:t>
      </w:r>
      <w:r>
        <w:lastRenderedPageBreak/>
        <w:t>visual inspection of the grouping of the 11 observed values). A more conservative use of this model would be to assign a high-low threshold, and categorize each water year as a “high-</w:t>
      </w:r>
      <w:proofErr w:type="spellStart"/>
      <w:r>
        <w:t>coho</w:t>
      </w:r>
      <w:proofErr w:type="spellEnd"/>
      <w:r>
        <w:t xml:space="preserve"> </w:t>
      </w:r>
      <w:proofErr w:type="spellStart"/>
      <w:r>
        <w:t>spf</w:t>
      </w:r>
      <w:proofErr w:type="spellEnd"/>
      <w:r>
        <w:t>” or “low-</w:t>
      </w:r>
      <w:proofErr w:type="spellStart"/>
      <w:r>
        <w:t>coho</w:t>
      </w:r>
      <w:proofErr w:type="spellEnd"/>
      <w:r>
        <w:t xml:space="preserve"> </w:t>
      </w:r>
      <w:proofErr w:type="spellStart"/>
      <w:r>
        <w:t>spf</w:t>
      </w:r>
      <w:proofErr w:type="spellEnd"/>
      <w:r>
        <w:t>” year based on its relation to this threshold. However, for purposes of this discussion we retain the full distribution of values.</w:t>
      </w:r>
    </w:p>
    <w:p w14:paraId="34EC3520" w14:textId="77777777" w:rsidR="00C26AC4" w:rsidRDefault="0080747B">
      <w:pPr>
        <w:pStyle w:val="BodyText"/>
      </w:pPr>
      <w:r>
        <w:t xml:space="preserve">These linear models have been developed for a Coho Freshwater Life Period (see Figure </w:t>
      </w:r>
      <w:proofErr w:type="gramStart"/>
      <w:r>
        <w:t>3 )</w:t>
      </w:r>
      <w:proofErr w:type="gramEnd"/>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w:t>
      </w:r>
      <w:proofErr w:type="spellStart"/>
      <w:r>
        <w:t>coho</w:t>
      </w:r>
      <w:proofErr w:type="spellEnd"/>
      <w:r>
        <w:t xml:space="preserve">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195" w:name="metric-weights-and-importance"/>
      <w:bookmarkEnd w:id="194"/>
      <w:r>
        <w:rPr>
          <w:rStyle w:val="SectionNumber"/>
        </w:rPr>
        <w:t>5.5</w:t>
      </w:r>
      <w:r>
        <w:tab/>
        <w:t>Metric weights and importance</w:t>
      </w:r>
    </w:p>
    <w:p w14:paraId="0B277CDA" w14:textId="77777777" w:rsidR="00C26AC4" w:rsidRDefault="0080747B">
      <w:pPr>
        <w:pStyle w:val="FirstParagraph"/>
      </w:pPr>
      <w:r>
        <w:t xml:space="preserve">The relative contributions of each metric, shown in Figure 13, indicate that the weighted metric introducing the greatest variability in </w:t>
      </w:r>
      <w:proofErr w:type="spellStart"/>
      <w:r>
        <w:t>coho</w:t>
      </w:r>
      <w:proofErr w:type="spellEnd"/>
      <w:r>
        <w:t xml:space="preserve">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w:t>
      </w:r>
      <w:proofErr w:type="spellStart"/>
      <w:r>
        <w:t>coho</w:t>
      </w:r>
      <w:proofErr w:type="spellEnd"/>
      <w:r>
        <w:t xml:space="preserve"> </w:t>
      </w:r>
      <w:proofErr w:type="spellStart"/>
      <w:r>
        <w:t>spf</w:t>
      </w:r>
      <w:proofErr w:type="spellEnd"/>
      <w:r>
        <w:t xml:space="preserve"> predictions is a relatively long fall period of flow &lt;10 </w:t>
      </w:r>
      <w:proofErr w:type="spellStart"/>
      <w:r>
        <w:t>cfs</w:t>
      </w:r>
      <w:proofErr w:type="spellEnd"/>
      <w:r>
        <w:t>.</w:t>
      </w:r>
    </w:p>
    <w:p w14:paraId="04ED5B17" w14:textId="77777777" w:rsidR="00C26AC4" w:rsidRDefault="0080747B">
      <w:pPr>
        <w:pStyle w:val="BodyText"/>
      </w:pPr>
      <w:r>
        <w:t xml:space="preserve">Figure ?? also highlights that three of the four selected hydrologic metrics are negatively correlated with </w:t>
      </w:r>
      <w:proofErr w:type="spellStart"/>
      <w:r>
        <w:t>coho</w:t>
      </w:r>
      <w:proofErr w:type="spellEnd"/>
      <w:r>
        <w:t xml:space="preserve"> </w:t>
      </w:r>
      <w:proofErr w:type="spellStart"/>
      <w:r>
        <w:t>spf</w:t>
      </w:r>
      <w:proofErr w:type="spellEnd"/>
      <w:r>
        <w:t xml:space="preserve"> values. This means the HB function relies on a positive intercept value to generate positive </w:t>
      </w:r>
      <w:proofErr w:type="spellStart"/>
      <w:r>
        <w:t>coho</w:t>
      </w:r>
      <w:proofErr w:type="spellEnd"/>
      <w:r>
        <w:t xml:space="preserve">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t>
      </w:r>
    </w:p>
    <w:p w14:paraId="20CC350F" w14:textId="77777777" w:rsidR="00C26AC4" w:rsidRDefault="0080747B">
      <w:pPr>
        <w:pStyle w:val="BodyText"/>
      </w:pPr>
      <w:r>
        <w:t xml:space="preserve">Unfortunately, observed </w:t>
      </w:r>
      <w:proofErr w:type="spellStart"/>
      <w:r>
        <w:t>coho</w:t>
      </w:r>
      <w:proofErr w:type="spellEnd"/>
      <w:r>
        <w:t xml:space="preserve"> </w:t>
      </w:r>
      <w:proofErr w:type="spellStart"/>
      <w:r>
        <w:t>spf</w:t>
      </w:r>
      <w:proofErr w:type="spellEnd"/>
      <w:r>
        <w:t xml:space="preserve"> values are not available for any of the water years in which a negative value is predicted (2002, 2016 and 2021; Figure 12), so a direct </w:t>
      </w:r>
      <w:r>
        <w:lastRenderedPageBreak/>
        <w:t>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 xml:space="preserve">It is also notable that the metrics with the highest predictive power are associated with negative values, or </w:t>
      </w:r>
      <w:proofErr w:type="spellStart"/>
      <w:r>
        <w:t>coho</w:t>
      </w:r>
      <w:proofErr w:type="spellEnd"/>
      <w:r>
        <w:t xml:space="preserve"> </w:t>
      </w:r>
      <w:proofErr w:type="spellStart"/>
      <w:r>
        <w:t>spf</w:t>
      </w:r>
      <w:proofErr w:type="spellEnd"/>
      <w:r>
        <w:t xml:space="preserve">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196" w:name="Xe7b831585be370552e5eda248af1ddb6912a940"/>
      <w:bookmarkEnd w:id="195"/>
      <w:r>
        <w:rPr>
          <w:rStyle w:val="SectionNumber"/>
        </w:rPr>
        <w:t>5.6</w:t>
      </w:r>
      <w:r>
        <w:tab/>
        <w:t>Implications for water and fisheries management</w:t>
      </w:r>
    </w:p>
    <w:p w14:paraId="214FA9B4" w14:textId="77777777" w:rsidR="00C26AC4" w:rsidRDefault="0080747B">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lastRenderedPageBreak/>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w:t>
      </w:r>
      <w:proofErr w:type="spellStart"/>
      <w:r>
        <w:t>coho</w:t>
      </w:r>
      <w:proofErr w:type="spellEnd"/>
      <w:r>
        <w:t xml:space="preserve">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197" w:name="conclusions"/>
      <w:bookmarkEnd w:id="185"/>
      <w:bookmarkEnd w:id="196"/>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77777777" w:rsidR="00C26AC4" w:rsidRDefault="0080747B">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The </w:t>
      </w:r>
      <w:proofErr w:type="gramStart"/>
      <w:r>
        <w:t>two flow</w:t>
      </w:r>
      <w:proofErr w:type="gramEnd"/>
      <w:r>
        <w:t xml:space="preserve"> metrics most correlated with the </w:t>
      </w:r>
      <w:proofErr w:type="spellStart"/>
      <w:r>
        <w:t>coho</w:t>
      </w:r>
      <w:proofErr w:type="spellEnd"/>
      <w:r>
        <w:t xml:space="preserve"> </w:t>
      </w:r>
      <w:proofErr w:type="spellStart"/>
      <w:r>
        <w:t>spf</w:t>
      </w:r>
      <w:proofErr w:type="spellEnd"/>
      <w:r>
        <w:t xml:space="preserve"> of a given smolt cohort were the first date after the dry season of 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t xml:space="preserve">We used linear models to predict </w:t>
      </w:r>
      <w:proofErr w:type="spellStart"/>
      <w:r>
        <w:t>coho</w:t>
      </w:r>
      <w:proofErr w:type="spellEnd"/>
      <w:r>
        <w:t xml:space="preserve"> </w:t>
      </w:r>
      <w:proofErr w:type="spellStart"/>
      <w:r>
        <w:t>spf</w:t>
      </w:r>
      <w:proofErr w:type="spellEnd"/>
      <w:r>
        <w:t xml:space="preserve">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spawners </w:t>
      </w:r>
      <w:r>
        <w:lastRenderedPageBreak/>
        <w:t>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77777777" w:rsidR="00C26AC4" w:rsidRDefault="0080747B">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198" w:name="ref-Acreman2014"/>
      <w:bookmarkStart w:id="199"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200" w:name="ref-NMFS2005"/>
      <w:bookmarkEnd w:id="198"/>
      <w:r>
        <w:t xml:space="preserve">Agrawal, A, R S Schick, E P </w:t>
      </w:r>
      <w:proofErr w:type="spellStart"/>
      <w:r>
        <w:t>Bjorkstedt</w:t>
      </w:r>
      <w:proofErr w:type="spellEnd"/>
      <w:r>
        <w:t xml:space="preserve">, R G </w:t>
      </w:r>
      <w:proofErr w:type="spellStart"/>
      <w:r>
        <w:t>Szerlong</w:t>
      </w:r>
      <w:proofErr w:type="spellEnd"/>
      <w:r>
        <w:t xml:space="preserve">,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04465C0A" w14:textId="77777777" w:rsidR="00C26AC4" w:rsidRDefault="0080747B">
      <w:pPr>
        <w:pStyle w:val="Bibliography"/>
      </w:pPr>
      <w:bookmarkStart w:id="201" w:name="ref-Anderson2006"/>
      <w:bookmarkEnd w:id="200"/>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202" w:name="ref-Arthington2014"/>
      <w:bookmarkEnd w:id="201"/>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203" w:name="ref-Bestgen2020"/>
      <w:bookmarkEnd w:id="202"/>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204" w:name="ref-BjornnReiser1991"/>
      <w:bookmarkEnd w:id="203"/>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205" w:name="ref-Bourret2016"/>
      <w:bookmarkEnd w:id="204"/>
      <w:r>
        <w:t xml:space="preserve">Bourret,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206" w:name="ref-Bradford2016"/>
      <w:bookmarkEnd w:id="205"/>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207" w:name="ref-Brown1994"/>
      <w:bookmarkEnd w:id="206"/>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208" w:name="ref-Bunn2002"/>
      <w:bookmarkEnd w:id="207"/>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209" w:name="ref-Bustard1975"/>
      <w:bookmarkEnd w:id="208"/>
      <w:r>
        <w:lastRenderedPageBreak/>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443A2388" w14:textId="77777777" w:rsidR="00C26AC4" w:rsidRDefault="0080747B">
      <w:pPr>
        <w:pStyle w:val="Bibliography"/>
      </w:pPr>
      <w:bookmarkStart w:id="210" w:name="ref-CDFW2015a"/>
      <w:bookmarkEnd w:id="209"/>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211" w:name="ref-CDFW2015b"/>
      <w:bookmarkEnd w:id="210"/>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212" w:name="ref-CDFW2017"/>
      <w:bookmarkEnd w:id="211"/>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213" w:name="ref-NCRWQCB2006b"/>
      <w:bookmarkEnd w:id="212"/>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214" w:name="ref-SWRCB2022"/>
      <w:bookmarkEnd w:id="213"/>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215" w:name="ref-CDFW2021b"/>
      <w:bookmarkEnd w:id="214"/>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216" w:name="ref-Crossin2004"/>
      <w:bookmarkEnd w:id="215"/>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217" w:name="ref-Drake2000a"/>
      <w:bookmarkEnd w:id="216"/>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218" w:name="ref-DWR2021"/>
      <w:bookmarkEnd w:id="217"/>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219" w:name="ref-Foglia2013a"/>
      <w:bookmarkEnd w:id="218"/>
      <w:r>
        <w:t xml:space="preserve">Foglia, Laura, Alison McNally, Courtney Hall, Lauren Ledesma, Ryan Hines, and Thomas Harter. 2013. “Scott Valley Integrated Hydrologic </w:t>
      </w:r>
      <w:proofErr w:type="gramStart"/>
      <w:r>
        <w:t>Model :</w:t>
      </w:r>
      <w:proofErr w:type="gramEnd"/>
      <w:r>
        <w:t xml:space="preserve">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220" w:name="ref-Graham2012"/>
      <w:bookmarkEnd w:id="219"/>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221" w:name="ref-Hain2018"/>
      <w:bookmarkEnd w:id="220"/>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222" w:name="ref-Harter2008a"/>
      <w:bookmarkEnd w:id="221"/>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223" w:name="ref-Healey1991"/>
      <w:bookmarkEnd w:id="222"/>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224" w:name="ref-Hunt1999"/>
      <w:bookmarkEnd w:id="223"/>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225" w:name="ref-James2013"/>
      <w:bookmarkEnd w:id="224"/>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4">
        <w:r>
          <w:rPr>
            <w:rStyle w:val="Hyperlink"/>
          </w:rPr>
          <w:t>https://doi.org/10.1007/978-1-4614-7138-7</w:t>
        </w:r>
      </w:hyperlink>
      <w:r>
        <w:t>.</w:t>
      </w:r>
    </w:p>
    <w:p w14:paraId="77133B40" w14:textId="77777777" w:rsidR="00C26AC4" w:rsidRDefault="0080747B">
      <w:pPr>
        <w:pStyle w:val="Bibliography"/>
      </w:pPr>
      <w:bookmarkStart w:id="226" w:name="ref-Knechtle2012"/>
      <w:bookmarkEnd w:id="225"/>
      <w:proofErr w:type="spellStart"/>
      <w:r>
        <w:t>Knechtle</w:t>
      </w:r>
      <w:proofErr w:type="spellEnd"/>
      <w:r>
        <w:t xml:space="preserv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227" w:name="ref-CDFW2020"/>
      <w:bookmarkEnd w:id="226"/>
      <w:proofErr w:type="spellStart"/>
      <w:r>
        <w:t>Knechtle</w:t>
      </w:r>
      <w:proofErr w:type="spellEnd"/>
      <w:r>
        <w:t>, Morgan, and Domenic Giudice. 2020. “2019 Scott River Salmon Studies.” 530. Yreka, CA: California Department of Fish; Wildlife (CDFW).</w:t>
      </w:r>
    </w:p>
    <w:p w14:paraId="00B0758D" w14:textId="77777777" w:rsidR="00C26AC4" w:rsidRDefault="0080747B">
      <w:pPr>
        <w:pStyle w:val="Bibliography"/>
      </w:pPr>
      <w:bookmarkStart w:id="228" w:name="ref-CDFW2021a"/>
      <w:bookmarkEnd w:id="227"/>
      <w:r>
        <w:t>———. 2021. “2020 Scott River Salmon Studies, Final Report.” Yreka, CA: California Department of Fish; Wildlife (CDFW).</w:t>
      </w:r>
    </w:p>
    <w:p w14:paraId="0C9A4272" w14:textId="77777777" w:rsidR="00C26AC4" w:rsidRDefault="0080747B">
      <w:pPr>
        <w:pStyle w:val="Bibliography"/>
      </w:pPr>
      <w:bookmarkStart w:id="229" w:name="ref-LancasterDownes2014"/>
      <w:bookmarkEnd w:id="228"/>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230" w:name="ref-Larsen2021"/>
      <w:bookmarkEnd w:id="229"/>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231" w:name="ref-Mack1958"/>
      <w:bookmarkEnd w:id="230"/>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232" w:name="ref-Massie2020"/>
      <w:bookmarkEnd w:id="231"/>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233" w:name="ref-Maurer2003"/>
      <w:bookmarkEnd w:id="232"/>
      <w:r>
        <w:t>Maurer, Sue. 2003. “Scott River Watershed Adult Coho Salmon Spawning Survey December 2002-January 2003.” Etna, CA: Siskiyou RCD.</w:t>
      </w:r>
    </w:p>
    <w:p w14:paraId="1D711BD4" w14:textId="77777777" w:rsidR="00C26AC4" w:rsidRDefault="0080747B">
      <w:pPr>
        <w:pStyle w:val="Bibliography"/>
      </w:pPr>
      <w:bookmarkStart w:id="234" w:name="ref-Mazor2018"/>
      <w:bookmarkEnd w:id="233"/>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235" w:name="ref-McMahon1983"/>
      <w:bookmarkEnd w:id="234"/>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57C61F17" w14:textId="77777777" w:rsidR="00C26AC4" w:rsidRDefault="0080747B">
      <w:pPr>
        <w:pStyle w:val="Bibliography"/>
      </w:pPr>
      <w:bookmarkStart w:id="236" w:name="ref-McManamay2013"/>
      <w:bookmarkEnd w:id="235"/>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237" w:name="ref-Moyle2002"/>
      <w:bookmarkEnd w:id="236"/>
      <w:r>
        <w:t xml:space="preserve">Moyle, P. B. 2002. </w:t>
      </w:r>
      <w:r>
        <w:rPr>
          <w:i/>
          <w:iCs/>
        </w:rPr>
        <w:t>Inland Fishes of California</w:t>
      </w:r>
      <w:r>
        <w:t>. University of California Press.</w:t>
      </w:r>
    </w:p>
    <w:p w14:paraId="2EBE800C" w14:textId="77777777" w:rsidR="00C26AC4" w:rsidRDefault="0080747B">
      <w:pPr>
        <w:pStyle w:val="Bibliography"/>
      </w:pPr>
      <w:bookmarkStart w:id="238" w:name="ref-Moyle2014"/>
      <w:bookmarkEnd w:id="237"/>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239" w:name="ref-NCRWQCB2005"/>
      <w:bookmarkEnd w:id="238"/>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240" w:name="ref-Nickelson1992"/>
      <w:bookmarkEnd w:id="239"/>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241" w:name="ref-NMFS2014"/>
      <w:bookmarkEnd w:id="240"/>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242" w:name="ref-Olden2003"/>
      <w:bookmarkEnd w:id="241"/>
      <w:r>
        <w:t xml:space="preserve">Olden, Julian D., and N. L. Poff.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243" w:name="ref-Parry2013"/>
      <w:bookmarkEnd w:id="242"/>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244" w:name="ref-Patterson2020"/>
      <w:bookmarkEnd w:id="243"/>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245" w:name="ref-Peek2022"/>
      <w:bookmarkEnd w:id="244"/>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246" w:name="ref-Poff1997"/>
      <w:bookmarkEnd w:id="245"/>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247" w:name="ref-Poff2010"/>
      <w:bookmarkEnd w:id="246"/>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248" w:name="ref-Poff2010b"/>
      <w:bookmarkEnd w:id="247"/>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249" w:name="ref-Poff2010a"/>
      <w:bookmarkEnd w:id="248"/>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250" w:name="ref-Quigley2007"/>
      <w:bookmarkEnd w:id="249"/>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251" w:name="ref-Quinones2014"/>
      <w:bookmarkEnd w:id="250"/>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252" w:name="ref-RobertsonSwinton2005"/>
      <w:bookmarkEnd w:id="251"/>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253" w:name="ref-Rosenfeld2003"/>
      <w:bookmarkEnd w:id="252"/>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254" w:name="ref-Sakaris2010a"/>
      <w:bookmarkEnd w:id="253"/>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255" w:name="ref-SRWT2018"/>
      <w:bookmarkEnd w:id="254"/>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256" w:name="ref-SVAP1980"/>
      <w:bookmarkEnd w:id="255"/>
      <w:r>
        <w:t>Scott Valley Area Plan Committee. 1980. “Scott Valley Area Plan (SVAP).”</w:t>
      </w:r>
    </w:p>
    <w:p w14:paraId="4C86B91F" w14:textId="77777777" w:rsidR="00C26AC4" w:rsidRDefault="0080747B">
      <w:pPr>
        <w:pStyle w:val="Bibliography"/>
      </w:pPr>
      <w:bookmarkStart w:id="257" w:name="ref-Shenton2012"/>
      <w:bookmarkEnd w:id="256"/>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258" w:name="ref-SiskiyouCounty2021"/>
      <w:bookmarkEnd w:id="257"/>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259" w:name="ref-SVGAC_2020_Nov"/>
      <w:bookmarkEnd w:id="258"/>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260" w:name="ref-SiskiyouRCD1994"/>
      <w:bookmarkEnd w:id="259"/>
      <w:r>
        <w:t>Siskiyou RCD. 1994. “Scott Valley Irrigation District Study.”</w:t>
      </w:r>
    </w:p>
    <w:p w14:paraId="6228A11F" w14:textId="77777777" w:rsidR="00C26AC4" w:rsidRDefault="0080747B">
      <w:pPr>
        <w:pStyle w:val="Bibliography"/>
      </w:pPr>
      <w:bookmarkStart w:id="261" w:name="ref-SiskiyouRCD2004"/>
      <w:bookmarkEnd w:id="260"/>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262" w:name="ref-SiskiyouRCD2005"/>
      <w:bookmarkEnd w:id="261"/>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263" w:name="ref-Quigley2006"/>
      <w:bookmarkEnd w:id="262"/>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264" w:name="ref-SiskiyouRCD2010"/>
      <w:bookmarkEnd w:id="263"/>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265" w:name="ref-Yokel2011"/>
      <w:bookmarkEnd w:id="264"/>
      <w:r>
        <w:t xml:space="preserve">———. 2011. “Scott River adult coho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266" w:name="ref-SiskiyouRCD2012"/>
      <w:bookmarkEnd w:id="265"/>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267" w:name="ref-SiskiyouRCD2013"/>
      <w:bookmarkEnd w:id="266"/>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268" w:name="ref-SiskiyouRCD2014"/>
      <w:bookmarkEnd w:id="267"/>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269" w:name="ref-SiskiyouRCD2015a"/>
      <w:bookmarkEnd w:id="268"/>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270" w:name="ref-SiskiyouRCD2015b"/>
      <w:bookmarkEnd w:id="269"/>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271" w:name="ref-SiskiyouRCD2017b"/>
      <w:bookmarkEnd w:id="270"/>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272" w:name="ref-SiskiyouRCD2017a"/>
      <w:bookmarkEnd w:id="271"/>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273" w:name="ref-SiskiyouRCD2018"/>
      <w:bookmarkEnd w:id="272"/>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274" w:name="ref-Solans2016a"/>
      <w:bookmarkEnd w:id="273"/>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275" w:name="ref-Sommarstrom2020"/>
      <w:bookmarkEnd w:id="274"/>
      <w:proofErr w:type="spellStart"/>
      <w:r>
        <w:t>Sommarstrom</w:t>
      </w:r>
      <w:proofErr w:type="spellEnd"/>
      <w:r>
        <w:t>, Sari. 2020. “Email communication regarding connectivity of Scott River tailings reach, Nov. 18, 2020.”</w:t>
      </w:r>
    </w:p>
    <w:p w14:paraId="4ED79C1D" w14:textId="77777777" w:rsidR="00C26AC4" w:rsidRDefault="0080747B">
      <w:pPr>
        <w:pStyle w:val="Bibliography"/>
      </w:pPr>
      <w:bookmarkStart w:id="276" w:name="ref-SRWC2005"/>
      <w:bookmarkEnd w:id="275"/>
      <w:r>
        <w:t>SRWC. 2005. “Limiting Factors Analysis for Coho Salmon and other Anadromous Fish.”</w:t>
      </w:r>
    </w:p>
    <w:p w14:paraId="408CD5D5" w14:textId="77777777" w:rsidR="00C26AC4" w:rsidRDefault="0080747B">
      <w:pPr>
        <w:pStyle w:val="Bibliography"/>
      </w:pPr>
      <w:bookmarkStart w:id="277" w:name="ref-SRWC2018"/>
      <w:bookmarkEnd w:id="276"/>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278" w:name="ref-CRMP2000"/>
      <w:bookmarkEnd w:id="277"/>
      <w:r>
        <w:t>SRWC-CRMP. 2000. “Final Report.”</w:t>
      </w:r>
    </w:p>
    <w:p w14:paraId="32E0DEB7" w14:textId="77777777" w:rsidR="00C26AC4" w:rsidRDefault="0080747B">
      <w:pPr>
        <w:pStyle w:val="Bibliography"/>
      </w:pPr>
      <w:bookmarkStart w:id="279" w:name="ref-SRWC_RCD2003"/>
      <w:bookmarkEnd w:id="278"/>
      <w:r>
        <w:t>SRWC, and Siskiyou RCD. 2003. “Scott River Fall Flows Action Plan Accomplishments, 1995 to 2003.” January. Etna, CA.</w:t>
      </w:r>
    </w:p>
    <w:p w14:paraId="77CCDC6E" w14:textId="77777777" w:rsidR="00C26AC4" w:rsidRDefault="0080747B">
      <w:pPr>
        <w:pStyle w:val="Bibliography"/>
      </w:pPr>
      <w:bookmarkStart w:id="280" w:name="ref-SuperiorCourtofSiskiyouCounty1980"/>
      <w:bookmarkEnd w:id="279"/>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281" w:name="ref-Tarlock1993"/>
      <w:bookmarkEnd w:id="280"/>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282" w:name="ref-Tolley2019"/>
      <w:bookmarkEnd w:id="281"/>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283" w:name="ref-USCensus2021"/>
      <w:bookmarkEnd w:id="282"/>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284" w:name="ref-VanKirk2008a"/>
      <w:bookmarkEnd w:id="283"/>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Pr="00FA7789" w:rsidRDefault="0080747B">
      <w:pPr>
        <w:pStyle w:val="Bibliography"/>
        <w:rPr>
          <w:lang w:val="de-DE"/>
          <w:rPrChange w:id="285" w:author="Thomas Harter" w:date="2024-03-08T05:53:00Z">
            <w:rPr/>
          </w:rPrChange>
        </w:rPr>
      </w:pPr>
      <w:bookmarkStart w:id="286" w:name="ref-Wainwright2013"/>
      <w:bookmarkEnd w:id="284"/>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287" w:author="Thomas Harter" w:date="2024-03-08T05:53:00Z">
            <w:rPr/>
          </w:rPrChange>
        </w:rPr>
        <w:t xml:space="preserve">NOAA NMFS. </w:t>
      </w:r>
      <w:r>
        <w:fldChar w:fldCharType="begin"/>
      </w:r>
      <w:r w:rsidRPr="00FA7789">
        <w:rPr>
          <w:lang w:val="de-DE"/>
          <w:rPrChange w:id="288"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289"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290" w:author="Thomas Harter" w:date="2024-03-08T05:53:00Z">
            <w:rPr/>
          </w:rPrChange>
        </w:rPr>
        <w:t>.</w:t>
      </w:r>
    </w:p>
    <w:p w14:paraId="1D854A40" w14:textId="77777777" w:rsidR="00C26AC4" w:rsidRDefault="0080747B">
      <w:pPr>
        <w:pStyle w:val="Bibliography"/>
      </w:pPr>
      <w:bookmarkStart w:id="291" w:name="ref-Welch2021"/>
      <w:bookmarkEnd w:id="286"/>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89">
        <w:r>
          <w:rPr>
            <w:rStyle w:val="Hyperlink"/>
          </w:rPr>
          <w:t>https://doi.org/10.1111/faf.12514</w:t>
        </w:r>
      </w:hyperlink>
      <w:r>
        <w:t>.</w:t>
      </w:r>
    </w:p>
    <w:p w14:paraId="1D7E3040" w14:textId="77777777" w:rsidR="00C26AC4" w:rsidRDefault="0080747B">
      <w:pPr>
        <w:pStyle w:val="Bibliography"/>
      </w:pPr>
      <w:bookmarkStart w:id="292" w:name="ref-Wheeler2018"/>
      <w:bookmarkEnd w:id="291"/>
      <w:r>
        <w:t xml:space="preserve">Wheeler, Kit, Seth J. Wenger, and Mary C. Freeman. 2018. “States and rates: Complementary approaches to developing flow-ecology relationships.” </w:t>
      </w:r>
      <w:r>
        <w:rPr>
          <w:i/>
          <w:iCs/>
        </w:rPr>
        <w:t>Freshwater Biology</w:t>
      </w:r>
      <w:r>
        <w:t xml:space="preserve"> 63 (8): 906–16. </w:t>
      </w:r>
      <w:hyperlink r:id="rId90">
        <w:r>
          <w:rPr>
            <w:rStyle w:val="Hyperlink"/>
          </w:rPr>
          <w:t>https://doi.org/10.1111/fwb.13001</w:t>
        </w:r>
      </w:hyperlink>
      <w:r>
        <w:t>.</w:t>
      </w:r>
    </w:p>
    <w:p w14:paraId="0D0DC72B" w14:textId="77777777" w:rsidR="00C26AC4" w:rsidRDefault="0080747B">
      <w:pPr>
        <w:pStyle w:val="Bibliography"/>
      </w:pPr>
      <w:bookmarkStart w:id="293" w:name="ref-White2018"/>
      <w:bookmarkEnd w:id="292"/>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1">
        <w:r>
          <w:rPr>
            <w:rStyle w:val="Hyperlink"/>
          </w:rPr>
          <w:t>https://doi.org/10.1016/j.scitotenv.2017.06.081</w:t>
        </w:r>
      </w:hyperlink>
      <w:r>
        <w:t>.</w:t>
      </w:r>
    </w:p>
    <w:p w14:paraId="649E6DC6" w14:textId="77777777" w:rsidR="00C26AC4" w:rsidRDefault="0080747B">
      <w:pPr>
        <w:pStyle w:val="Bibliography"/>
      </w:pPr>
      <w:bookmarkStart w:id="294" w:name="ref-Williams2006"/>
      <w:bookmarkEnd w:id="293"/>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92">
        <w:r>
          <w:rPr>
            <w:rStyle w:val="Hyperlink"/>
          </w:rPr>
          <w:t>https://repository.library.noaa.gov/view/noaa/3483</w:t>
        </w:r>
      </w:hyperlink>
      <w:r>
        <w:t>.</w:t>
      </w:r>
    </w:p>
    <w:p w14:paraId="2CE624C4" w14:textId="77777777" w:rsidR="00C26AC4" w:rsidRDefault="0080747B">
      <w:pPr>
        <w:pStyle w:val="Bibliography"/>
      </w:pPr>
      <w:bookmarkStart w:id="295" w:name="ref-Williams2008"/>
      <w:bookmarkEnd w:id="294"/>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3">
        <w:r>
          <w:rPr>
            <w:rStyle w:val="Hyperlink"/>
          </w:rPr>
          <w:t>https://repository.library.noaa.gov/view/noaa/3609</w:t>
        </w:r>
      </w:hyperlink>
      <w:r>
        <w:t>.</w:t>
      </w:r>
    </w:p>
    <w:p w14:paraId="141D32E5" w14:textId="77777777" w:rsidR="00C26AC4" w:rsidRDefault="0080747B">
      <w:pPr>
        <w:pStyle w:val="Bibliography"/>
      </w:pPr>
      <w:bookmarkStart w:id="296" w:name="ref-Yarnell2020"/>
      <w:bookmarkEnd w:id="295"/>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4">
        <w:r>
          <w:rPr>
            <w:rStyle w:val="Hyperlink"/>
          </w:rPr>
          <w:t>https://doi.org/10.1002/rra.3575</w:t>
        </w:r>
      </w:hyperlink>
      <w:r>
        <w:t>.</w:t>
      </w:r>
    </w:p>
    <w:p w14:paraId="3F363DCE" w14:textId="77777777" w:rsidR="00C26AC4" w:rsidRDefault="0080747B">
      <w:pPr>
        <w:pStyle w:val="Bibliography"/>
      </w:pPr>
      <w:bookmarkStart w:id="297" w:name="ref-Yokel2018"/>
      <w:bookmarkEnd w:id="296"/>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5">
        <w:r>
          <w:rPr>
            <w:rStyle w:val="Hyperlink"/>
          </w:rPr>
          <w:t>https://www.scottriverwatershedcouncil.com/scott-river-beaver-dam-analogue-coh</w:t>
        </w:r>
      </w:hyperlink>
      <w:r>
        <w:t>.</w:t>
      </w:r>
      <w:bookmarkEnd w:id="197"/>
      <w:bookmarkEnd w:id="199"/>
      <w:bookmarkEnd w:id="297"/>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Claire Kouba" w:date="2024-02-29T16:56:00Z" w:initials="CK">
    <w:p w14:paraId="6BFE430F" w14:textId="77777777" w:rsidR="00872F4A" w:rsidRDefault="00872F4A">
      <w:pPr>
        <w:pStyle w:val="CommentText"/>
      </w:pPr>
      <w:r>
        <w:rPr>
          <w:rStyle w:val="CommentReference"/>
        </w:rPr>
        <w:annotationRef/>
      </w:r>
      <w:r>
        <w:t>Somehow I think I should acknowledge the limitations, like below, but I don’t know if it’s worth putting here or just keeping in the discussion. Opinion?</w:t>
      </w:r>
    </w:p>
    <w:p w14:paraId="145F9468" w14:textId="77777777" w:rsidR="00872F4A" w:rsidRDefault="00872F4A">
      <w:pPr>
        <w:pStyle w:val="CommentText"/>
      </w:pPr>
    </w:p>
    <w:p w14:paraId="31CD1A4C" w14:textId="77777777" w:rsidR="00872F4A" w:rsidRDefault="00872F4A">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4" w:author="Thomas Harter" w:date="2024-03-08T06:05:00Z" w:initials="TH">
    <w:p w14:paraId="12CA24BC" w14:textId="77777777" w:rsidR="00872F4A" w:rsidRDefault="00872F4A" w:rsidP="000D4CE2">
      <w:pPr>
        <w:pStyle w:val="CommentText"/>
      </w:pPr>
      <w:r>
        <w:rPr>
          <w:rStyle w:val="CommentReference"/>
        </w:rPr>
        <w:annotationRef/>
      </w:r>
      <w:r>
        <w:t>Leave this for your discussion and/or conclusion.</w:t>
      </w:r>
    </w:p>
  </w:comment>
  <w:comment w:id="65" w:author="Thomas Harter" w:date="2024-03-11T01:20:00Z" w:initials="TH">
    <w:p w14:paraId="5B301ECC" w14:textId="77777777" w:rsidR="00872F4A" w:rsidRDefault="00872F4A" w:rsidP="004E042D">
      <w:pPr>
        <w:pStyle w:val="CommentText"/>
      </w:pPr>
      <w:r>
        <w:rPr>
          <w:rStyle w:val="CommentReference"/>
        </w:rPr>
        <w:annotationRef/>
      </w:r>
      <w:r>
        <w:t>This may need a reference, or at least a referral to somewhere else in the text for explanation/support/evidence.</w:t>
      </w:r>
    </w:p>
  </w:comment>
  <w:comment w:id="116" w:author="Thomas Harter" w:date="2024-03-11T01:48:00Z" w:initials="TH">
    <w:p w14:paraId="7E014FD8" w14:textId="77777777" w:rsidR="00872F4A" w:rsidRDefault="00872F4A"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173" w:author="Thomas Harter" w:date="2024-03-11T02:01:00Z" w:initials="TH">
    <w:p w14:paraId="592D9EEF" w14:textId="77777777" w:rsidR="00872F4A" w:rsidRDefault="00872F4A"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83" w:author="Thomas Harter" w:date="2024-03-10T01:20:00Z" w:initials="TH">
    <w:p w14:paraId="16D93DD1" w14:textId="51B98346" w:rsidR="00872F4A" w:rsidRDefault="00872F4A" w:rsidP="00AA5A6A">
      <w:pPr>
        <w:pStyle w:val="CommentText"/>
      </w:pPr>
      <w:r>
        <w:rPr>
          <w:rStyle w:val="CommentReference"/>
        </w:rPr>
        <w:annotationRef/>
      </w:r>
      <w:r>
        <w:t>Nuh-uh. You know I don’t like it when a manuscript something is shown in Table X or seen in Figure Y.  Instead: “something is such and such (Figure 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Ex w15:paraId="12CA24BC" w15:paraIdParent="31CD1A4C" w15:done="0"/>
  <w15:commentEx w15:paraId="5B301ECC" w15:done="0"/>
  <w15:commentEx w15:paraId="7E014FD8" w15:done="0"/>
  <w15:commentEx w15:paraId="592D9EEF" w15:done="0"/>
  <w15:commentEx w15:paraId="16D93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A7EC23" w16cex:dateUtc="2024-03-08T14:05:00Z"/>
  <w16cex:commentExtensible w16cex:durableId="234E1CE9" w16cex:dateUtc="2024-03-11T08:20:00Z"/>
  <w16cex:commentExtensible w16cex:durableId="6A782A01" w16cex:dateUtc="2024-03-11T08:48:00Z"/>
  <w16cex:commentExtensible w16cex:durableId="5A92CB6F" w16cex:dateUtc="2024-03-11T09:01:00Z"/>
  <w16cex:commentExtensible w16cex:durableId="7B271A8A" w16cex:dateUtc="2024-03-10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Id w16cid:paraId="12CA24BC" w16cid:durableId="16A7EC23"/>
  <w16cid:commentId w16cid:paraId="5B301ECC" w16cid:durableId="234E1CE9"/>
  <w16cid:commentId w16cid:paraId="7E014FD8" w16cid:durableId="6A782A01"/>
  <w16cid:commentId w16cid:paraId="592D9EEF" w16cid:durableId="5A92CB6F"/>
  <w16cid:commentId w16cid:paraId="16D93DD1" w16cid:durableId="7B271A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B03C1" w14:textId="77777777" w:rsidR="007F71B2" w:rsidRDefault="007F71B2">
      <w:pPr>
        <w:spacing w:after="0"/>
      </w:pPr>
      <w:r>
        <w:separator/>
      </w:r>
    </w:p>
  </w:endnote>
  <w:endnote w:type="continuationSeparator" w:id="0">
    <w:p w14:paraId="38910F08" w14:textId="77777777" w:rsidR="007F71B2" w:rsidRDefault="007F71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FB3F5" w14:textId="77777777" w:rsidR="007F71B2" w:rsidRDefault="007F71B2">
      <w:r>
        <w:separator/>
      </w:r>
    </w:p>
  </w:footnote>
  <w:footnote w:type="continuationSeparator" w:id="0">
    <w:p w14:paraId="62037515" w14:textId="77777777" w:rsidR="007F71B2" w:rsidRDefault="007F71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4"/>
  </w:num>
  <w:num w:numId="11">
    <w:abstractNumId w:val="3"/>
  </w:num>
  <w:num w:numId="12">
    <w:abstractNumId w:val="5"/>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1433A"/>
    <w:rsid w:val="00017A22"/>
    <w:rsid w:val="00046EB1"/>
    <w:rsid w:val="00076641"/>
    <w:rsid w:val="00082067"/>
    <w:rsid w:val="000A41BC"/>
    <w:rsid w:val="000D0BC3"/>
    <w:rsid w:val="000D4CE2"/>
    <w:rsid w:val="000D6A5D"/>
    <w:rsid w:val="00117F2C"/>
    <w:rsid w:val="0013721C"/>
    <w:rsid w:val="0014282A"/>
    <w:rsid w:val="001551C3"/>
    <w:rsid w:val="00161C4E"/>
    <w:rsid w:val="001F6FC8"/>
    <w:rsid w:val="002132B1"/>
    <w:rsid w:val="00216E1B"/>
    <w:rsid w:val="00250411"/>
    <w:rsid w:val="00264591"/>
    <w:rsid w:val="00287C5F"/>
    <w:rsid w:val="002A5C3C"/>
    <w:rsid w:val="002C2B41"/>
    <w:rsid w:val="002C60B3"/>
    <w:rsid w:val="002D2588"/>
    <w:rsid w:val="002E5BC3"/>
    <w:rsid w:val="0030026F"/>
    <w:rsid w:val="003A6679"/>
    <w:rsid w:val="003B3518"/>
    <w:rsid w:val="003D19AD"/>
    <w:rsid w:val="003E0303"/>
    <w:rsid w:val="003F208F"/>
    <w:rsid w:val="003F3B8A"/>
    <w:rsid w:val="0042015C"/>
    <w:rsid w:val="004802DF"/>
    <w:rsid w:val="004B2068"/>
    <w:rsid w:val="004B4B88"/>
    <w:rsid w:val="004D22A6"/>
    <w:rsid w:val="004E042D"/>
    <w:rsid w:val="004E44F0"/>
    <w:rsid w:val="00500E2F"/>
    <w:rsid w:val="00501785"/>
    <w:rsid w:val="00507FE9"/>
    <w:rsid w:val="00515DC6"/>
    <w:rsid w:val="00530EB0"/>
    <w:rsid w:val="005429BC"/>
    <w:rsid w:val="00561787"/>
    <w:rsid w:val="005A4FF6"/>
    <w:rsid w:val="005F7C9E"/>
    <w:rsid w:val="00602848"/>
    <w:rsid w:val="006346BD"/>
    <w:rsid w:val="00653906"/>
    <w:rsid w:val="00655114"/>
    <w:rsid w:val="006862A2"/>
    <w:rsid w:val="00692D4C"/>
    <w:rsid w:val="00694469"/>
    <w:rsid w:val="006C5C9B"/>
    <w:rsid w:val="006C64A0"/>
    <w:rsid w:val="006C76D5"/>
    <w:rsid w:val="006D5FAB"/>
    <w:rsid w:val="0070390E"/>
    <w:rsid w:val="00731054"/>
    <w:rsid w:val="00765CD5"/>
    <w:rsid w:val="00790643"/>
    <w:rsid w:val="007A24A6"/>
    <w:rsid w:val="007D1045"/>
    <w:rsid w:val="007F4CE1"/>
    <w:rsid w:val="007F618C"/>
    <w:rsid w:val="007F71B2"/>
    <w:rsid w:val="0080253B"/>
    <w:rsid w:val="0080747B"/>
    <w:rsid w:val="00811503"/>
    <w:rsid w:val="00817239"/>
    <w:rsid w:val="00835F4B"/>
    <w:rsid w:val="00860A99"/>
    <w:rsid w:val="00872F4A"/>
    <w:rsid w:val="008A3D67"/>
    <w:rsid w:val="00987A64"/>
    <w:rsid w:val="009A564A"/>
    <w:rsid w:val="009B33B9"/>
    <w:rsid w:val="009B7A5C"/>
    <w:rsid w:val="009D3A10"/>
    <w:rsid w:val="009E28C2"/>
    <w:rsid w:val="00A061B9"/>
    <w:rsid w:val="00A25403"/>
    <w:rsid w:val="00A44A59"/>
    <w:rsid w:val="00A52202"/>
    <w:rsid w:val="00A96A8E"/>
    <w:rsid w:val="00AA5A6A"/>
    <w:rsid w:val="00AC75BA"/>
    <w:rsid w:val="00AD0C34"/>
    <w:rsid w:val="00AF2A67"/>
    <w:rsid w:val="00AF4416"/>
    <w:rsid w:val="00B257D1"/>
    <w:rsid w:val="00B415CD"/>
    <w:rsid w:val="00B545BE"/>
    <w:rsid w:val="00B54979"/>
    <w:rsid w:val="00BD20DE"/>
    <w:rsid w:val="00C0135F"/>
    <w:rsid w:val="00C06CF7"/>
    <w:rsid w:val="00C14C60"/>
    <w:rsid w:val="00C26AC4"/>
    <w:rsid w:val="00C4329F"/>
    <w:rsid w:val="00C60D46"/>
    <w:rsid w:val="00C65611"/>
    <w:rsid w:val="00C95C38"/>
    <w:rsid w:val="00D14113"/>
    <w:rsid w:val="00D31E30"/>
    <w:rsid w:val="00D7551F"/>
    <w:rsid w:val="00DD2C7B"/>
    <w:rsid w:val="00DE147E"/>
    <w:rsid w:val="00E00720"/>
    <w:rsid w:val="00E21657"/>
    <w:rsid w:val="00E309A6"/>
    <w:rsid w:val="00E53B01"/>
    <w:rsid w:val="00E81A3C"/>
    <w:rsid w:val="00EB6789"/>
    <w:rsid w:val="00EC53BA"/>
    <w:rsid w:val="00EE5F72"/>
    <w:rsid w:val="00EF4C1A"/>
    <w:rsid w:val="00F11A9D"/>
    <w:rsid w:val="00F5691B"/>
    <w:rsid w:val="00F60AE6"/>
    <w:rsid w:val="00F7291C"/>
    <w:rsid w:val="00FA7789"/>
    <w:rsid w:val="00FD026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5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doi.org/10.1111/faf.12514"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wb.13001" TargetMode="External"/><Relationship Id="rId95" Type="http://schemas.openxmlformats.org/officeDocument/2006/relationships/hyperlink" Target="https://www.scottriverwatershedcouncil.com/scott-river-beaver-dam-analogue-coh"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016/j.scitotenv.2017.06.08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02/rra.3575" TargetMode="External"/><Relationship Id="rId9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repository.library.noaa.gov/view/noaa/3483"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609"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75902-235B-4B88-8C32-57D50314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50</Pages>
  <Words>16138</Words>
  <Characters>91993</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78</cp:revision>
  <dcterms:created xsi:type="dcterms:W3CDTF">2024-02-28T20:12:00Z</dcterms:created>
  <dcterms:modified xsi:type="dcterms:W3CDTF">2024-03-11T21:26:00Z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