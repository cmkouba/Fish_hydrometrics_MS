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43C907" w14:textId="77777777" w:rsidR="00C26AC4" w:rsidRDefault="0080747B">
      <w:pPr>
        <w:pStyle w:val="Title"/>
      </w:pPr>
      <w:r>
        <w:t>A watershed-specific formula to predict coho salmon reproduction using river flow metrics</w:t>
      </w:r>
    </w:p>
    <w:p w14:paraId="0283DDAD" w14:textId="77777777" w:rsidR="00C26AC4" w:rsidRDefault="0080747B">
      <w:pPr>
        <w:pStyle w:val="Author"/>
      </w:pPr>
      <w:r>
        <w:t>Claire Kouba, Jason Weiner and Thomas Harter</w:t>
      </w:r>
    </w:p>
    <w:p w14:paraId="17DBD7F1" w14:textId="77777777" w:rsidR="00C26AC4" w:rsidRDefault="0080747B">
      <w:pPr>
        <w:pStyle w:val="Date"/>
      </w:pPr>
      <w:r>
        <w:t>Nov. 2023</w:t>
      </w:r>
    </w:p>
    <w:p w14:paraId="67F804D4" w14:textId="77777777" w:rsidR="00C26AC4" w:rsidRDefault="0080747B">
      <w:pPr>
        <w:pStyle w:val="Heading1"/>
      </w:pPr>
      <w:bookmarkStart w:id="0" w:name="abstract"/>
      <w:r>
        <w:t>Abstract</w:t>
      </w:r>
    </w:p>
    <w:p w14:paraId="30DE266A" w14:textId="6D538D37" w:rsidR="00C26AC4" w:rsidRDefault="0080747B">
      <w:pPr>
        <w:pStyle w:val="FirstParagraph"/>
      </w:pPr>
      <w:r>
        <w:t>In many rural areas in arid and semi-arid regions, balancing agricultural and environmental water demands is a key challenge facing resource managers. Although flow-ecology relationships are well-studied, the water needs of cultivated crops are generally better understood than those of aquatic ecosystems. In particular, the timing and magnitude of flow needed to sustain key ecological functions remain</w:t>
      </w:r>
      <w:del w:id="1" w:author="Thomas Harter" w:date="2024-03-08T05:53:00Z">
        <w:r w:rsidDel="00FA7789">
          <w:delText>s</w:delText>
        </w:r>
      </w:del>
      <w:r>
        <w:t xml:space="preserve"> poorly quantified in many regions. This work aims to quantify hydrologic conditions that support persistence of </w:t>
      </w:r>
      <w:ins w:id="2" w:author="Thomas Harter" w:date="2024-03-08T05:55:00Z">
        <w:r w:rsidR="009D3A10">
          <w:t>ke</w:t>
        </w:r>
      </w:ins>
      <w:ins w:id="3" w:author="Thomas Harter" w:date="2024-03-08T05:54:00Z">
        <w:r w:rsidR="00EF4C1A">
          <w:t xml:space="preserve">y ecosystem species.  We use </w:t>
        </w:r>
      </w:ins>
      <w:r>
        <w:t>the coho (</w:t>
      </w:r>
      <w:r>
        <w:rPr>
          <w:i/>
          <w:iCs/>
        </w:rPr>
        <w:t>Oncorhynchus kisutch</w:t>
      </w:r>
      <w:r>
        <w:t>) and Chinook (</w:t>
      </w:r>
      <w:r>
        <w:rPr>
          <w:i/>
          <w:iCs/>
        </w:rPr>
        <w:t>Oncorhynchus tshawytscha</w:t>
      </w:r>
      <w:r>
        <w:t>) salmon run in Scott Valley, a 2,109 km</w:t>
      </w:r>
      <w:r>
        <w:rPr>
          <w:vertAlign w:val="superscript"/>
        </w:rPr>
        <w:t>2</w:t>
      </w:r>
      <w:r>
        <w:t xml:space="preserve"> undammed rural watershed in northern California, USA</w:t>
      </w:r>
      <w:ins w:id="4" w:author="Thomas Harter" w:date="2024-03-08T05:54:00Z">
        <w:r w:rsidR="00EF4C1A">
          <w:t>, as a case study</w:t>
        </w:r>
      </w:ins>
      <w:r>
        <w:t xml:space="preserve">. We applied the functional flows framework to characterize the hydrology of each water year measured at a key long-term stream gauge. Taking advantage of a nearly two-decade ecological monitoring dataset, we built linear models to predict coho and Chinook salmon reproductive success using combinations of one and two hydrologic metric predictors. We found that reproduction in coho salmon was more related to hydrology than in Chinook salmon. For coho, we used an ensemble of the three best linear models (based on predictors related to the timing of the dry-to-wet season transition and wet season duration) to formulate a Hydrologic Benefit function, summarizing the ecological services provided by the hydrology in different seasons into a single index value per </w:t>
      </w:r>
      <w:del w:id="5" w:author="Thomas Harter" w:date="2024-03-21T05:58:00Z">
        <w:r w:rsidDel="0065282D">
          <w:delText xml:space="preserve">water </w:delText>
        </w:r>
      </w:del>
      <w:ins w:id="6" w:author="Thomas Harter" w:date="2024-03-21T05:58:00Z">
        <w:r w:rsidR="0065282D">
          <w:t xml:space="preserve">brood </w:t>
        </w:r>
      </w:ins>
      <w:r>
        <w:t>year. This method for empirically deriving the highest-priority hydrologic functions for a threatened species could be used in other watersheds (if sufficient ecological data records are available, and if flow-hydrology relationships are identifiable for a given species) to evaluate trade-offs and support water management decisions in human-altered novel ecosystems.</w:t>
      </w:r>
    </w:p>
    <w:p w14:paraId="55746B7A" w14:textId="77777777" w:rsidR="00C26AC4" w:rsidRDefault="0080747B">
      <w:r>
        <w:br w:type="page"/>
      </w:r>
    </w:p>
    <w:p w14:paraId="6E4BFF49" w14:textId="77777777" w:rsidR="00C26AC4" w:rsidRDefault="0080747B">
      <w:pPr>
        <w:pStyle w:val="Heading1"/>
        <w:rPr>
          <w:ins w:id="7" w:author="Claire Kouba" w:date="2024-02-28T12:32:00Z"/>
        </w:rPr>
      </w:pPr>
      <w:bookmarkStart w:id="8" w:name="introduction"/>
      <w:bookmarkEnd w:id="0"/>
      <w:r>
        <w:rPr>
          <w:rStyle w:val="SectionNumber"/>
        </w:rPr>
        <w:lastRenderedPageBreak/>
        <w:t>1</w:t>
      </w:r>
      <w:r>
        <w:tab/>
        <w:t>Introduction</w:t>
      </w:r>
    </w:p>
    <w:p w14:paraId="748D76CC" w14:textId="77777777" w:rsidR="00817239" w:rsidRPr="00817239" w:rsidRDefault="00817239">
      <w:pPr>
        <w:pStyle w:val="Heading2"/>
        <w:pPrChange w:id="9" w:author="Claire Kouba" w:date="2024-02-29T16:43:00Z">
          <w:pPr>
            <w:pStyle w:val="Heading1"/>
          </w:pPr>
        </w:pPrChange>
      </w:pPr>
      <w:ins w:id="10" w:author="Claire Kouba" w:date="2024-02-28T12:32:00Z">
        <w:r>
          <w:t xml:space="preserve">1.1 Motivation and </w:t>
        </w:r>
      </w:ins>
      <w:ins w:id="11" w:author="Claire Kouba" w:date="2024-02-28T15:41:00Z">
        <w:r w:rsidR="0014282A">
          <w:t>objectives</w:t>
        </w:r>
      </w:ins>
    </w:p>
    <w:p w14:paraId="721363DF" w14:textId="77777777" w:rsidR="00C26AC4" w:rsidRDefault="0080747B">
      <w:pPr>
        <w:pStyle w:val="FirstParagraph"/>
      </w:pPr>
      <w:r>
        <w:t xml:space="preserve">Reconciliation ecology posits that some human-impacted ecosystems should be considered irrevocably-altered, “novel” systems (Moyle 2014), with their own specific management concerns. To implement this philosophy, rather than working to restore novel ecosystems to pre-human conditions, a natural resource manager would embrace a role as earth system engineer, and would actively manage biodiversity in human-altered landscapes as a co-equal goal with extracting and cultivating natural resources to provide for human material needs (e.g., Robertson and Swinton 2005; Arthington, Bernardo, and </w:t>
      </w:r>
      <w:proofErr w:type="spellStart"/>
      <w:r>
        <w:t>Ilhéu</w:t>
      </w:r>
      <w:proofErr w:type="spellEnd"/>
      <w:r>
        <w:t xml:space="preserve"> 2014; Acreman et al. 2014). But critical knowledge gaps are abundant and make this dual objective seem intractable. In many river ecosystems, though general methods to characterize environmental flows have been in wide use for at least a decade (e.g., N. L. Poff and Zimmerman 2010; Shenton et al. 2012; Solans and García de </w:t>
      </w:r>
      <w:proofErr w:type="spellStart"/>
      <w:r>
        <w:t>Jalón</w:t>
      </w:r>
      <w:proofErr w:type="spellEnd"/>
      <w:r>
        <w:t xml:space="preserve"> 2016), the regional-scale conditions that would maintain biodiversity are as yet unquantified or highly uncertain (N. L. Poff et al. 2010).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14:paraId="6CEB5446" w14:textId="77777777" w:rsidR="00C60D46" w:rsidRDefault="0080747B">
      <w:pPr>
        <w:pStyle w:val="BodyText"/>
      </w:pPr>
      <w:r>
        <w:t>In practice, these questions are often asked and answered locally (Tarlock 1993). The entities managing natural resources, and thus determining the regional persistence of non-human species, are typically the communities living and working with local resources. Reflecting this reality, the authors of this study have posed research questions tailored to conserving two specific salmon species, the threatened coho salmon (</w:t>
      </w:r>
      <w:r>
        <w:rPr>
          <w:i/>
          <w:iCs/>
        </w:rPr>
        <w:t>Oncorhynchus kisutch</w:t>
      </w:r>
      <w:r>
        <w:t>) and the less-threatened Chinook salmon (</w:t>
      </w:r>
      <w:proofErr w:type="spellStart"/>
      <w:r>
        <w:rPr>
          <w:i/>
          <w:iCs/>
        </w:rPr>
        <w:t>Onchorhynchus</w:t>
      </w:r>
      <w:proofErr w:type="spellEnd"/>
      <w:r>
        <w:rPr>
          <w:i/>
          <w:iCs/>
        </w:rPr>
        <w:t xml:space="preserve"> </w:t>
      </w:r>
      <w:proofErr w:type="spellStart"/>
      <w:r>
        <w:rPr>
          <w:i/>
          <w:iCs/>
        </w:rPr>
        <w:t>tshawytscha</w:t>
      </w:r>
      <w:proofErr w:type="spellEnd"/>
      <w:r>
        <w:t>), in a specific study area: the Scott River watershed in northern California, USA. In this undammed, rural watershed, the primary way to manage water use is by managing land use, and balancing the competing water needs of fish and farmers is a key challenge for local water managers (Siskiyou County 2021). Agricultural water needs are well-known and can be estimated and scheduled (Siskiyou RCD 1994; Parry 2013; DWR 2021), but, in spite of decades of investigation by local, state and federal actors (e.g., SRWC and Siskiyou RCD 2003; NMFS 2014; CDFW 2015b; CDFW 2021), the ecological water needs in this balancing act are not as well constrained.</w:t>
      </w:r>
    </w:p>
    <w:p w14:paraId="1B0D01C9" w14:textId="6A8C1C8B" w:rsidR="00C26AC4" w:rsidRDefault="0080747B">
      <w:pPr>
        <w:pStyle w:val="BodyText"/>
      </w:pPr>
      <w:r>
        <w:t>One method for estimating ecological water needs is the functional flows framework (N. L. Poff et al. 1997; N. L. Poff and Zimmerman 2010). Functional flow metrics are used to quantify potential ecological services provided by river flow in terms of flowrate amplitude, timing, frequency, and duration in distinct seasons of a water year</w:t>
      </w:r>
      <w:ins w:id="12" w:author="Thomas Harter" w:date="2024-03-21T06:20:00Z">
        <w:r w:rsidR="00615989">
          <w:t xml:space="preserve">, where water year is here defined to begin on October 1 of the year preceding the </w:t>
        </w:r>
      </w:ins>
      <w:ins w:id="13" w:author="Thomas Harter" w:date="2024-03-21T06:21:00Z">
        <w:r w:rsidR="002B0DFD">
          <w:t>calendar year of the same number (i.e., water year 2020 begins on October 1, 2019)</w:t>
        </w:r>
      </w:ins>
      <w:r>
        <w:t>. Recent work has refined these metrics for California hydrology and made the metric-calculating algorithms publicly available (Yarnell et al. 2020; Patterson et al. 2020).</w:t>
      </w:r>
    </w:p>
    <w:p w14:paraId="5D0A3557" w14:textId="5FF75DD0" w:rsidR="00C26AC4" w:rsidRDefault="0080747B">
      <w:pPr>
        <w:pStyle w:val="BodyText"/>
      </w:pPr>
      <w:r>
        <w:t xml:space="preserve">To learn if it is possible to empirically quantify a hydrologic regime that meets the ecological needs of specific species (coho and Chinook salmon) in a specific ecological </w:t>
      </w:r>
      <w:r>
        <w:lastRenderedPageBreak/>
        <w:t xml:space="preserve">region (the Scott River watershed), we examine correlations between several dozen hydrologic metrics and local salmon observations. We then use linear models to predict salmon outcomes based on potential combinations of hydrologic metric predictors. We use the best of these linear models to formulate a Hydrologic Benefit function for each species, distilling the </w:t>
      </w:r>
      <w:ins w:id="14" w:author="Thomas Harter" w:date="2024-03-08T05:59:00Z">
        <w:r w:rsidR="006C64A0">
          <w:t xml:space="preserve">varying </w:t>
        </w:r>
      </w:ins>
      <w:r>
        <w:t xml:space="preserve">ecological services provided by hydrology </w:t>
      </w:r>
      <w:del w:id="15" w:author="Thomas Harter" w:date="2024-03-08T05:59:00Z">
        <w:r w:rsidDel="00C95C38">
          <w:delText xml:space="preserve">in </w:delText>
        </w:r>
      </w:del>
      <w:ins w:id="16" w:author="Thomas Harter" w:date="2024-03-08T05:59:00Z">
        <w:r w:rsidR="00C95C38">
          <w:t xml:space="preserve">across </w:t>
        </w:r>
      </w:ins>
      <w:r>
        <w:t>different seasons into a single index value per water year. This work sets the stage for a quantitative comparison of competing natural resource management alternatives.</w:t>
      </w:r>
    </w:p>
    <w:p w14:paraId="6BAD22B8" w14:textId="77777777" w:rsidR="00817239" w:rsidRDefault="00817239">
      <w:pPr>
        <w:pStyle w:val="BodyText"/>
      </w:pPr>
    </w:p>
    <w:p w14:paraId="6C19DE0F" w14:textId="11801914" w:rsidR="00817239" w:rsidRDefault="009B33B9" w:rsidP="00017A22">
      <w:pPr>
        <w:pStyle w:val="Heading2"/>
      </w:pPr>
      <w:r>
        <w:t xml:space="preserve">1.2 </w:t>
      </w:r>
      <w:r w:rsidR="00817239">
        <w:t>History of flow-ecology relationships</w:t>
      </w:r>
    </w:p>
    <w:p w14:paraId="3768D0F9" w14:textId="08EBE08D" w:rsidR="005A4FF6" w:rsidRDefault="007F618C" w:rsidP="00017A22">
      <w:pPr>
        <w:pStyle w:val="FirstParagraph"/>
      </w:pPr>
      <w:r>
        <w:t xml:space="preserve">A river’s flow regime is often referred to as a “master variable” controlling geomorphic, chemical, and other conditions in its aquatic ecosystems, and organisms that have evolved to persist in specific flow regimes are commonly negatively affected by flow alteration (Bunn and Arthington 2002; N. Leroy Poff et al. 2010). Consequently, </w:t>
      </w:r>
      <w:r w:rsidR="005A4FF6">
        <w:t xml:space="preserve">in recent decades a diverse body of research has sought to identify and quantify ecological responses to changes in flow. Work on this topic spans multiple categories of ecological response, hydrologic predictor, and ultimate cause of hydrologic alteration. </w:t>
      </w:r>
      <w:r w:rsidR="0013721C">
        <w:t>Two</w:t>
      </w:r>
      <w:r w:rsidR="005A4FF6">
        <w:t xml:space="preserve"> widely studied ecological response metric</w:t>
      </w:r>
      <w:r w:rsidR="003E0303">
        <w:t xml:space="preserve"> categor</w:t>
      </w:r>
      <w:r w:rsidR="0013721C">
        <w:t>ies</w:t>
      </w:r>
      <w:r w:rsidR="005A4FF6">
        <w:t xml:space="preserve"> </w:t>
      </w:r>
      <w:r w:rsidR="0013721C">
        <w:t>are, firstly,</w:t>
      </w:r>
      <w:r w:rsidR="003E0303">
        <w:t xml:space="preserve"> the stream health index, based on density and</w:t>
      </w:r>
      <w:r w:rsidR="005A4FF6">
        <w:t xml:space="preserve"> </w:t>
      </w:r>
      <w:r w:rsidR="002C60B3">
        <w:t>species richness</w:t>
      </w:r>
      <w:r w:rsidR="003E0303">
        <w:t xml:space="preserve"> of macroinvertebrates observed</w:t>
      </w:r>
      <w:r w:rsidR="002C60B3">
        <w:t xml:space="preserve"> </w:t>
      </w:r>
      <w:r w:rsidR="005A4FF6">
        <w:t>at designated sampling sites (</w:t>
      </w:r>
      <w:r w:rsidR="0013721C">
        <w:t xml:space="preserve">e.g., </w:t>
      </w:r>
      <w:r w:rsidR="005A4FF6">
        <w:t>Monk2006, Guareschi2014, Kevic2018,</w:t>
      </w:r>
      <w:r w:rsidR="006346BD">
        <w:t xml:space="preserve"> </w:t>
      </w:r>
      <w:r w:rsidR="00250411">
        <w:t xml:space="preserve">Mazor et al. 2018, </w:t>
      </w:r>
      <w:r w:rsidR="00AC75BA">
        <w:t xml:space="preserve">Larsen et al. 2021, Peek et al. 2022, </w:t>
      </w:r>
      <w:r w:rsidR="005A4FF6">
        <w:t>Chessman2022</w:t>
      </w:r>
      <w:r w:rsidR="003E0303">
        <w:t>)</w:t>
      </w:r>
      <w:r w:rsidR="0013721C">
        <w:t>, and secondly,</w:t>
      </w:r>
      <w:r w:rsidR="005A4FF6">
        <w:t xml:space="preserve"> </w:t>
      </w:r>
      <w:del w:id="17" w:author="Claire Kouba" w:date="2024-03-11T14:03:00Z">
        <w:r w:rsidR="006862A2" w:rsidDel="00872F4A">
          <w:delText xml:space="preserve">and </w:delText>
        </w:r>
      </w:del>
      <w:r w:rsidR="006862A2">
        <w:t xml:space="preserve">fish </w:t>
      </w:r>
      <w:r w:rsidR="0013721C">
        <w:t xml:space="preserve">diversity and community assemblage (e.g., </w:t>
      </w:r>
      <w:proofErr w:type="spellStart"/>
      <w:r w:rsidR="00250411">
        <w:t>McManamay</w:t>
      </w:r>
      <w:proofErr w:type="spellEnd"/>
      <w:r w:rsidR="00250411">
        <w:t xml:space="preserve"> et al. 2013, </w:t>
      </w:r>
      <w:r w:rsidR="006346BD">
        <w:t xml:space="preserve">PetersonFreeman2016, </w:t>
      </w:r>
      <w:r w:rsidR="00561787">
        <w:t xml:space="preserve">Cartwright2017, </w:t>
      </w:r>
      <w:r w:rsidR="006346BD">
        <w:t xml:space="preserve">Sinnathamby2018, </w:t>
      </w:r>
      <w:r w:rsidR="002132B1">
        <w:t xml:space="preserve">Hain et al. 2018, </w:t>
      </w:r>
      <w:r w:rsidR="006346BD">
        <w:t>Guedes2020, Yao2021</w:t>
      </w:r>
      <w:r w:rsidR="006862A2">
        <w:t>)</w:t>
      </w:r>
      <w:r w:rsidR="0013721C">
        <w:t>.</w:t>
      </w:r>
      <w:r w:rsidR="00860A99">
        <w:t xml:space="preserve"> </w:t>
      </w:r>
      <w:r w:rsidR="0013721C">
        <w:t>Ecological responses can also be base</w:t>
      </w:r>
      <w:r w:rsidR="00860A99">
        <w:t>d</w:t>
      </w:r>
      <w:r w:rsidR="005A4FF6">
        <w:t xml:space="preserve"> on the abundance of a single or a few species</w:t>
      </w:r>
      <w:r w:rsidR="0013721C">
        <w:t>, often of fish</w:t>
      </w:r>
      <w:r w:rsidR="005A4FF6">
        <w:t xml:space="preserve"> (</w:t>
      </w:r>
      <w:r w:rsidR="006346BD">
        <w:t xml:space="preserve">Stewart-Koster2011, </w:t>
      </w:r>
      <w:r w:rsidR="00731054">
        <w:t xml:space="preserve">Booth2014, </w:t>
      </w:r>
      <w:r w:rsidR="00694469">
        <w:t>DeWeberPeterson2020, Hale2023</w:t>
      </w:r>
      <w:r w:rsidR="005A4FF6">
        <w:t>), as well as the extent of habitat types (</w:t>
      </w:r>
      <w:r w:rsidR="002C60B3">
        <w:t>Chowdhury2007, Chen2011, Brand2011</w:t>
      </w:r>
      <w:r w:rsidR="005A4FF6">
        <w:t xml:space="preserve">) </w:t>
      </w:r>
      <w:del w:id="18" w:author="Claire Kouba" w:date="2024-03-11T14:04:00Z">
        <w:r w:rsidR="005A4FF6" w:rsidDel="00E81A3C">
          <w:delText xml:space="preserve">and </w:delText>
        </w:r>
      </w:del>
      <w:ins w:id="19" w:author="Claire Kouba" w:date="2024-03-11T14:04:00Z">
        <w:r w:rsidR="00E81A3C">
          <w:t xml:space="preserve">or </w:t>
        </w:r>
      </w:ins>
      <w:r w:rsidR="005A4FF6">
        <w:t xml:space="preserve">the presence of organisms </w:t>
      </w:r>
      <w:del w:id="20" w:author="Claire Kouba" w:date="2024-03-11T14:04:00Z">
        <w:r w:rsidR="005A4FF6" w:rsidDel="00E81A3C">
          <w:delText xml:space="preserve">including </w:delText>
        </w:r>
      </w:del>
      <w:ins w:id="21" w:author="Claire Kouba" w:date="2024-03-11T14:04:00Z">
        <w:r w:rsidR="00E81A3C">
          <w:t xml:space="preserve">like </w:t>
        </w:r>
      </w:ins>
      <w:r w:rsidR="005A4FF6">
        <w:t>vegetation and plankton (</w:t>
      </w:r>
      <w:r w:rsidR="00500E2F">
        <w:t xml:space="preserve">Riis2008, </w:t>
      </w:r>
      <w:r w:rsidR="00D7551F">
        <w:t>Catford2014, Qian2016, Tesfaye2017, Vesi2019, Saby2022</w:t>
      </w:r>
      <w:r w:rsidR="005A4FF6">
        <w:t>). Hydrologic predictors range widely, with a heavy emphasis on extreme (low or high) flow events and the duration of components of the flow regime (</w:t>
      </w:r>
      <w:r w:rsidR="0013721C">
        <w:t xml:space="preserve">e.g., </w:t>
      </w:r>
      <w:r w:rsidR="00287C5F">
        <w:t xml:space="preserve">Ayllon2014, Lamouroux2015, </w:t>
      </w:r>
      <w:r w:rsidR="00AC75BA">
        <w:t>McManamay2015</w:t>
      </w:r>
      <w:r w:rsidR="00DD2C7B">
        <w:t>, Bower2022</w:t>
      </w:r>
      <w:r w:rsidR="005A4FF6">
        <w:t xml:space="preserve">). Causes of the change in hydrology include </w:t>
      </w:r>
      <w:r w:rsidR="00287C5F">
        <w:t>the operation of dams</w:t>
      </w:r>
      <w:r w:rsidR="005A4FF6">
        <w:t>, changes in human water use, climate change, and natural flow variability (</w:t>
      </w:r>
      <w:r w:rsidR="00860A99">
        <w:t xml:space="preserve">Herrera2017, Gao2020, White2018, </w:t>
      </w:r>
      <w:r w:rsidR="00287C5F">
        <w:t xml:space="preserve">Daneshvar2017, </w:t>
      </w:r>
      <w:r w:rsidR="00860A99">
        <w:t>Herbst2019</w:t>
      </w:r>
      <w:r w:rsidR="005A4FF6">
        <w:t>).</w:t>
      </w:r>
    </w:p>
    <w:p w14:paraId="4B25AD1C" w14:textId="42A49B61" w:rsidR="00DD2C7B" w:rsidRDefault="00E21657" w:rsidP="00017A22">
      <w:pPr>
        <w:pStyle w:val="BodyText"/>
      </w:pPr>
      <w:r>
        <w:t xml:space="preserve">Investigations of flow-ecology relationships can also be grouped by approach (as in Brummer2016). In experimental flow studies the flow is directly manipulated with dam releases and biological responses are monitored (e.g., Konrad2011). In longitudinal studies, </w:t>
      </w:r>
      <w:r w:rsidR="00AD0C34">
        <w:t xml:space="preserve">long-term ecological and hydrological records </w:t>
      </w:r>
      <w:r>
        <w:t>can be used</w:t>
      </w:r>
      <w:ins w:id="22" w:author="Thomas Harter" w:date="2024-03-08T06:01:00Z">
        <w:r w:rsidR="00D14113">
          <w:t xml:space="preserve"> to</w:t>
        </w:r>
      </w:ins>
      <w:r>
        <w:t xml:space="preserve"> infer local or regional </w:t>
      </w:r>
      <w:r w:rsidR="00AD0C34">
        <w:t>correlations</w:t>
      </w:r>
      <w:r>
        <w:t xml:space="preserve"> (e.g., Medallo-Diaz2019)</w:t>
      </w:r>
      <w:r w:rsidR="00AD0C34">
        <w:t>. Finally, in</w:t>
      </w:r>
      <w:r>
        <w:t xml:space="preserve"> space-for-time </w:t>
      </w:r>
      <w:r w:rsidR="00AD0C34">
        <w:t xml:space="preserve">approaches, the hydrology of multiple river systems in a region is used to populate the distribution of different hydrologic behavior, and ecological monitoring in this region is assumed to be related to flow differences between streams </w:t>
      </w:r>
      <w:r>
        <w:t xml:space="preserve">(e.g., Monk2008, Riis2008, Catford2014, Bower2022). </w:t>
      </w:r>
      <w:r w:rsidR="00AD0C34">
        <w:t xml:space="preserve">Space-for-time analyses require considerably fewer resources than experimental flows and longitudinal studies, and thus are more numerous </w:t>
      </w:r>
      <w:r>
        <w:t>(Brummer2016)</w:t>
      </w:r>
      <w:r w:rsidR="00AD0C34">
        <w:t xml:space="preserve">. </w:t>
      </w:r>
      <w:r w:rsidR="00F7291C">
        <w:t>Frequently</w:t>
      </w:r>
      <w:r w:rsidR="00AD0C34">
        <w:t xml:space="preserve"> in space-for-time analyses</w:t>
      </w:r>
      <w:r w:rsidR="00F7291C">
        <w:t xml:space="preserve"> </w:t>
      </w:r>
      <w:r w:rsidR="002A5C3C">
        <w:t>the flow change is</w:t>
      </w:r>
      <w:r w:rsidR="00F7291C">
        <w:t xml:space="preserve"> quantified in terms of hydrologic alteration from a natural</w:t>
      </w:r>
      <w:r w:rsidR="00E53B01">
        <w:t xml:space="preserve"> or </w:t>
      </w:r>
      <w:r w:rsidR="00F7291C">
        <w:t xml:space="preserve">historical </w:t>
      </w:r>
      <w:r w:rsidR="00811503">
        <w:t>regime</w:t>
      </w:r>
      <w:r w:rsidR="00F7291C">
        <w:t>,</w:t>
      </w:r>
      <w:r w:rsidR="002A5C3C">
        <w:t xml:space="preserve"> as in the </w:t>
      </w:r>
      <w:r w:rsidR="003E0303">
        <w:t>Ecological Limits of Hydrologic Alteration (ELOHA)</w:t>
      </w:r>
      <w:r w:rsidR="002A5C3C">
        <w:t xml:space="preserve"> </w:t>
      </w:r>
      <w:r w:rsidR="002A5C3C">
        <w:lastRenderedPageBreak/>
        <w:t>framework (</w:t>
      </w:r>
      <w:r w:rsidR="00DD2C7B">
        <w:t>Richter2006, PoffZimmerman2010</w:t>
      </w:r>
      <w:r w:rsidR="002A5C3C">
        <w:t>).</w:t>
      </w:r>
      <w:r w:rsidR="00811503">
        <w:t xml:space="preserve"> ELOHA and other methods to identify natural flow</w:t>
      </w:r>
      <w:r>
        <w:t xml:space="preserve"> regime</w:t>
      </w:r>
      <w:r w:rsidR="00811503">
        <w:t>s are adaptable and have been applied widely to many distinct regional systems (</w:t>
      </w:r>
      <w:r w:rsidR="00DD2C7B">
        <w:t>e.g.,</w:t>
      </w:r>
      <w:r>
        <w:t xml:space="preserve"> </w:t>
      </w:r>
      <w:r w:rsidR="00DD2C7B">
        <w:t>Knight2014, Brummer2016, Bower2022</w:t>
      </w:r>
      <w:r w:rsidR="00811503">
        <w:t xml:space="preserve">). </w:t>
      </w:r>
    </w:p>
    <w:p w14:paraId="7F6EDE0A" w14:textId="77777777" w:rsidR="003E0303" w:rsidRDefault="00AD0C34" w:rsidP="00017A22">
      <w:pPr>
        <w:pStyle w:val="BodyText"/>
      </w:pPr>
      <w:r>
        <w:t xml:space="preserve">Bridging the gap between science and policy has been a persistent challenge in this field. In many cases a key research motivation is to support decision-making in a variety of contexts, including dam operation, river restoration, and regulations of water extraction and land use (Richter2006, Han2015, Sinnathamby2018, Bradley2017, Brummer2016). But historical approaches based on relationship-finding are several steps removed from the policy-making process (Webb2018). For example, </w:t>
      </w:r>
      <w:r w:rsidR="00DD2C7B">
        <w:t>ELOHA or similar approaches</w:t>
      </w:r>
      <w:r w:rsidR="003E0303" w:rsidRPr="0001433A">
        <w:t xml:space="preserve"> can generate flow-eco</w:t>
      </w:r>
      <w:r w:rsidR="00811503">
        <w:t>logy</w:t>
      </w:r>
      <w:r w:rsidR="003E0303" w:rsidRPr="0001433A">
        <w:t xml:space="preserve"> relat</w:t>
      </w:r>
      <w:r w:rsidR="00811503">
        <w:t>ionship</w:t>
      </w:r>
      <w:r w:rsidR="003E0303" w:rsidRPr="0001433A">
        <w:t xml:space="preserve">s or flow standards for particular rivers, </w:t>
      </w:r>
      <w:r>
        <w:t>but</w:t>
      </w:r>
      <w:r w:rsidR="00811503">
        <w:t xml:space="preserve"> cannot</w:t>
      </w:r>
      <w:r w:rsidR="003E0303" w:rsidRPr="0001433A">
        <w:t xml:space="preserve"> translate specific m</w:t>
      </w:r>
      <w:r w:rsidR="00811503">
        <w:t>anage</w:t>
      </w:r>
      <w:r w:rsidR="003E0303" w:rsidRPr="0001433A">
        <w:t>m</w:t>
      </w:r>
      <w:r w:rsidR="00811503">
        <w:t>ent</w:t>
      </w:r>
      <w:r w:rsidR="003E0303" w:rsidRPr="0001433A">
        <w:t xml:space="preserve"> decisions into hydrologic or eco</w:t>
      </w:r>
      <w:r w:rsidR="00811503">
        <w:t>logical</w:t>
      </w:r>
      <w:r w:rsidR="003E0303" w:rsidRPr="0001433A">
        <w:t xml:space="preserve"> outcomes</w:t>
      </w:r>
      <w:r w:rsidR="00811503">
        <w:t xml:space="preserve"> </w:t>
      </w:r>
      <w:r w:rsidR="003E0303">
        <w:t>(Cartwright2017)</w:t>
      </w:r>
      <w:r w:rsidR="00811503">
        <w:t xml:space="preserve">. </w:t>
      </w:r>
      <w:r>
        <w:t xml:space="preserve">Additionally, studies of multiple stressors on river systems </w:t>
      </w:r>
      <w:r w:rsidR="0070390E">
        <w:t>suggest</w:t>
      </w:r>
      <w:r>
        <w:t xml:space="preserve"> that f</w:t>
      </w:r>
      <w:r w:rsidR="003E0303">
        <w:t xml:space="preserve">low </w:t>
      </w:r>
      <w:r>
        <w:t xml:space="preserve">changes </w:t>
      </w:r>
      <w:r w:rsidR="003E0303">
        <w:t xml:space="preserve">alone </w:t>
      </w:r>
      <w:r>
        <w:t xml:space="preserve">are </w:t>
      </w:r>
      <w:r w:rsidR="003E0303">
        <w:t>not enough to predict ecological response at regional, multi-basin scales (</w:t>
      </w:r>
      <w:r>
        <w:t xml:space="preserve">e.g., </w:t>
      </w:r>
      <w:r w:rsidR="003E0303">
        <w:t xml:space="preserve">Worral2014, </w:t>
      </w:r>
      <w:r w:rsidR="00DD2C7B">
        <w:t xml:space="preserve">Knight2014, </w:t>
      </w:r>
      <w:proofErr w:type="spellStart"/>
      <w:r w:rsidR="003E0303">
        <w:t>McManamay</w:t>
      </w:r>
      <w:proofErr w:type="spellEnd"/>
      <w:r w:rsidR="003E0303">
        <w:t xml:space="preserve"> 2013, 2015) or in some single basins (</w:t>
      </w:r>
      <w:r>
        <w:t xml:space="preserve">e.g., </w:t>
      </w:r>
      <w:r w:rsidR="003E0303">
        <w:t>Triana2021)</w:t>
      </w:r>
      <w:r>
        <w:t>.</w:t>
      </w:r>
      <w:r w:rsidR="0070390E">
        <w:t xml:space="preserve"> Finally, many flow-ecology relationships are based on insufficient data. Methods have been proposed to mitigate this (e.g., Miller2018), but the exercise is generally inhibited by small sample size of relevant ecological metrics (Gwinn2015).</w:t>
      </w:r>
    </w:p>
    <w:p w14:paraId="5B4921CA" w14:textId="40EF916B" w:rsidR="00AD0C34" w:rsidRDefault="00F7291C" w:rsidP="00017A22">
      <w:pPr>
        <w:pStyle w:val="BodyText"/>
      </w:pPr>
      <w:r>
        <w:t xml:space="preserve">An ideal framework for </w:t>
      </w:r>
      <w:r w:rsidR="00AD0C34">
        <w:t>supporting decision-making</w:t>
      </w:r>
      <w:r>
        <w:t xml:space="preserve"> would</w:t>
      </w:r>
      <w:r w:rsidR="00AD0C34">
        <w:t xml:space="preserve"> involve two key steps, firstly connecting management actions to flow changes, and secondly connecting flow changes to ecological responses (</w:t>
      </w:r>
      <w:r w:rsidR="00AD0C34" w:rsidRPr="00DE147E">
        <w:t>PetersonFreeman2016</w:t>
      </w:r>
      <w:r w:rsidR="00F5691B">
        <w:t xml:space="preserve">; </w:t>
      </w:r>
      <w:r w:rsidR="00F5691B" w:rsidRPr="00DE147E">
        <w:t>DeWeberPeterson2020</w:t>
      </w:r>
      <w:r w:rsidR="00F5691B">
        <w:t xml:space="preserve">; </w:t>
      </w:r>
      <w:r w:rsidR="00F5691B" w:rsidRPr="00DE147E">
        <w:t>Triana2021</w:t>
      </w:r>
      <w:r w:rsidR="00AD0C34">
        <w:t>). Both steps can involve complex models and substantial uncertainty, often representing an interdisciplinary challenge.</w:t>
      </w:r>
      <w:r w:rsidR="0070390E">
        <w:t xml:space="preserve"> Threshold values for </w:t>
      </w:r>
      <w:r w:rsidR="008A3D67">
        <w:t>“</w:t>
      </w:r>
      <w:r w:rsidR="0070390E">
        <w:t>sufficient</w:t>
      </w:r>
      <w:r w:rsidR="008A3D67">
        <w:t>”</w:t>
      </w:r>
      <w:r w:rsidR="0070390E">
        <w:t xml:space="preserve"> flows would be ideal for a management context (Rosenfeld2017), but can be difficult to identify and in some cases may not exist (LuedersMcManamay2023).  </w:t>
      </w:r>
      <w:r w:rsidR="008A3D67">
        <w:t xml:space="preserve">Additionally, </w:t>
      </w:r>
      <w:ins w:id="23" w:author="Claire Kouba" w:date="2024-03-11T14:07:00Z">
        <w:r w:rsidR="00E81A3C">
          <w:t xml:space="preserve">water resource management is arguably better supported by </w:t>
        </w:r>
      </w:ins>
      <w:r w:rsidR="008A3D67">
        <w:t>q</w:t>
      </w:r>
      <w:r w:rsidR="00AD0C34" w:rsidRPr="0001433A">
        <w:t xml:space="preserve">uantifying ecological responses to </w:t>
      </w:r>
      <w:r w:rsidR="008A3D67">
        <w:t>“</w:t>
      </w:r>
      <w:r w:rsidR="00AD0C34" w:rsidRPr="0001433A">
        <w:t>designer</w:t>
      </w:r>
      <w:r w:rsidR="008A3D67">
        <w:t>”</w:t>
      </w:r>
      <w:r w:rsidR="00AD0C34" w:rsidRPr="0001433A">
        <w:t xml:space="preserve"> or functional flows </w:t>
      </w:r>
      <w:del w:id="24" w:author="Claire Kouba" w:date="2024-03-11T14:07:00Z">
        <w:r w:rsidR="008A3D67" w:rsidDel="00E81A3C">
          <w:delText xml:space="preserve">is arguably </w:delText>
        </w:r>
        <w:r w:rsidR="00AD0C34" w:rsidRPr="0001433A" w:rsidDel="00E81A3C">
          <w:delText xml:space="preserve">more suited for supporting water resource management </w:delText>
        </w:r>
      </w:del>
      <w:r w:rsidR="00AD0C34" w:rsidRPr="0001433A">
        <w:t xml:space="preserve">than </w:t>
      </w:r>
      <w:ins w:id="25" w:author="Claire Kouba" w:date="2024-03-11T14:07:00Z">
        <w:r w:rsidR="00E81A3C">
          <w:t xml:space="preserve">by </w:t>
        </w:r>
      </w:ins>
      <w:r w:rsidR="00AD0C34" w:rsidRPr="0001433A">
        <w:t>identifying natural flow</w:t>
      </w:r>
      <w:r w:rsidR="008A3D67">
        <w:t xml:space="preserve"> regime</w:t>
      </w:r>
      <w:r w:rsidR="00AD0C34" w:rsidRPr="0001433A">
        <w:t>s</w:t>
      </w:r>
      <w:r w:rsidR="00AD0C34">
        <w:t xml:space="preserve"> (</w:t>
      </w:r>
      <w:r w:rsidR="008A3D67">
        <w:t xml:space="preserve">Arthington2014, </w:t>
      </w:r>
      <w:r w:rsidR="00AD0C34">
        <w:t>Webb2018)</w:t>
      </w:r>
      <w:r w:rsidR="0070390E">
        <w:t>, though some may suggest that all possible historical flow components should be preserved (e.g., Bower2022), as the designer flows approach may risk overlooking ecological flow needs that are not currently monitored.</w:t>
      </w:r>
      <w:r w:rsidR="00BD20DE">
        <w:t xml:space="preserve"> Finally, stakeholders in at least one study </w:t>
      </w:r>
      <w:r w:rsidR="00BD20DE" w:rsidRPr="0014282A">
        <w:t xml:space="preserve">requested flow-ecology relationships based on empirical monitoring, rather than </w:t>
      </w:r>
      <w:r w:rsidR="00BD20DE">
        <w:t xml:space="preserve">more easily-simulated </w:t>
      </w:r>
      <w:r w:rsidR="00BD20DE" w:rsidRPr="0014282A">
        <w:t xml:space="preserve">proxies like </w:t>
      </w:r>
      <w:r w:rsidR="00BD20DE">
        <w:t xml:space="preserve">flow changes or </w:t>
      </w:r>
      <w:r w:rsidR="00BD20DE" w:rsidRPr="0014282A">
        <w:t>thermal exposure</w:t>
      </w:r>
      <w:r w:rsidR="00BD20DE">
        <w:t xml:space="preserve"> (DeWeberPeterson2020).</w:t>
      </w:r>
    </w:p>
    <w:p w14:paraId="37B9A7B9" w14:textId="08A9EF33" w:rsidR="00765CD5" w:rsidRDefault="008A3D67">
      <w:pPr>
        <w:pStyle w:val="BodyText"/>
        <w:rPr>
          <w:ins w:id="26" w:author="Claire Kouba" w:date="2024-03-21T10:27:00Z"/>
        </w:rPr>
      </w:pPr>
      <w:r>
        <w:t xml:space="preserve">The </w:t>
      </w:r>
      <w:commentRangeStart w:id="27"/>
      <w:commentRangeStart w:id="28"/>
      <w:commentRangeStart w:id="29"/>
      <w:r>
        <w:t xml:space="preserve">present </w:t>
      </w:r>
      <w:commentRangeEnd w:id="27"/>
      <w:r w:rsidR="00BD20DE">
        <w:rPr>
          <w:rStyle w:val="CommentReference"/>
        </w:rPr>
        <w:commentReference w:id="27"/>
      </w:r>
      <w:commentRangeEnd w:id="28"/>
      <w:r w:rsidR="000D4CE2">
        <w:rPr>
          <w:rStyle w:val="CommentReference"/>
        </w:rPr>
        <w:commentReference w:id="28"/>
      </w:r>
      <w:commentRangeEnd w:id="29"/>
      <w:r w:rsidR="00584742">
        <w:rPr>
          <w:rStyle w:val="CommentReference"/>
        </w:rPr>
        <w:commentReference w:id="29"/>
      </w:r>
      <w:r>
        <w:t>study is a longitudinal analysis</w:t>
      </w:r>
      <w:r w:rsidR="003B3518">
        <w:t>,</w:t>
      </w:r>
      <w:r>
        <w:t xml:space="preserve"> </w:t>
      </w:r>
      <w:r w:rsidR="00BD20DE">
        <w:t>using empirical data and a case study</w:t>
      </w:r>
      <w:r w:rsidR="003B3518">
        <w:t>,</w:t>
      </w:r>
      <w:r w:rsidR="00BD20DE">
        <w:t xml:space="preserve"> to </w:t>
      </w:r>
      <w:r>
        <w:t xml:space="preserve">address </w:t>
      </w:r>
      <w:del w:id="30" w:author="Thomas Harter" w:date="2024-03-08T06:06:00Z">
        <w:r w:rsidDel="00F11A9D">
          <w:delText xml:space="preserve">one </w:delText>
        </w:r>
      </w:del>
      <w:ins w:id="31" w:author="Thomas Harter" w:date="2024-03-08T06:06:00Z">
        <w:r w:rsidR="00F11A9D">
          <w:t xml:space="preserve">the second </w:t>
        </w:r>
      </w:ins>
      <w:r>
        <w:t>of the two key links identified above</w:t>
      </w:r>
      <w:ins w:id="32" w:author="Claire Kouba" w:date="2024-03-21T10:27:00Z">
        <w:r w:rsidR="00584742">
          <w:t>. We</w:t>
        </w:r>
      </w:ins>
      <w:del w:id="33" w:author="Claire Kouba" w:date="2024-03-21T10:27:00Z">
        <w:r w:rsidDel="00584742">
          <w:delText>:</w:delText>
        </w:r>
      </w:del>
      <w:r>
        <w:t xml:space="preserve"> </w:t>
      </w:r>
      <w:del w:id="34" w:author="Claire Kouba" w:date="2024-03-21T10:27:00Z">
        <w:r w:rsidDel="00584742">
          <w:delText xml:space="preserve">using </w:delText>
        </w:r>
      </w:del>
      <w:ins w:id="35" w:author="Claire Kouba" w:date="2024-03-21T10:27:00Z">
        <w:r w:rsidR="00584742">
          <w:t xml:space="preserve">use </w:t>
        </w:r>
      </w:ins>
      <w:r>
        <w:t xml:space="preserve">empirical data to predict a biological response to measurable (and </w:t>
      </w:r>
      <w:proofErr w:type="spellStart"/>
      <w:r w:rsidR="00BD20DE">
        <w:t>simula</w:t>
      </w:r>
      <w:ins w:id="36" w:author="Thomas Harter" w:date="2024-03-08T06:05:00Z">
        <w:r w:rsidR="0030026F">
          <w:t>ta</w:t>
        </w:r>
      </w:ins>
      <w:r w:rsidR="00BD20DE">
        <w:t>ble</w:t>
      </w:r>
      <w:proofErr w:type="spellEnd"/>
      <w:r>
        <w:t>) changes in flow metrics</w:t>
      </w:r>
      <w:ins w:id="37" w:author="Thomas Harter" w:date="2024-03-18T01:02:00Z">
        <w:del w:id="38" w:author="Claire Kouba" w:date="2024-03-21T10:27:00Z">
          <w:r w:rsidR="00756D04" w:rsidDel="00584742">
            <w:delText>,</w:delText>
          </w:r>
        </w:del>
      </w:ins>
      <w:ins w:id="39" w:author="Claire Kouba" w:date="2024-03-21T10:27:00Z">
        <w:r w:rsidR="00584742">
          <w:t>. We refer to this prediction as</w:t>
        </w:r>
      </w:ins>
      <w:ins w:id="40" w:author="Thomas Harter" w:date="2024-03-18T01:02:00Z">
        <w:del w:id="41" w:author="Claire Kouba" w:date="2024-03-21T10:28:00Z">
          <w:r w:rsidR="00756D04" w:rsidDel="00584742">
            <w:delText xml:space="preserve"> i.e.,</w:delText>
          </w:r>
        </w:del>
        <w:r w:rsidR="00756D04">
          <w:t xml:space="preserve"> a “hydrologic benefit function”</w:t>
        </w:r>
      </w:ins>
      <w:ins w:id="42" w:author="Claire Kouba" w:date="2024-03-21T10:28:00Z">
        <w:r w:rsidR="00584742">
          <w:t xml:space="preserve"> (i.e., intending to quantify the ecological services provided by flow) for a single species</w:t>
        </w:r>
      </w:ins>
      <w:r w:rsidR="00B545BE">
        <w:t>.</w:t>
      </w:r>
      <w:ins w:id="43" w:author="Thomas Harter" w:date="2024-03-17T02:10:00Z">
        <w:r w:rsidR="00431C42">
          <w:t xml:space="preserve"> This provides the </w:t>
        </w:r>
      </w:ins>
      <w:ins w:id="44" w:author="Thomas Harter" w:date="2024-03-17T02:11:00Z">
        <w:r w:rsidR="0096631E">
          <w:t xml:space="preserve">critical link to assess fish benefits </w:t>
        </w:r>
      </w:ins>
      <w:ins w:id="45" w:author="Thomas Harter" w:date="2024-03-17T02:14:00Z">
        <w:r w:rsidR="00E25927">
          <w:t>due to future</w:t>
        </w:r>
      </w:ins>
      <w:ins w:id="46" w:author="Thomas Harter" w:date="2024-03-17T02:12:00Z">
        <w:r w:rsidR="0013541E">
          <w:t xml:space="preserve"> alternative</w:t>
        </w:r>
        <w:r w:rsidR="009C4198">
          <w:t xml:space="preserve"> </w:t>
        </w:r>
        <w:r w:rsidR="0013541E">
          <w:t>watershed management practices</w:t>
        </w:r>
      </w:ins>
      <w:ins w:id="47" w:author="Thomas Harter" w:date="2024-03-17T02:13:00Z">
        <w:r w:rsidR="004005D0">
          <w:t xml:space="preserve"> affecting the hydrology of a stream ecosystem</w:t>
        </w:r>
      </w:ins>
      <w:ins w:id="48" w:author="Thomas Harter" w:date="2024-03-17T02:12:00Z">
        <w:r w:rsidR="0013541E">
          <w:t>.</w:t>
        </w:r>
      </w:ins>
      <w:ins w:id="49" w:author="Thomas Harter" w:date="2024-03-17T02:10:00Z">
        <w:r w:rsidR="00E61820">
          <w:t xml:space="preserve"> </w:t>
        </w:r>
      </w:ins>
      <w:r w:rsidR="00B545BE">
        <w:t xml:space="preserve"> A forthcoming companion study will </w:t>
      </w:r>
      <w:del w:id="50" w:author="Thomas Harter" w:date="2024-03-18T01:03:00Z">
        <w:r w:rsidR="00B545BE" w:rsidDel="00AE0953">
          <w:delText xml:space="preserve">complete </w:delText>
        </w:r>
      </w:del>
      <w:ins w:id="51" w:author="Thomas Harter" w:date="2024-03-18T01:03:00Z">
        <w:r w:rsidR="00AE0953">
          <w:t>inv</w:t>
        </w:r>
      </w:ins>
      <w:ins w:id="52" w:author="Thomas Harter" w:date="2024-03-18T01:04:00Z">
        <w:r w:rsidR="00AE0953">
          <w:t>estigate</w:t>
        </w:r>
      </w:ins>
      <w:ins w:id="53" w:author="Thomas Harter" w:date="2024-03-18T01:03:00Z">
        <w:r w:rsidR="00AE0953">
          <w:t xml:space="preserve"> </w:t>
        </w:r>
      </w:ins>
      <w:r w:rsidR="00B545BE">
        <w:t xml:space="preserve">the </w:t>
      </w:r>
      <w:del w:id="54" w:author="Thomas Harter" w:date="2024-03-08T06:06:00Z">
        <w:r w:rsidR="00B545BE" w:rsidDel="00C06CF7">
          <w:delText xml:space="preserve">second </w:delText>
        </w:r>
      </w:del>
      <w:ins w:id="55" w:author="Thomas Harter" w:date="2024-03-08T06:06:00Z">
        <w:r w:rsidR="00C06CF7">
          <w:t xml:space="preserve">other </w:t>
        </w:r>
      </w:ins>
      <w:r w:rsidR="00B545BE">
        <w:t xml:space="preserve">link, predicting flow changes from </w:t>
      </w:r>
      <w:ins w:id="56" w:author="Thomas Harter" w:date="2024-03-18T01:06:00Z">
        <w:r w:rsidR="00DF6FD9">
          <w:t xml:space="preserve">watershed </w:t>
        </w:r>
      </w:ins>
      <w:r w:rsidR="00B545BE">
        <w:t>management actions</w:t>
      </w:r>
      <w:ins w:id="57" w:author="Thomas Harter" w:date="2024-03-18T01:05:00Z">
        <w:r w:rsidR="00B66E2C">
          <w:t xml:space="preserve"> </w:t>
        </w:r>
        <w:del w:id="58" w:author="Claire Kouba" w:date="2024-03-21T10:28:00Z">
          <w:r w:rsidR="00B66E2C" w:rsidDel="00584742">
            <w:delText>by developing</w:delText>
          </w:r>
        </w:del>
      </w:ins>
      <w:ins w:id="59" w:author="Claire Kouba" w:date="2024-03-21T10:28:00Z">
        <w:r w:rsidR="00584742">
          <w:t>using</w:t>
        </w:r>
      </w:ins>
      <w:ins w:id="60" w:author="Thomas Harter" w:date="2024-03-18T01:05:00Z">
        <w:r w:rsidR="00B66E2C">
          <w:t xml:space="preserve"> an appropriate hydrologic model</w:t>
        </w:r>
        <w:r w:rsidR="006D3EBB">
          <w:t xml:space="preserve">; </w:t>
        </w:r>
      </w:ins>
      <w:del w:id="61" w:author="Thomas Harter" w:date="2024-03-18T01:05:00Z">
        <w:r w:rsidR="00B545BE" w:rsidDel="006D3EBB">
          <w:delText xml:space="preserve">, and </w:delText>
        </w:r>
      </w:del>
      <w:ins w:id="62" w:author="Thomas Harter" w:date="2024-03-18T01:04:00Z">
        <w:r w:rsidR="000B63F5">
          <w:t xml:space="preserve">then use hydrologic benefit functions to </w:t>
        </w:r>
      </w:ins>
      <w:r w:rsidR="00B545BE">
        <w:t xml:space="preserve">summarize </w:t>
      </w:r>
      <w:r w:rsidR="00F5691B">
        <w:t xml:space="preserve">the outcomes of a portfolio of </w:t>
      </w:r>
      <w:r w:rsidR="003B3518">
        <w:t>water and land use</w:t>
      </w:r>
      <w:r w:rsidR="00F5691B">
        <w:t xml:space="preserve"> </w:t>
      </w:r>
      <w:r w:rsidR="003B3518">
        <w:t>scenarios</w:t>
      </w:r>
      <w:r w:rsidR="00F5691B">
        <w:t>.</w:t>
      </w:r>
      <w:r>
        <w:t xml:space="preserve">   </w:t>
      </w:r>
    </w:p>
    <w:p w14:paraId="12ECDAE5" w14:textId="58770217" w:rsidR="00E011D0" w:rsidRDefault="00E011D0">
      <w:pPr>
        <w:pStyle w:val="BodyText"/>
        <w:pPrChange w:id="63" w:author="Claire Kouba" w:date="2024-02-29T16:50:00Z">
          <w:pPr>
            <w:pStyle w:val="BodyText"/>
            <w:numPr>
              <w:ilvl w:val="1"/>
              <w:numId w:val="12"/>
            </w:numPr>
            <w:ind w:left="1440" w:hanging="360"/>
          </w:pPr>
        </w:pPrChange>
      </w:pPr>
    </w:p>
    <w:p w14:paraId="665FDE8A" w14:textId="77777777" w:rsidR="00C26AC4" w:rsidRDefault="0080747B">
      <w:pPr>
        <w:pStyle w:val="Heading1"/>
      </w:pPr>
      <w:bookmarkStart w:id="64" w:name="X64f7ebf8be7aee8f015a7ab48fe88f61a5f7a78"/>
      <w:bookmarkEnd w:id="8"/>
      <w:r>
        <w:rPr>
          <w:rStyle w:val="SectionNumber"/>
        </w:rPr>
        <w:lastRenderedPageBreak/>
        <w:t>2</w:t>
      </w:r>
      <w:r>
        <w:tab/>
        <w:t>Case study: setting and species of concern</w:t>
      </w:r>
    </w:p>
    <w:p w14:paraId="06E954B7" w14:textId="77777777" w:rsidR="00C26AC4" w:rsidRDefault="0080747B">
      <w:pPr>
        <w:pStyle w:val="FirstParagraph"/>
      </w:pPr>
      <w:r>
        <w:t xml:space="preserve">Exploring the empirical relationship between river hydrology and an ecological response requires overlapping geography, and sufficient record length, in a study area’s hydrologic and ecological monitoring data. Ecological data is typically </w:t>
      </w:r>
      <w:proofErr w:type="gramStart"/>
      <w:r>
        <w:t>more sparse</w:t>
      </w:r>
      <w:proofErr w:type="gramEnd"/>
      <w:r>
        <w:t xml:space="preserve"> in space and time than hydrologic flow monitoring and is usually the limiting factor. Geographically, the ecological monitoring must be within an area that is plausibly affected by the hydrology at the point of river observation. Temporally, in order to go beyond static snapshot analyses (e.g. Wheeler, Wenger, and Freeman 2018), the species-level observations of life stages which are facilitated by specific flow rates (such as spawning and rearing for salmonids) must cover a wide range of dry to wet water year conditions, which usually means decades of time-intensive and costly aquatic data collection.</w:t>
      </w:r>
    </w:p>
    <w:p w14:paraId="40639845" w14:textId="77777777" w:rsidR="00C26AC4" w:rsidRDefault="0080747B">
      <w:pPr>
        <w:pStyle w:val="BodyText"/>
      </w:pPr>
      <w:r>
        <w:t>These requirements are met to some degree in Scott Valley. Hydrologic data is provided by daily river flow monitoring, which has been ongoing since the 1940s at the USGS stream gauge downstream of the town of Fort Jones (Station ID #11519500, or the Fort Jones Gauge or FJ Gauge; Figure 1). The flow at this gauge is correlated with flow in tributary streams (Foglia et al. 2013), and though a single monitoring location may not be able represent flow status in the full stream system at all times, it has been used in recent water planning documents as an indicator of overall hydrologic conditions (Siskiyou County 2021). Because most water use in Scott Valley occurs upgradient of this gauge, its measurements are used to inform water management decisions in the populated areas of the valley.</w:t>
      </w:r>
    </w:p>
    <w:p w14:paraId="47D553DA" w14:textId="77777777" w:rsidR="00C26AC4" w:rsidRDefault="0080747B">
      <w:pPr>
        <w:pStyle w:val="BodyText"/>
      </w:pPr>
      <w:r>
        <w:t>Ecologic data is available due to routine monitoring of spawning anadromous fish, which has been ongoing in the broader Klamath basin since at least 1978 (</w:t>
      </w:r>
      <w:proofErr w:type="spellStart"/>
      <w:r>
        <w:t>Knechtle</w:t>
      </w:r>
      <w:proofErr w:type="spellEnd"/>
      <w:r>
        <w:t xml:space="preserve"> and Chesney 2012). More in-depth monitoring of multiple salmonid life stages in the Scott River watershed has occurred since 2003 (e.g., Maurer 2003; </w:t>
      </w:r>
      <w:proofErr w:type="spellStart"/>
      <w:r>
        <w:t>Knechtle</w:t>
      </w:r>
      <w:proofErr w:type="spellEnd"/>
      <w:r>
        <w:t xml:space="preserve"> and Giudice 2021). In this study we will take advantage of this nearly two-decade record of adult spawner and juvenile salmon abundance observations to draw preliminary conclusions regarding this hydrology-ecology relationship.</w:t>
      </w:r>
    </w:p>
    <w:p w14:paraId="5DFEA24B" w14:textId="77777777" w:rsidR="00C26AC4" w:rsidRDefault="0080747B">
      <w:pPr>
        <w:pStyle w:val="CaptionedFigure"/>
      </w:pPr>
      <w:r>
        <w:rPr>
          <w:noProof/>
        </w:rPr>
        <w:lastRenderedPageBreak/>
        <w:drawing>
          <wp:inline distT="0" distB="0" distL="0" distR="0" wp14:anchorId="0BF7A29D" wp14:editId="36260813">
            <wp:extent cx="5334000" cy="6324600"/>
            <wp:effectExtent l="0" t="0" r="0" b="0"/>
            <wp:docPr id="23" name="Picture" descr="Figure 1: The Scott River watershed, with regional geographic context (see inset) and local features. Scott River flows generally from south to north and joins the Klamath after flowing through a steep canyon. "/>
            <wp:cNvGraphicFramePr/>
            <a:graphic xmlns:a="http://schemas.openxmlformats.org/drawingml/2006/main">
              <a:graphicData uri="http://schemas.openxmlformats.org/drawingml/2006/picture">
                <pic:pic xmlns:pic="http://schemas.openxmlformats.org/drawingml/2006/picture">
                  <pic:nvPicPr>
                    <pic:cNvPr id="24" name="Picture" descr="Graphics%20and%20Supplements/scott%20valley%20setting.png"/>
                    <pic:cNvPicPr>
                      <a:picLocks noChangeAspect="1" noChangeArrowheads="1"/>
                    </pic:cNvPicPr>
                  </pic:nvPicPr>
                  <pic:blipFill>
                    <a:blip r:embed="rId11"/>
                    <a:stretch>
                      <a:fillRect/>
                    </a:stretch>
                  </pic:blipFill>
                  <pic:spPr bwMode="auto">
                    <a:xfrm>
                      <a:off x="0" y="0"/>
                      <a:ext cx="5334000" cy="6324600"/>
                    </a:xfrm>
                    <a:prstGeom prst="rect">
                      <a:avLst/>
                    </a:prstGeom>
                    <a:noFill/>
                    <a:ln w="9525">
                      <a:noFill/>
                      <a:headEnd/>
                      <a:tailEnd/>
                    </a:ln>
                  </pic:spPr>
                </pic:pic>
              </a:graphicData>
            </a:graphic>
          </wp:inline>
        </w:drawing>
      </w:r>
    </w:p>
    <w:p w14:paraId="0CA4F7C2" w14:textId="77777777" w:rsidR="00C26AC4" w:rsidRDefault="0080747B">
      <w:pPr>
        <w:pStyle w:val="ImageCaption"/>
      </w:pPr>
      <w:r>
        <w:t xml:space="preserve">Figure 1: The Scott River watershed, with regional geographic context (see inset) and local features. Scott River flows generally from south to north and joins the Klamath after flowing through a steep canyon. </w:t>
      </w:r>
    </w:p>
    <w:p w14:paraId="2FC17F28" w14:textId="77777777" w:rsidR="00C26AC4" w:rsidRDefault="0080747B">
      <w:pPr>
        <w:pStyle w:val="Heading2"/>
      </w:pPr>
      <w:bookmarkStart w:id="65" w:name="X36fa6955ee881a3061f3114fd02206899c105b3"/>
      <w:r>
        <w:rPr>
          <w:rStyle w:val="SectionNumber"/>
        </w:rPr>
        <w:t>2.1</w:t>
      </w:r>
      <w:r>
        <w:tab/>
        <w:t>Scott River watershed setting and water use</w:t>
      </w:r>
    </w:p>
    <w:p w14:paraId="2D37E56B" w14:textId="77777777" w:rsidR="00C26AC4" w:rsidRDefault="0080747B">
      <w:pPr>
        <w:pStyle w:val="Heading3"/>
      </w:pPr>
      <w:bookmarkStart w:id="66" w:name="geography-climate-and-hydrology"/>
      <w:r>
        <w:rPr>
          <w:rStyle w:val="SectionNumber"/>
        </w:rPr>
        <w:t>2.1.1</w:t>
      </w:r>
      <w:r>
        <w:tab/>
        <w:t>Geography, climate and hydrology</w:t>
      </w:r>
    </w:p>
    <w:p w14:paraId="54690313" w14:textId="7FE7A79C" w:rsidR="00C26AC4" w:rsidRDefault="0080747B">
      <w:pPr>
        <w:pStyle w:val="FirstParagraph"/>
      </w:pPr>
      <w:r>
        <w:t>The Scott River drains a 2,109 km</w:t>
      </w:r>
      <w:r>
        <w:rPr>
          <w:vertAlign w:val="superscript"/>
        </w:rPr>
        <w:t>2</w:t>
      </w:r>
      <w:r>
        <w:t xml:space="preserve"> (814 square mile) watershed known as Scott Valley, and is a major tributary to the Klamath River, which drains an area spanning sections of </w:t>
      </w:r>
      <w:r>
        <w:lastRenderedPageBreak/>
        <w:t xml:space="preserve">Northern California and Southern Oregon (Figure 1). Scott Valley has a Mediterranean climate with distinctive seasons of cool, wet winters and warm, dry summers. This seasonality in water input creates highly seasonal flow in the Scott River and tributary streams (Figure 2). </w:t>
      </w:r>
      <w:del w:id="67" w:author="Thomas Harter" w:date="2024-03-21T06:23:00Z">
        <w:r w:rsidDel="004C6B1F">
          <w:delText>To accommodate</w:delText>
        </w:r>
      </w:del>
      <w:ins w:id="68" w:author="Thomas Harter" w:date="2024-03-21T06:23:00Z">
        <w:r w:rsidR="004C6B1F">
          <w:t xml:space="preserve"> </w:t>
        </w:r>
      </w:ins>
      <w:ins w:id="69" w:author="Thomas Harter" w:date="2024-03-21T06:24:00Z">
        <w:r w:rsidR="006B2151">
          <w:t xml:space="preserve">The </w:t>
        </w:r>
      </w:ins>
      <w:ins w:id="70" w:author="Thomas Harter" w:date="2024-03-21T06:25:00Z">
        <w:r w:rsidR="0052651E">
          <w:t>beginning</w:t>
        </w:r>
      </w:ins>
      <w:ins w:id="71" w:author="Thomas Harter" w:date="2024-03-21T06:24:00Z">
        <w:r w:rsidR="006B2151">
          <w:t xml:space="preserve"> of a water year </w:t>
        </w:r>
      </w:ins>
      <w:ins w:id="72" w:author="Thomas Harter" w:date="2024-03-21T06:26:00Z">
        <w:r w:rsidR="00BF4C5A">
          <w:t>t</w:t>
        </w:r>
      </w:ins>
      <w:ins w:id="73" w:author="Thomas Harter" w:date="2024-03-21T06:24:00Z">
        <w:r w:rsidR="006B2151">
          <w:t>herefore coincides with the late low flow season</w:t>
        </w:r>
      </w:ins>
      <w:ins w:id="74" w:author="Thomas Harter" w:date="2024-03-21T06:25:00Z">
        <w:r w:rsidR="0052651E">
          <w:t xml:space="preserve"> and immediately </w:t>
        </w:r>
        <w:proofErr w:type="spellStart"/>
        <w:r w:rsidR="0052651E">
          <w:t>preceeds</w:t>
        </w:r>
        <w:proofErr w:type="spellEnd"/>
        <w:r w:rsidR="0052651E">
          <w:t xml:space="preserve"> the onset of </w:t>
        </w:r>
        <w:r w:rsidR="00BF4C5A">
          <w:t>first winter precipitation</w:t>
        </w:r>
      </w:ins>
      <w:del w:id="75" w:author="Thomas Harter" w:date="2024-03-21T06:24:00Z">
        <w:r w:rsidDel="006B2151">
          <w:delText xml:space="preserve"> this precipitation and runoff schedule, </w:delText>
        </w:r>
        <w:commentRangeStart w:id="76"/>
        <w:r w:rsidDel="006B2151">
          <w:delText>water years in California conventionally begin on Oct. 1; they are named for the year in which they end (e.g., water year 2021 begins Oct. 1, 2020 and runs through Sep. 30, 2021)</w:delText>
        </w:r>
      </w:del>
      <w:r>
        <w:t>.</w:t>
      </w:r>
      <w:commentRangeEnd w:id="76"/>
      <w:r w:rsidR="004C6B1F">
        <w:rPr>
          <w:rStyle w:val="CommentReference"/>
        </w:rPr>
        <w:commentReference w:id="76"/>
      </w:r>
    </w:p>
    <w:p w14:paraId="5BA7DB7F" w14:textId="77777777" w:rsidR="00C26AC4" w:rsidRDefault="0080747B">
      <w:pPr>
        <w:pStyle w:val="BodyText"/>
      </w:pPr>
      <w:r>
        <w:t xml:space="preserve">In most dry-to-average water years, sections of the Scott River become seasonally dewatered (NCRWQCB 2005; Figure 5 in Tolley, Foglia, and Harter 2019). This occurs when the elevation of the water table drops below the bottom of the river channel, as streams and groundwater are highly interconnected in the Scott River watershed. Tributary streams, particularly along their alluvial fan </w:t>
      </w:r>
      <w:proofErr w:type="spellStart"/>
      <w:r>
        <w:t>apeces</w:t>
      </w:r>
      <w:proofErr w:type="spellEnd"/>
      <w:r>
        <w:t>, and the Scott River are sources of recharge to the aquifer (Mack 1958; Harter and Hines 2008). Groundwater discharge sustains streamflow in some areas, especially during the dry season of August through October or November (Tolley, Foglia, and Harter 2019).</w:t>
      </w:r>
    </w:p>
    <w:p w14:paraId="519C910B" w14:textId="77777777" w:rsidR="00C26AC4" w:rsidRDefault="0080747B">
      <w:pPr>
        <w:pStyle w:val="CaptionedFigure"/>
      </w:pPr>
      <w:r>
        <w:rPr>
          <w:noProof/>
        </w:rPr>
        <w:drawing>
          <wp:inline distT="0" distB="0" distL="0" distR="0" wp14:anchorId="6C108CBA" wp14:editId="51F3B4E1">
            <wp:extent cx="5334000" cy="4572000"/>
            <wp:effectExtent l="0" t="0" r="0" b="0"/>
            <wp:docPr id="26" name="Picture" descr="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
            <wp:cNvGraphicFramePr/>
            <a:graphic xmlns:a="http://schemas.openxmlformats.org/drawingml/2006/main">
              <a:graphicData uri="http://schemas.openxmlformats.org/drawingml/2006/picture">
                <pic:pic xmlns:pic="http://schemas.openxmlformats.org/drawingml/2006/picture">
                  <pic:nvPicPr>
                    <pic:cNvPr id="27" name="Picture" descr="Graphics%20and%20Supplements/Figure%202.png"/>
                    <pic:cNvPicPr>
                      <a:picLocks noChangeAspect="1" noChangeArrowheads="1"/>
                    </pic:cNvPicPr>
                  </pic:nvPicPr>
                  <pic:blipFill>
                    <a:blip r:embed="rId12"/>
                    <a:stretch>
                      <a:fillRect/>
                    </a:stretch>
                  </pic:blipFill>
                  <pic:spPr bwMode="auto">
                    <a:xfrm>
                      <a:off x="0" y="0"/>
                      <a:ext cx="5334000" cy="4572000"/>
                    </a:xfrm>
                    <a:prstGeom prst="rect">
                      <a:avLst/>
                    </a:prstGeom>
                    <a:noFill/>
                    <a:ln w="9525">
                      <a:noFill/>
                      <a:headEnd/>
                      <a:tailEnd/>
                    </a:ln>
                  </pic:spPr>
                </pic:pic>
              </a:graphicData>
            </a:graphic>
          </wp:inline>
        </w:drawing>
      </w:r>
    </w:p>
    <w:p w14:paraId="7E754123" w14:textId="77777777" w:rsidR="00C26AC4" w:rsidRDefault="0080747B">
      <w:pPr>
        <w:pStyle w:val="ImageCaption"/>
      </w:pPr>
      <w:r>
        <w:t xml:space="preserve">Figure 2: The Mediterranean climate produces highly seasonal flows in the Scott River. Each translucent line traces one annual hydrograph measured at the Fort Jones gauge, and the </w:t>
      </w:r>
      <w:r>
        <w:lastRenderedPageBreak/>
        <w:t>darker lines illustrate the 30-day smoothed median daily flow in Dry, Below Average, Above Average, and Wet water year types, for water years 1942-2021. The water year type is defined by quartiles of the distribution of total annual flow.</w:t>
      </w:r>
    </w:p>
    <w:p w14:paraId="7350DC5D" w14:textId="77777777" w:rsidR="00C26AC4" w:rsidRDefault="0080747B">
      <w:pPr>
        <w:pStyle w:val="Heading3"/>
      </w:pPr>
      <w:bookmarkStart w:id="77" w:name="water-uses-and-management-objectives"/>
      <w:bookmarkEnd w:id="66"/>
      <w:r>
        <w:rPr>
          <w:rStyle w:val="SectionNumber"/>
        </w:rPr>
        <w:t>2.1.2</w:t>
      </w:r>
      <w:r>
        <w:tab/>
        <w:t>Water uses and management objectives</w:t>
      </w:r>
    </w:p>
    <w:p w14:paraId="0022D759" w14:textId="77777777" w:rsidR="00C26AC4" w:rsidRDefault="0080747B">
      <w:pPr>
        <w:pStyle w:val="FirstParagraph"/>
      </w:pPr>
      <w:r>
        <w:t xml:space="preserve">Water in Scott Valley is used for agricultural, domestic, and municipal supply. It also facilitates recreation and provides Native American cultural services, among other designated beneficial uses (NCRWQCB 2006). Because the watershed is undammed, managers and water users influence Scott River flow primarily via diversion of surface waters and pumping of groundwater. </w:t>
      </w:r>
      <w:proofErr w:type="gramStart"/>
      <w:r>
        <w:t>Consequently</w:t>
      </w:r>
      <w:proofErr w:type="gramEnd"/>
      <w:r>
        <w:t xml:space="preserve"> the most powerful tool available to manage Scott River water flow is regulation of land use and thus water demand (Siskiyou County 2021).</w:t>
      </w:r>
    </w:p>
    <w:p w14:paraId="53AC12AD" w14:textId="77777777" w:rsidR="00C26AC4" w:rsidRDefault="0080747B">
      <w:pPr>
        <w:pStyle w:val="BodyText"/>
      </w:pPr>
      <w:r>
        <w:t>Scott Valley is not a census-designated place and therefore does not have an official population estimate; however, census block-level population data, area-weighted according to the fraction of each block that overlaps with the watershed, indicate that in 2020 the population of the Scott River watershed was approximately 5,186 (U.S. Census Bureau 2021). Most reside outside the boundaries of the two incorporated towns Fort Jones and Etna, with estimated populations of 695 and 678, respectively (U.S. Census Bureau 2021).</w:t>
      </w:r>
    </w:p>
    <w:p w14:paraId="0B554A2C" w14:textId="77777777" w:rsidR="00C26AC4" w:rsidRDefault="0080747B">
      <w:pPr>
        <w:pStyle w:val="BodyText"/>
      </w:pPr>
      <w:r>
        <w:t>Historically, local regulation of land use has focused on maintaining the rural and agricultural character of Scott Valley (Scott Valley Area Plan Committee 1980). Regulating land use to improve ecological outcomes would entail significant economic, political and social risks, because much of the economic activity in this area is related to agriculture. The primary crops grown in Scott Valley are pasture for cattle feed and alfalfa (Siskiyou County 2021).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 (Graham 2012).</w:t>
      </w:r>
    </w:p>
    <w:p w14:paraId="620B3B3F" w14:textId="77777777" w:rsidR="00C26AC4" w:rsidRDefault="0080747B">
      <w:pPr>
        <w:pStyle w:val="BodyText"/>
      </w:pPr>
      <w:r>
        <w:t>All of the regulatory and management programs in this region, including recommended instream flows (CDFW 2017), recent emergency drought measures (SWRCB 2022), and legal rights governing surface water diversion (Superior Court of Siskiyou County 1980), are tabulated in units of cubic feet per second (</w:t>
      </w:r>
      <w:proofErr w:type="spellStart"/>
      <w:r>
        <w:t>cfs</w:t>
      </w:r>
      <w:proofErr w:type="spellEnd"/>
      <w:r>
        <w:t xml:space="preserve">). For consistency, this document will also use primarily </w:t>
      </w:r>
      <w:proofErr w:type="spellStart"/>
      <w:r>
        <w:t>cfs</w:t>
      </w:r>
      <w:proofErr w:type="spellEnd"/>
      <w:r>
        <w:t xml:space="preserve"> units.</w:t>
      </w:r>
    </w:p>
    <w:p w14:paraId="63ECC1BE" w14:textId="77777777" w:rsidR="00C26AC4" w:rsidRDefault="0080747B">
      <w:pPr>
        <w:pStyle w:val="Heading2"/>
      </w:pPr>
      <w:bookmarkStart w:id="78" w:name="Xf9b99239fe8eb82d085e872a0934e80531e93af"/>
      <w:bookmarkEnd w:id="65"/>
      <w:bookmarkEnd w:id="77"/>
      <w:r>
        <w:rPr>
          <w:rStyle w:val="SectionNumber"/>
        </w:rPr>
        <w:t>2.2</w:t>
      </w:r>
      <w:r>
        <w:tab/>
        <w:t>Species of concern: coho and Chinook salmon</w:t>
      </w:r>
    </w:p>
    <w:p w14:paraId="0CD17868" w14:textId="77777777" w:rsidR="00C26AC4" w:rsidRDefault="0080747B">
      <w:pPr>
        <w:pStyle w:val="FirstParagraph"/>
      </w:pPr>
      <w:r>
        <w:t>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we anticipate some differences in the functional flows needed to sustain the two species.</w:t>
      </w:r>
    </w:p>
    <w:p w14:paraId="5B04F436" w14:textId="77777777" w:rsidR="00C26AC4" w:rsidRDefault="0080747B">
      <w:pPr>
        <w:pStyle w:val="Heading3"/>
      </w:pPr>
      <w:bookmarkStart w:id="79" w:name="Xc3d192a351ce51bc154ee865047dda44101f72f"/>
      <w:r>
        <w:rPr>
          <w:rStyle w:val="SectionNumber"/>
        </w:rPr>
        <w:lastRenderedPageBreak/>
        <w:t>2.2.1</w:t>
      </w:r>
      <w:r>
        <w:tab/>
        <w:t>Salmon management and monitoring in the Scott River watershed</w:t>
      </w:r>
    </w:p>
    <w:p w14:paraId="6819B1ED" w14:textId="77777777" w:rsidR="00C26AC4" w:rsidRDefault="0080747B">
      <w:pPr>
        <w:pStyle w:val="FirstParagraph"/>
      </w:pPr>
      <w:r>
        <w:t>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 (CRMP and SRWC 2000), but in the mid-2000s it was reported that low fall flows rarely affected the later (November-January) spawning runs of steelhead and coho salmon (SRWC 2005). More recently, fall flows have affected coho salmon as well as Chinook, as the late onset of winter storms has delayed coho spawning in some water years (e.g., CDFW 2015a). In the mid-2000s, a local conservation organization identified the lack of suitable summer and winter rearing habitat as a probable limitation on Scott River coho smolt production (SRWC and Siskiyou RCD 2005). Several years later, in a NOAA Fisheries Coho Recovery Plan, NMFS identified the juvenile life stage as the most limited in the population (NMFS 2014).</w:t>
      </w:r>
    </w:p>
    <w:p w14:paraId="3CCBCA08" w14:textId="77777777" w:rsidR="00C26AC4" w:rsidRDefault="0080747B">
      <w:pPr>
        <w:pStyle w:val="BodyText"/>
      </w:pPr>
      <w:r>
        <w:t xml:space="preserve">Monitoring activity in the past 20 years has included population estimates from a video counting flume and a rotary screw trap operated by CDFW (CDFW 2015b; Massie and Morrow 2020), and spawning surveys for Chinook (Siskiyou RCD 2015b, 2017b, 2018) and coho (Maurer 2003; Siskiyou RCD 2005, 2006, 2010, 2011, 2012, 2013, 2014, 2015a, 2017a; Quigley 2007). Recent management activity has included the leasing of surface water rights from landowners to enhance summer flows (e.g., SRWT 2018), the prioritization of stream reaches for habitat restoration (SRWC 2018), several pilot projects to construct and assess the impact of beaver dam analogs (BDAs) on aquatic habitat and fish populations (Yokel 2018), a coordinated rescue effort to relocate juvenile salmon that were cut off from </w:t>
      </w:r>
      <w:proofErr w:type="spellStart"/>
      <w:r>
        <w:t>outmigrating</w:t>
      </w:r>
      <w:proofErr w:type="spellEnd"/>
      <w:r>
        <w:t xml:space="preserve"> by disconnected river reaches (CDFW 2015a), and the development of long-term groundwater management plan by Siskiyou County and local stakeholders (Siskiyou County 2021).</w:t>
      </w:r>
    </w:p>
    <w:p w14:paraId="71127530" w14:textId="77777777" w:rsidR="00C26AC4" w:rsidRDefault="0080747B">
      <w:pPr>
        <w:pStyle w:val="Heading3"/>
      </w:pPr>
      <w:bookmarkStart w:id="80" w:name="X136f33e79e427ef0f7f53ec015635d638b8a303"/>
      <w:bookmarkEnd w:id="79"/>
      <w:r>
        <w:rPr>
          <w:rStyle w:val="SectionNumber"/>
        </w:rPr>
        <w:t>2.2.2</w:t>
      </w:r>
      <w:r>
        <w:tab/>
        <w:t>Life cycle and status of coho salmon (</w:t>
      </w:r>
      <w:r>
        <w:rPr>
          <w:i/>
          <w:iCs/>
        </w:rPr>
        <w:t>Oncorhynchus kisutch</w:t>
      </w:r>
      <w:r>
        <w:t>)</w:t>
      </w:r>
    </w:p>
    <w:p w14:paraId="6C269BEF" w14:textId="77777777" w:rsidR="00C26AC4" w:rsidRDefault="0080747B">
      <w:pPr>
        <w:pStyle w:val="FirstParagraph"/>
      </w:pPr>
      <w:r>
        <w:t>Returning adult coho spawn in natal streams between November and January (</w:t>
      </w:r>
      <w:proofErr w:type="spellStart"/>
      <w:r>
        <w:t>Knechtle</w:t>
      </w:r>
      <w:proofErr w:type="spellEnd"/>
      <w:r>
        <w:t xml:space="preserve"> and Giudice 2020), and juvenile coho spend approximately one full year in freshwater streams before migrating to the ocean as smolts (Moyle 2002; McMahon 1983). In the Scott River system these natal streams are the tributaries along the margins of the valley floor (Siskiyou RCD 2004).</w:t>
      </w:r>
    </w:p>
    <w:p w14:paraId="20391670" w14:textId="77777777" w:rsidR="00C26AC4" w:rsidRDefault="0080747B">
      <w:pPr>
        <w:pStyle w:val="BodyText"/>
      </w:pPr>
      <w:r>
        <w:t xml:space="preserve">In previous studies, the strongest predictor of juvenile coho abundance in a stream system was spatial habitat (Bradford et al. 2016; Nickelson et al. 1992; Bustard and </w:t>
      </w:r>
      <w:proofErr w:type="spellStart"/>
      <w:r>
        <w:t>Narver</w:t>
      </w:r>
      <w:proofErr w:type="spellEnd"/>
      <w:r>
        <w:t xml:space="preserve"> 1975), although adequate food and cover were also important (McMahon 1983). The primary mechanism for spatial constraints on abundance appears to be that juvenile coho become more territorial as they grow (McMahon 1983).</w:t>
      </w:r>
    </w:p>
    <w:p w14:paraId="491E8ED8" w14:textId="77777777" w:rsidR="00C26AC4" w:rsidRDefault="0080747B">
      <w:pPr>
        <w:pStyle w:val="BodyText"/>
      </w:pPr>
      <w:r>
        <w:t>An average coho life cycle is illustrated in Figure 3. Some coho salmon return to spawn at age 2 as grilse, but the majority (e.g., 92.4% in 2020) return after more than one year in the ocean, giving the Scott coho salmon run its characteristic 3-year cohort return interval (</w:t>
      </w:r>
      <w:proofErr w:type="spellStart"/>
      <w:r>
        <w:t>Knechtle</w:t>
      </w:r>
      <w:proofErr w:type="spellEnd"/>
      <w:r>
        <w:t xml:space="preserve"> and Giudice 2021).</w:t>
      </w:r>
    </w:p>
    <w:p w14:paraId="345ACB3D" w14:textId="77777777" w:rsidR="00C26AC4" w:rsidRDefault="0080747B">
      <w:pPr>
        <w:pStyle w:val="BodyText"/>
      </w:pPr>
      <w:r>
        <w:lastRenderedPageBreak/>
        <w:t>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 (Brown, Moyle, and Yoshiyama 1994).</w:t>
      </w:r>
    </w:p>
    <w:p w14:paraId="1A33A3AD" w14:textId="77777777" w:rsidR="00C26AC4" w:rsidRDefault="0080747B">
      <w:pPr>
        <w:pStyle w:val="CaptionedFigure"/>
      </w:pPr>
      <w:r>
        <w:rPr>
          <w:noProof/>
        </w:rPr>
        <w:lastRenderedPageBreak/>
        <w:drawing>
          <wp:inline distT="0" distB="0" distL="0" distR="0" wp14:anchorId="0D6EF894" wp14:editId="7542FB43">
            <wp:extent cx="4142177" cy="7772400"/>
            <wp:effectExtent l="0" t="0" r="0" b="0"/>
            <wp:docPr id="33" name="Picture" descr="Figure 3: Typical life stage progression of coho salmon in the Scott River watershed."/>
            <wp:cNvGraphicFramePr/>
            <a:graphic xmlns:a="http://schemas.openxmlformats.org/drawingml/2006/main">
              <a:graphicData uri="http://schemas.openxmlformats.org/drawingml/2006/picture">
                <pic:pic xmlns:pic="http://schemas.openxmlformats.org/drawingml/2006/picture">
                  <pic:nvPicPr>
                    <pic:cNvPr id="34" name="Picture" descr="Graphics%20and%20Supplements/coho%20life%20cycle%20table_2022.02.03.jpg"/>
                    <pic:cNvPicPr>
                      <a:picLocks noChangeAspect="1" noChangeArrowheads="1"/>
                    </pic:cNvPicPr>
                  </pic:nvPicPr>
                  <pic:blipFill>
                    <a:blip r:embed="rId13"/>
                    <a:stretch>
                      <a:fillRect/>
                    </a:stretch>
                  </pic:blipFill>
                  <pic:spPr bwMode="auto">
                    <a:xfrm>
                      <a:off x="0" y="0"/>
                      <a:ext cx="4142177" cy="7772400"/>
                    </a:xfrm>
                    <a:prstGeom prst="rect">
                      <a:avLst/>
                    </a:prstGeom>
                    <a:noFill/>
                    <a:ln w="9525">
                      <a:noFill/>
                      <a:headEnd/>
                      <a:tailEnd/>
                    </a:ln>
                  </pic:spPr>
                </pic:pic>
              </a:graphicData>
            </a:graphic>
          </wp:inline>
        </w:drawing>
      </w:r>
    </w:p>
    <w:p w14:paraId="4A1AE662" w14:textId="77777777" w:rsidR="00C26AC4" w:rsidRDefault="0080747B">
      <w:pPr>
        <w:pStyle w:val="ImageCaption"/>
      </w:pPr>
      <w:r>
        <w:t>Figure 3: Typical life stage progression of coho salmon in the Scott River watershed.</w:t>
      </w:r>
    </w:p>
    <w:p w14:paraId="050522D5" w14:textId="77777777" w:rsidR="00C26AC4" w:rsidRDefault="0080747B">
      <w:pPr>
        <w:pStyle w:val="Heading3"/>
      </w:pPr>
      <w:bookmarkStart w:id="81" w:name="X1f6deda8747bb62c369b257f1af857aca7ccbda"/>
      <w:bookmarkEnd w:id="80"/>
      <w:r>
        <w:rPr>
          <w:rStyle w:val="SectionNumber"/>
        </w:rPr>
        <w:lastRenderedPageBreak/>
        <w:t>2.2.3</w:t>
      </w:r>
      <w:r>
        <w:tab/>
        <w:t>Life cycle and status of Chinook salmon (</w:t>
      </w:r>
      <w:proofErr w:type="spellStart"/>
      <w:r>
        <w:rPr>
          <w:i/>
          <w:iCs/>
        </w:rPr>
        <w:t>Onchorhynchus</w:t>
      </w:r>
      <w:proofErr w:type="spellEnd"/>
      <w:r>
        <w:rPr>
          <w:i/>
          <w:iCs/>
        </w:rPr>
        <w:t xml:space="preserve"> </w:t>
      </w:r>
      <w:proofErr w:type="spellStart"/>
      <w:r>
        <w:rPr>
          <w:i/>
          <w:iCs/>
        </w:rPr>
        <w:t>tsawytscha</w:t>
      </w:r>
      <w:proofErr w:type="spellEnd"/>
      <w:r>
        <w:t>)</w:t>
      </w:r>
    </w:p>
    <w:p w14:paraId="31160811" w14:textId="77777777" w:rsidR="00C26AC4" w:rsidRDefault="0080747B">
      <w:pPr>
        <w:pStyle w:val="FirstParagraph"/>
      </w:pPr>
      <w:r>
        <w:t>Chinook salmon in the Scott Valley are a candidate for listing under the federal ESA, and are not listed under the California ESA. They belong to the Southern Oregon / Northern California Coast (SONCC) Evolutionarily Significant Unit (ESU).</w:t>
      </w:r>
    </w:p>
    <w:p w14:paraId="354040FA" w14:textId="77777777" w:rsidR="00C26AC4" w:rsidRDefault="0080747B">
      <w:pPr>
        <w:pStyle w:val="BodyText"/>
      </w:pPr>
      <w:r>
        <w:t>Typically, adult Chinook salmon return to spawn in Scott Valley streams in the fall months September-December when flows are sufficient for salmon passage (</w:t>
      </w:r>
      <w:proofErr w:type="spellStart"/>
      <w:r>
        <w:t>Knechtle</w:t>
      </w:r>
      <w:proofErr w:type="spellEnd"/>
      <w:r>
        <w:t xml:space="preserve"> and Giudice 2020; Siskiyou RCD 2015a, 2017b). Chinook in this watershed hatch in the spring and migrate to the ocean in their first year of life (Agrawal et al. 2005). Chinook spend the majority of their life in the ocean, and return to their natal streams shortly before spawning (Healey 1991). However, substantial variability exists within this broader structure: Chinook salmon exhibit variation in multiple life stages, including time of seaward migration, age of maturity, and timing of return to natal stream (Healey 1991; Bourret, Caudill, and Keefer 2016). Consequently, a diagram of the Chinook life cycle would include more variability than the more structured coho life cycle reflected in Figure 3.</w:t>
      </w:r>
    </w:p>
    <w:p w14:paraId="7D0997A0" w14:textId="77777777" w:rsidR="00C26AC4" w:rsidRDefault="0080747B">
      <w:pPr>
        <w:pStyle w:val="BodyText"/>
      </w:pPr>
      <w:r>
        <w:t xml:space="preserve">As recently as 2013, the SONCC Chinook population was stable and becoming more complex (Wainwright et al. 2013). However, in monitoring from 2015-2020, the number of returning adults (the escapement) was 65% below historical average, and the change in the Scott River Chinook population has been more rapid than the decline in the overall Klamath Basin Chinook run (CDFW 2021). Ocean conditions may have contributed to a broad decline in Chinook populations from Alaska to California (Welch, Porter, and </w:t>
      </w:r>
      <w:proofErr w:type="spellStart"/>
      <w:r>
        <w:t>Rechisky</w:t>
      </w:r>
      <w:proofErr w:type="spellEnd"/>
      <w:r>
        <w:t xml:space="preserve"> 2021). Some studies have found that the leading cause of declining Chinook populations are ocean conditions, including </w:t>
      </w:r>
      <w:proofErr w:type="spellStart"/>
      <w:r>
        <w:t>including</w:t>
      </w:r>
      <w:proofErr w:type="spellEnd"/>
      <w:r>
        <w:t xml:space="preserve"> temperature, upwelling currents and food resources (Hunt, Mulligan, and Komori 1999), while others have identified hatchery practices as the primary cause (Quiñones et al. 2014).</w:t>
      </w:r>
    </w:p>
    <w:p w14:paraId="740AC909" w14:textId="77777777" w:rsidR="00C26AC4" w:rsidRDefault="0080747B">
      <w:pPr>
        <w:pStyle w:val="Heading3"/>
      </w:pPr>
      <w:bookmarkStart w:id="82" w:name="X81526482162caeee6479f25539a9c6105844354"/>
      <w:bookmarkEnd w:id="81"/>
      <w:r>
        <w:rPr>
          <w:rStyle w:val="SectionNumber"/>
        </w:rPr>
        <w:t>2.2.4</w:t>
      </w:r>
      <w:r>
        <w:tab/>
        <w:t>Relevant distinctions in Chinook and coho life histories</w:t>
      </w:r>
    </w:p>
    <w:p w14:paraId="5CCF5E78" w14:textId="77777777" w:rsidR="00C26AC4" w:rsidRDefault="0080747B">
      <w:pPr>
        <w:pStyle w:val="FirstParagraph"/>
      </w:pPr>
      <w:r>
        <w:t>Chinook and coho salmon are distinct in several ways relevant to this study and to management considerations:</w:t>
      </w:r>
    </w:p>
    <w:p w14:paraId="1A6819B5" w14:textId="77777777" w:rsidR="00C26AC4" w:rsidRDefault="0080747B">
      <w:pPr>
        <w:pStyle w:val="Compact"/>
        <w:numPr>
          <w:ilvl w:val="0"/>
          <w:numId w:val="2"/>
        </w:numPr>
      </w:pPr>
      <w:r>
        <w:t>In most years Chinook spawning migration takes place earlier (September-December) than coho (October-January).</w:t>
      </w:r>
    </w:p>
    <w:p w14:paraId="26AEEEC0" w14:textId="77777777" w:rsidR="00C26AC4" w:rsidRDefault="0080747B">
      <w:pPr>
        <w:pStyle w:val="Compact"/>
        <w:numPr>
          <w:ilvl w:val="0"/>
          <w:numId w:val="2"/>
        </w:numPr>
      </w:pPr>
      <w:r>
        <w:t xml:space="preserve">Chinook in this watershed hatch in the spring and migrate to the ocean in their first year of life, in contrast to coho, which spend a full year in the stream before migrating (Agrawal et al. 2005; </w:t>
      </w:r>
      <w:proofErr w:type="spellStart"/>
      <w:r>
        <w:t>Knechtle</w:t>
      </w:r>
      <w:proofErr w:type="spellEnd"/>
      <w:r>
        <w:t xml:space="preserve"> and Giudice 2020).</w:t>
      </w:r>
    </w:p>
    <w:p w14:paraId="200A05DB" w14:textId="77777777" w:rsidR="00C26AC4" w:rsidRDefault="0080747B">
      <w:pPr>
        <w:pStyle w:val="Compact"/>
        <w:numPr>
          <w:ilvl w:val="0"/>
          <w:numId w:val="2"/>
        </w:numPr>
      </w:pPr>
      <w:r>
        <w:t xml:space="preserve">Coho salmon prefer to spawn in reaches with smaller spawning gravels than Chinook salmon. </w:t>
      </w:r>
      <w:proofErr w:type="gramStart"/>
      <w:r>
        <w:t>Consequently</w:t>
      </w:r>
      <w:proofErr w:type="gramEnd"/>
      <w:r>
        <w:t xml:space="preserve"> the majority of </w:t>
      </w:r>
      <w:proofErr w:type="spellStart"/>
      <w:r>
        <w:t>coho</w:t>
      </w:r>
      <w:proofErr w:type="spellEnd"/>
      <w:r>
        <w:t xml:space="preserve"> </w:t>
      </w:r>
      <w:proofErr w:type="spellStart"/>
      <w:r>
        <w:t>redds</w:t>
      </w:r>
      <w:proofErr w:type="spellEnd"/>
      <w:r>
        <w:t xml:space="preserve"> are found in Scott River tributaries, while Chinook </w:t>
      </w:r>
      <w:proofErr w:type="spellStart"/>
      <w:r>
        <w:t>redds</w:t>
      </w:r>
      <w:proofErr w:type="spellEnd"/>
      <w:r>
        <w:t xml:space="preserve"> are more commonly found in the mainstem Scott River (e.g., Siskiyou RCD 2017b, 2017b).</w:t>
      </w:r>
    </w:p>
    <w:p w14:paraId="3B8F6EB0" w14:textId="77777777" w:rsidR="00C26AC4" w:rsidRDefault="0080747B">
      <w:pPr>
        <w:pStyle w:val="Compact"/>
        <w:numPr>
          <w:ilvl w:val="0"/>
          <w:numId w:val="2"/>
        </w:numPr>
      </w:pPr>
      <w:r>
        <w:t xml:space="preserve">Declining populations of coho salmon have been noted in the Klamath basin and more broadly in coastal California streams since the 1990s (e.g., Brown, Moyle, and Yoshiyama 1994), while regional Chinook populations have historically been more robust (Wainwright et al. 2013). However, a declining trend was observed in the Klamath run of Chinook in the 2010s, and this trend was more significant in the </w:t>
      </w:r>
      <w:r>
        <w:lastRenderedPageBreak/>
        <w:t>Scott River system than the broader Klamath basin (</w:t>
      </w:r>
      <w:proofErr w:type="spellStart"/>
      <w:r>
        <w:t>Knechtle</w:t>
      </w:r>
      <w:proofErr w:type="spellEnd"/>
      <w:r>
        <w:t xml:space="preserve"> and Giudice 2021). These trends have prompted additional monitoring of Scott Valley Chinook in the past decade (e.g., spawning surveys such as Siskiyou RCD 2015b, 2017b).</w:t>
      </w:r>
    </w:p>
    <w:p w14:paraId="08961E66" w14:textId="27250BFD" w:rsidR="00C26AC4" w:rsidDel="00F13D79" w:rsidRDefault="0080747B">
      <w:pPr>
        <w:pStyle w:val="Heading2"/>
        <w:rPr>
          <w:del w:id="83" w:author="Claire Kouba" w:date="2024-03-12T17:43:00Z"/>
        </w:rPr>
      </w:pPr>
      <w:bookmarkStart w:id="84" w:name="key-ecological-metrics"/>
      <w:bookmarkEnd w:id="78"/>
      <w:bookmarkEnd w:id="82"/>
      <w:del w:id="85" w:author="Claire Kouba" w:date="2024-03-12T17:43:00Z">
        <w:r w:rsidDel="00F13D79">
          <w:rPr>
            <w:rStyle w:val="SectionNumber"/>
          </w:rPr>
          <w:delText>2.3</w:delText>
        </w:r>
        <w:r w:rsidDel="00F13D79">
          <w:tab/>
          <w:delText>Key ecological metrics</w:delText>
        </w:r>
      </w:del>
    </w:p>
    <w:p w14:paraId="0218D4F9" w14:textId="0D750EBD" w:rsidR="00C26AC4" w:rsidDel="00D80A64" w:rsidRDefault="0080747B">
      <w:pPr>
        <w:pStyle w:val="FirstParagraph"/>
        <w:rPr>
          <w:del w:id="86" w:author="Claire Kouba" w:date="2024-03-12T16:49:00Z"/>
        </w:rPr>
      </w:pPr>
      <w:del w:id="87" w:author="Claire Kouba" w:date="2024-03-12T16:49:00Z">
        <w:r w:rsidDel="00D80A64">
          <w:delText>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The key ecological observations used in this study are:</w:delText>
        </w:r>
      </w:del>
    </w:p>
    <w:p w14:paraId="0DAF047D" w14:textId="2AF62094" w:rsidR="00C26AC4" w:rsidDel="00D80A64" w:rsidRDefault="0080747B">
      <w:pPr>
        <w:pStyle w:val="Compact"/>
        <w:numPr>
          <w:ilvl w:val="0"/>
          <w:numId w:val="3"/>
        </w:numPr>
        <w:rPr>
          <w:del w:id="88" w:author="Claire Kouba" w:date="2024-03-12T16:49:00Z"/>
        </w:rPr>
      </w:pPr>
      <w:del w:id="89" w:author="Claire Kouba" w:date="2024-03-12T16:49:00Z">
        <w:r w:rsidDel="00D80A64">
          <w:delText>Number of adults migrating from the ocean to freshwater natal streams to spawn. This quantity, the ‘escapement’, is measured at a CDFW counting facility, using a resistance board weir and video counting flume in the Scott River (e.g., Knechtle and Giudice 2021).</w:delText>
        </w:r>
      </w:del>
    </w:p>
    <w:p w14:paraId="0E4BF373" w14:textId="76C76504" w:rsidR="00C26AC4" w:rsidDel="00D80A64" w:rsidRDefault="0080747B">
      <w:pPr>
        <w:pStyle w:val="Compact"/>
        <w:numPr>
          <w:ilvl w:val="0"/>
          <w:numId w:val="3"/>
        </w:numPr>
        <w:rPr>
          <w:del w:id="90" w:author="Claire Kouba" w:date="2024-03-12T16:49:00Z"/>
        </w:rPr>
      </w:pPr>
      <w:del w:id="91" w:author="Claire Kouba" w:date="2024-03-12T16:49:00Z">
        <w:r w:rsidDel="00D80A64">
          <w:delText>Number of salmon gravel nests, or redds, observed during spawning window (e.g., Siskiyou RCD 2017a).</w:delText>
        </w:r>
      </w:del>
    </w:p>
    <w:p w14:paraId="12C74A90" w14:textId="368FE1C0" w:rsidR="00C26AC4" w:rsidDel="00D80A64" w:rsidRDefault="0080747B">
      <w:pPr>
        <w:pStyle w:val="Compact"/>
        <w:numPr>
          <w:ilvl w:val="0"/>
          <w:numId w:val="3"/>
        </w:numPr>
        <w:rPr>
          <w:del w:id="92" w:author="Claire Kouba" w:date="2024-03-12T16:49:00Z"/>
        </w:rPr>
      </w:pPr>
      <w:del w:id="93" w:author="Claire Kouba" w:date="2024-03-12T16:49:00Z">
        <w:r w:rsidDel="00D80A64">
          <w:delText>Number of juvenile yearling, or smolt, salmon. Smolt are counted as outmigrants, often from rotary screw trap observations (e.g., Massie and Morrow 2020).</w:delText>
        </w:r>
      </w:del>
    </w:p>
    <w:p w14:paraId="02842A3E" w14:textId="52FB22F2" w:rsidR="00C26AC4" w:rsidRDefault="0080747B">
      <w:pPr>
        <w:pStyle w:val="FirstParagraph"/>
      </w:pPr>
      <w:del w:id="94" w:author="Claire Kouba" w:date="2024-03-12T16:49:00Z">
        <w:r w:rsidDel="00D80A64">
          <w:delText>In addition to these three metrics, it is possible to calculate a combined metric</w:delText>
        </w:r>
      </w:del>
      <w:ins w:id="95" w:author="Thomas Harter" w:date="2024-03-10T01:36:00Z">
        <w:del w:id="96" w:author="Claire Kouba" w:date="2024-03-12T16:49:00Z">
          <w:r w:rsidR="00EC53BA" w:rsidDel="00D80A64">
            <w:delText xml:space="preserve"> </w:delText>
          </w:r>
        </w:del>
      </w:ins>
      <w:ins w:id="97" w:author="Thomas Harter" w:date="2024-03-10T01:37:00Z">
        <w:del w:id="98" w:author="Claire Kouba" w:date="2024-03-12T16:49:00Z">
          <w:r w:rsidR="00EC53BA" w:rsidDel="00D80A64">
            <w:delText xml:space="preserve">that normalizes for </w:delText>
          </w:r>
          <w:r w:rsidR="00A52202" w:rsidDel="00D80A64">
            <w:delText>the</w:delText>
          </w:r>
        </w:del>
      </w:ins>
      <w:ins w:id="99" w:author="Thomas Harter" w:date="2024-03-10T01:38:00Z">
        <w:del w:id="100" w:author="Claire Kouba" w:date="2024-03-12T16:49:00Z">
          <w:r w:rsidR="00A52202" w:rsidDel="00D80A64">
            <w:delText xml:space="preserve"> annual</w:delText>
          </w:r>
        </w:del>
      </w:ins>
      <w:ins w:id="101" w:author="Thomas Harter" w:date="2024-03-10T01:37:00Z">
        <w:del w:id="102" w:author="Claire Kouba" w:date="2024-03-12T16:49:00Z">
          <w:r w:rsidR="00A52202" w:rsidDel="00D80A64">
            <w:delText xml:space="preserve"> esc</w:delText>
          </w:r>
        </w:del>
      </w:ins>
      <w:ins w:id="103" w:author="Thomas Harter" w:date="2024-03-10T01:38:00Z">
        <w:del w:id="104" w:author="Claire Kouba" w:date="2024-03-12T16:49:00Z">
          <w:r w:rsidR="00A52202" w:rsidDel="00D80A64">
            <w:delText>apement</w:delText>
          </w:r>
        </w:del>
      </w:ins>
      <w:ins w:id="105" w:author="Thomas Harter" w:date="2024-03-11T01:11:00Z">
        <w:del w:id="106" w:author="Claire Kouba" w:date="2024-03-12T16:49:00Z">
          <w:r w:rsidR="00501785" w:rsidDel="00D80A64">
            <w:delText xml:space="preserve"> using</w:delText>
          </w:r>
        </w:del>
      </w:ins>
      <w:del w:id="107" w:author="Claire Kouba" w:date="2024-03-12T16:49:00Z">
        <w:r w:rsidDel="00D80A64">
          <w:delText xml:space="preserve">, the number of salmon smolt produced per spawning female, after monitoring </w:delText>
        </w:r>
      </w:del>
      <w:ins w:id="108" w:author="Thomas Harter" w:date="2024-03-11T01:11:00Z">
        <w:del w:id="109" w:author="Claire Kouba" w:date="2024-03-12T16:49:00Z">
          <w:r w:rsidR="00501785" w:rsidDel="00D80A64">
            <w:delText xml:space="preserve">data across </w:delText>
          </w:r>
        </w:del>
      </w:ins>
      <w:del w:id="110" w:author="Claire Kouba" w:date="2024-03-12T16:49:00Z">
        <w:r w:rsidDel="00D80A64">
          <w:delText>for multiple years to capture both the spawning and outmigrating events for the relevant cohort</w:delText>
        </w:r>
      </w:del>
      <w:ins w:id="111" w:author="Thomas Harter" w:date="2024-03-11T01:12:00Z">
        <w:del w:id="112" w:author="Claire Kouba" w:date="2024-03-12T16:49:00Z">
          <w:r w:rsidR="00C65611" w:rsidDel="00D80A64">
            <w:delText>:</w:delText>
          </w:r>
        </w:del>
      </w:ins>
      <w:del w:id="113" w:author="Claire Kouba" w:date="2024-03-12T16:49:00Z">
        <w:r w:rsidDel="00D80A64">
          <w:delText>.</w:delText>
        </w:r>
      </w:del>
      <w:ins w:id="114" w:author="Thomas Harter" w:date="2024-03-11T01:11:00Z">
        <w:del w:id="115" w:author="Claire Kouba" w:date="2024-03-12T16:49:00Z">
          <w:r w:rsidR="00501785" w:rsidRPr="00501785" w:rsidDel="00D80A64">
            <w:delText xml:space="preserve"> </w:delText>
          </w:r>
          <w:r w:rsidR="00501785" w:rsidDel="00D80A64">
            <w:delText>the number of salmon smolt produced per spawning female</w:delText>
          </w:r>
        </w:del>
      </w:ins>
      <w:ins w:id="116" w:author="Thomas Harter" w:date="2024-03-11T01:12:00Z">
        <w:del w:id="117" w:author="Claire Kouba" w:date="2024-03-12T16:49:00Z">
          <w:r w:rsidR="00C65611" w:rsidDel="00D80A64">
            <w:delText>.</w:delText>
          </w:r>
        </w:del>
      </w:ins>
      <w:ins w:id="118" w:author="Claire Kouba" w:date="2024-03-12T16:20:00Z">
        <w:r w:rsidR="00753B77">
          <w:t xml:space="preserve"> </w:t>
        </w:r>
      </w:ins>
    </w:p>
    <w:p w14:paraId="23553B48" w14:textId="77777777" w:rsidR="00C26AC4" w:rsidRDefault="0080747B">
      <w:pPr>
        <w:pStyle w:val="Heading1"/>
      </w:pPr>
      <w:bookmarkStart w:id="119" w:name="methods"/>
      <w:bookmarkEnd w:id="64"/>
      <w:bookmarkEnd w:id="84"/>
      <w:r>
        <w:rPr>
          <w:rStyle w:val="SectionNumber"/>
        </w:rPr>
        <w:t>3</w:t>
      </w:r>
      <w:r>
        <w:tab/>
        <w:t>Methods</w:t>
      </w:r>
    </w:p>
    <w:p w14:paraId="17CFF9D3" w14:textId="3392E1F3" w:rsidR="00C26AC4" w:rsidRDefault="00DE3F79">
      <w:pPr>
        <w:pStyle w:val="FirstParagraph"/>
      </w:pPr>
      <w:ins w:id="120" w:author="Claire Kouba" w:date="2024-03-19T18:14:00Z">
        <w:r>
          <w:t xml:space="preserve">We </w:t>
        </w:r>
      </w:ins>
      <w:ins w:id="121" w:author="Claire Kouba" w:date="2024-03-19T18:29:00Z">
        <w:r w:rsidR="00D23706">
          <w:t>us</w:t>
        </w:r>
      </w:ins>
      <w:ins w:id="122" w:author="Claire Kouba" w:date="2024-03-19T18:27:00Z">
        <w:r w:rsidR="004C65DF">
          <w:t xml:space="preserve">ed linear regression </w:t>
        </w:r>
      </w:ins>
      <w:ins w:id="123" w:author="Claire Kouba" w:date="2024-03-19T18:29:00Z">
        <w:r w:rsidR="00D23706">
          <w:t xml:space="preserve">to assess the feasibility of predicting an </w:t>
        </w:r>
      </w:ins>
      <w:ins w:id="124" w:author="Claire Kouba" w:date="2024-03-19T18:27:00Z">
        <w:r w:rsidR="00D23706">
          <w:t xml:space="preserve">ecological response </w:t>
        </w:r>
      </w:ins>
      <w:ins w:id="125" w:author="Claire Kouba" w:date="2024-03-19T18:29:00Z">
        <w:r w:rsidR="00D23706">
          <w:t>using</w:t>
        </w:r>
      </w:ins>
      <w:ins w:id="126" w:author="Claire Kouba" w:date="2024-03-19T18:27:00Z">
        <w:r w:rsidR="00D23706">
          <w:t xml:space="preserve"> </w:t>
        </w:r>
      </w:ins>
      <w:ins w:id="127" w:author="Claire Kouba" w:date="2024-03-19T18:28:00Z">
        <w:r w:rsidR="00D23706">
          <w:t>dozens of potential hydrologic predictor metrics.</w:t>
        </w:r>
      </w:ins>
      <w:ins w:id="128" w:author="Claire Kouba" w:date="2024-03-19T18:14:00Z">
        <w:r>
          <w:t xml:space="preserve"> </w:t>
        </w:r>
      </w:ins>
      <w:del w:id="129" w:author="Claire Kouba" w:date="2024-03-19T16:53:00Z">
        <w:r w:rsidR="0080747B" w:rsidDel="007F351C">
          <w:delText>Hydrologic metric predictors of fish response variables were screened in two passes: first,</w:delText>
        </w:r>
      </w:del>
      <w:del w:id="130" w:author="Claire Kouba" w:date="2024-03-19T17:11:00Z">
        <w:r w:rsidR="0080747B" w:rsidDel="00AF4710">
          <w:delText xml:space="preserve"> using correlation coefficients</w:delText>
        </w:r>
      </w:del>
      <w:del w:id="131" w:author="Claire Kouba" w:date="2024-03-19T17:09:00Z">
        <w:r w:rsidR="0080747B" w:rsidDel="007C1EE6">
          <w:delText xml:space="preserve"> on a large number of potential predictors, and then </w:delText>
        </w:r>
      </w:del>
      <w:del w:id="132" w:author="Claire Kouba" w:date="2024-03-19T17:11:00Z">
        <w:r w:rsidR="0080747B" w:rsidDel="00AF4710">
          <w:delText xml:space="preserve">using linear models to assess combinations of a refined set of potential predictors. </w:delText>
        </w:r>
      </w:del>
      <w:r w:rsidR="0080747B">
        <w:t xml:space="preserve">The objectives of the linear model selection exercise were to 1) empirically estimate which hydrologic flows were related to coho and Chinook reproductive outcomes and 2) assign weights of relative importance </w:t>
      </w:r>
      <w:del w:id="133" w:author="Thomas Harter" w:date="2024-03-21T02:42:00Z">
        <w:r w:rsidR="0080747B" w:rsidDel="007D6382">
          <w:delText xml:space="preserve">for </w:delText>
        </w:r>
      </w:del>
      <w:ins w:id="134" w:author="Thomas Harter" w:date="2024-03-21T02:42:00Z">
        <w:r w:rsidR="007D6382">
          <w:t xml:space="preserve">to develop </w:t>
        </w:r>
      </w:ins>
      <w:r w:rsidR="0080747B">
        <w:t xml:space="preserve">a Hydrologic Benefit formula, using slopes </w:t>
      </w:r>
      <w:del w:id="135" w:author="Thomas Harter" w:date="2024-03-21T02:42:00Z">
        <w:r w:rsidR="0080747B" w:rsidDel="007D6382">
          <w:delText xml:space="preserve">in </w:delText>
        </w:r>
      </w:del>
      <w:ins w:id="136" w:author="Thomas Harter" w:date="2024-03-21T02:42:00Z">
        <w:r w:rsidR="007D6382">
          <w:t xml:space="preserve">of </w:t>
        </w:r>
      </w:ins>
      <w:r w:rsidR="0080747B">
        <w:t>the linear models.</w:t>
      </w:r>
    </w:p>
    <w:p w14:paraId="20AFD4C4" w14:textId="2E10BA7F" w:rsidR="00C26AC4" w:rsidRDefault="0080747B">
      <w:pPr>
        <w:pStyle w:val="Heading2"/>
      </w:pPr>
      <w:bookmarkStart w:id="137" w:name="X90504e9e9e683c3d6548512a207e58f57862daf"/>
      <w:r>
        <w:rPr>
          <w:rStyle w:val="SectionNumber"/>
        </w:rPr>
        <w:t>3.1</w:t>
      </w:r>
      <w:r>
        <w:tab/>
      </w:r>
      <w:ins w:id="138" w:author="Claire Kouba" w:date="2024-03-12T16:42:00Z">
        <w:r w:rsidR="00D90D30">
          <w:t xml:space="preserve">Predictors: </w:t>
        </w:r>
      </w:ins>
      <w:r>
        <w:t>Flow metrics to describe Scott River flow regime</w:t>
      </w:r>
    </w:p>
    <w:p w14:paraId="14823720" w14:textId="23997E54" w:rsidR="00C26AC4" w:rsidRDefault="0080747B">
      <w:pPr>
        <w:pStyle w:val="FirstParagraph"/>
      </w:pPr>
      <w:r>
        <w:t xml:space="preserve">A series of metrics from the catalog of California-specific functional flows (as illustrated in Figure 4) (Yarnell et al. 2020; Patterson et al. 2020) were selected to highlight the history and salient characteristics of the Scott River flow regime over the past eight decades. </w:t>
      </w:r>
      <w:ins w:id="139" w:author="Claire Kouba" w:date="2024-03-18T17:01:00Z">
        <w:r w:rsidR="0047380B">
          <w:t xml:space="preserve">The </w:t>
        </w:r>
      </w:ins>
      <w:ins w:id="140" w:author="Claire Kouba" w:date="2024-03-18T17:10:00Z">
        <w:r w:rsidR="00BF639E">
          <w:t xml:space="preserve">full suite of </w:t>
        </w:r>
      </w:ins>
      <w:ins w:id="141" w:author="Claire Kouba" w:date="2024-03-18T17:01:00Z">
        <w:r w:rsidR="0047380B">
          <w:t xml:space="preserve">functional flow metrics </w:t>
        </w:r>
      </w:ins>
      <w:ins w:id="142" w:author="Claire Kouba" w:date="2024-03-18T17:11:00Z">
        <w:r w:rsidR="00BF639E">
          <w:t>is</w:t>
        </w:r>
      </w:ins>
      <w:ins w:id="143" w:author="Claire Kouba" w:date="2024-03-18T17:01:00Z">
        <w:r w:rsidR="0047380B">
          <w:t xml:space="preserve"> calculated</w:t>
        </w:r>
      </w:ins>
      <w:ins w:id="144" w:author="Claire Kouba" w:date="2024-03-18T17:10:00Z">
        <w:r w:rsidR="00BF639E">
          <w:t xml:space="preserve"> on a water-year basis</w:t>
        </w:r>
      </w:ins>
      <w:ins w:id="145" w:author="Claire Kouba" w:date="2024-03-18T17:01:00Z">
        <w:r w:rsidR="0047380B">
          <w:t xml:space="preserve"> (i.e., each type of metric produces one value for each water year). </w:t>
        </w:r>
      </w:ins>
      <w:r>
        <w:t>Abbreviations and descriptions are listed in Table 1, and additional information is available in Patterson et al. (2020) and supporting documentation.</w:t>
      </w:r>
    </w:p>
    <w:p w14:paraId="62898AE2" w14:textId="635BA427" w:rsidR="00C26AC4" w:rsidRDefault="0080747B">
      <w:pPr>
        <w:pStyle w:val="BodyText"/>
      </w:pPr>
      <w:r>
        <w:lastRenderedPageBreak/>
        <w:t xml:space="preserve">All </w:t>
      </w:r>
      <w:del w:id="146" w:author="Thomas Harter" w:date="2024-03-21T02:44:00Z">
        <w:r w:rsidDel="00BF792C">
          <w:delText xml:space="preserve">of the </w:delText>
        </w:r>
      </w:del>
      <w:r>
        <w:t>selected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w:t>
      </w:r>
      <w:bookmarkStart w:id="147" w:name="_GoBack"/>
      <w:bookmarkEnd w:id="147"/>
      <w:r>
        <w:t>ge conditions during egg incubation or the overwintering period for juvenile coho salmon.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14:paraId="0C70355A" w14:textId="62C92B4D" w:rsidR="00A206D8" w:rsidRDefault="0080747B" w:rsidP="00A206D8">
      <w:pPr>
        <w:pStyle w:val="BodyText"/>
        <w:rPr>
          <w:ins w:id="148" w:author="Claire Kouba" w:date="2024-03-19T16:23:00Z"/>
        </w:rPr>
      </w:pPr>
      <w:r>
        <w:t xml:space="preserve">In addition to the metrics discussed above, we devised two metrics for this study area related to timing of anadromous fish access to preferred spawning habitat (illustrated in Figure 5). These metrics are referred to as “reconnection” and “disconnection” dates. They assume a flow threshold, defined at the Fort Jones gauge, that corresponds to a certain degree of “connectivity” in the Scott River stream system. The date on which this connectivity is lost in the spring/summer or gained in the fall has implications for whether salmon passage exists during the preferred migrating time window. </w:t>
      </w:r>
      <w:del w:id="149" w:author="Thomas Harter" w:date="2024-03-11T01:16:00Z">
        <w:r w:rsidDel="003F208F">
          <w:delText>While t</w:delText>
        </w:r>
      </w:del>
      <w:ins w:id="150" w:author="Thomas Harter" w:date="2024-03-11T01:16:00Z">
        <w:r w:rsidR="003F208F">
          <w:t>T</w:t>
        </w:r>
      </w:ins>
      <w:r>
        <w:t xml:space="preserve">hese metrics </w:t>
      </w:r>
      <w:del w:id="151" w:author="Thomas Harter" w:date="2024-03-11T01:17:00Z">
        <w:r w:rsidDel="009A564A">
          <w:delText xml:space="preserve">can be somewhat correlated </w:delText>
        </w:r>
      </w:del>
      <w:ins w:id="152" w:author="Thomas Harter" w:date="2024-03-11T01:17:00Z">
        <w:r w:rsidR="009A564A">
          <w:t>are related to</w:t>
        </w:r>
      </w:ins>
      <w:del w:id="153" w:author="Thomas Harter" w:date="2024-03-11T01:17:00Z">
        <w:r w:rsidDel="009A564A">
          <w:delText>with some of</w:delText>
        </w:r>
      </w:del>
      <w:r>
        <w:t xml:space="preserve"> the California-specific functional flows</w:t>
      </w:r>
      <w:ins w:id="154" w:author="Thomas Harter" w:date="2024-03-11T01:16:00Z">
        <w:r w:rsidR="00D31E30">
          <w:t>, namely</w:t>
        </w:r>
      </w:ins>
      <w:ins w:id="155" w:author="Thomas Harter" w:date="2024-03-11T01:17:00Z">
        <w:r w:rsidR="009A564A">
          <w:t xml:space="preserve">, the timing </w:t>
        </w:r>
      </w:ins>
      <w:ins w:id="156" w:author="Thomas Harter" w:date="2024-03-11T01:18:00Z">
        <w:r w:rsidR="009A564A">
          <w:t xml:space="preserve">and slope of spring recess and the timing of a fall pulse flow (Figure 4). More </w:t>
        </w:r>
        <w:r w:rsidR="00602848">
          <w:t>importantly</w:t>
        </w:r>
        <w:r w:rsidR="009A564A">
          <w:t>,</w:t>
        </w:r>
      </w:ins>
      <w:del w:id="157" w:author="Thomas Harter" w:date="2024-03-11T01:18:00Z">
        <w:r w:rsidDel="009A564A">
          <w:delText>,</w:delText>
        </w:r>
      </w:del>
      <w:r>
        <w:t xml:space="preserve"> they add value to this analysis because of their direct relation to fish passage in the watershed.</w:t>
      </w:r>
      <w:ins w:id="158" w:author="Claire Kouba" w:date="2024-03-12T14:34:00Z">
        <w:r w:rsidR="00A206D8">
          <w:t xml:space="preserve"> </w:t>
        </w:r>
      </w:ins>
    </w:p>
    <w:p w14:paraId="6AF9C8A3" w14:textId="632B10B7" w:rsidR="00BC2D2E" w:rsidRDefault="00BC2D2E">
      <w:pPr>
        <w:pStyle w:val="FirstParagraph"/>
        <w:rPr>
          <w:ins w:id="159" w:author="Claire Kouba" w:date="2024-03-12T14:34:00Z"/>
        </w:rPr>
        <w:pPrChange w:id="160" w:author="Claire Kouba" w:date="2024-03-19T16:26:00Z">
          <w:pPr>
            <w:pStyle w:val="BodyText"/>
          </w:pPr>
        </w:pPrChange>
      </w:pPr>
      <w:ins w:id="161" w:author="Claire Kouba" w:date="2024-03-19T16:23:00Z">
        <w:del w:id="162" w:author="Thomas Harter" w:date="2024-03-21T02:48:00Z">
          <w:r w:rsidDel="00795210">
            <w:delText>Because flow is a continuous variable, an</w:delText>
          </w:r>
        </w:del>
      </w:ins>
      <w:ins w:id="163" w:author="Claire Kouba" w:date="2024-03-19T16:24:00Z">
        <w:del w:id="164" w:author="Thomas Harter" w:date="2024-03-21T02:48:00Z">
          <w:r w:rsidDel="00795210">
            <w:delText xml:space="preserve"> infinite</w:delText>
          </w:r>
        </w:del>
      </w:ins>
      <w:ins w:id="165" w:author="Claire Kouba" w:date="2024-03-19T16:23:00Z">
        <w:del w:id="166" w:author="Thomas Harter" w:date="2024-03-21T02:48:00Z">
          <w:r w:rsidDel="00795210">
            <w:delText xml:space="preserve"> number of</w:delText>
          </w:r>
        </w:del>
      </w:ins>
      <w:ins w:id="167" w:author="Claire Kouba" w:date="2024-03-19T16:24:00Z">
        <w:del w:id="168" w:author="Thomas Harter" w:date="2024-03-21T02:48:00Z">
          <w:r w:rsidDel="00795210">
            <w:delText xml:space="preserve"> flow thresholds exist, and consequent</w:delText>
          </w:r>
        </w:del>
      </w:ins>
      <w:ins w:id="169" w:author="Claire Kouba" w:date="2024-03-19T16:25:00Z">
        <w:del w:id="170" w:author="Thomas Harter" w:date="2024-03-21T02:48:00Z">
          <w:r w:rsidDel="00795210">
            <w:delText xml:space="preserve">ly an infinite number of </w:delText>
          </w:r>
        </w:del>
      </w:ins>
      <w:ins w:id="171" w:author="Claire Kouba" w:date="2024-03-19T16:24:00Z">
        <w:del w:id="172" w:author="Thomas Harter" w:date="2024-03-21T02:48:00Z">
          <w:r w:rsidDel="00795210">
            <w:delText>threshold-based reconnection dates</w:delText>
          </w:r>
        </w:del>
      </w:ins>
      <w:ins w:id="173" w:author="Thomas Harter" w:date="2024-03-21T02:48:00Z">
        <w:r w:rsidR="00795210">
          <w:t>A discrete number of thresholds were selected from the continuum of flows</w:t>
        </w:r>
        <w:r w:rsidR="005C3E70">
          <w:t xml:space="preserve">, ranging between </w:t>
        </w:r>
      </w:ins>
      <w:ins w:id="174" w:author="Thomas Harter" w:date="2024-03-21T02:49:00Z">
        <w:r w:rsidR="005C3E70">
          <w:t>a low</w:t>
        </w:r>
      </w:ins>
      <w:ins w:id="175" w:author="Thomas Harter" w:date="2024-03-21T02:50:00Z">
        <w:r w:rsidR="00426B16">
          <w:t>est value</w:t>
        </w:r>
      </w:ins>
      <w:ins w:id="176" w:author="Thomas Harter" w:date="2024-03-21T02:49:00Z">
        <w:r w:rsidR="005C3E70">
          <w:t xml:space="preserve"> of 10 </w:t>
        </w:r>
        <w:proofErr w:type="spellStart"/>
        <w:r w:rsidR="005C3E70">
          <w:t>cfs</w:t>
        </w:r>
      </w:ins>
      <w:proofErr w:type="spellEnd"/>
      <w:ins w:id="177" w:author="Thomas Harter" w:date="2024-03-21T02:50:00Z">
        <w:r w:rsidR="00426B16">
          <w:t xml:space="preserve"> and highest value of 100 </w:t>
        </w:r>
        <w:proofErr w:type="spellStart"/>
        <w:r w:rsidR="00426B16">
          <w:t>cfs</w:t>
        </w:r>
        <w:proofErr w:type="spellEnd"/>
        <w:r w:rsidR="00426B16">
          <w:t>.  At the lowest value</w:t>
        </w:r>
      </w:ins>
      <w:ins w:id="178" w:author="Thomas Harter" w:date="2024-03-21T02:49:00Z">
        <w:r w:rsidR="00974140">
          <w:t xml:space="preserve"> all tributaries are known to be disconnected and significant dry reaches</w:t>
        </w:r>
      </w:ins>
      <w:ins w:id="179" w:author="Thomas Harter" w:date="2024-03-21T02:50:00Z">
        <w:r w:rsidR="00974140">
          <w:t xml:space="preserve"> </w:t>
        </w:r>
        <w:r w:rsidR="00426B16">
          <w:t>exist along the main stem (Tolley et al., 2019)</w:t>
        </w:r>
      </w:ins>
      <w:ins w:id="180" w:author="Claire Kouba" w:date="2024-03-19T16:25:00Z">
        <w:r>
          <w:t>.</w:t>
        </w:r>
      </w:ins>
      <w:ins w:id="181" w:author="Thomas Harter" w:date="2024-03-21T02:51:00Z">
        <w:r w:rsidR="00AE24C8">
          <w:t xml:space="preserve"> At the highest value, most tributaries connect with the mainstem</w:t>
        </w:r>
        <w:r w:rsidR="006F5142">
          <w:t xml:space="preserve"> and the </w:t>
        </w:r>
        <w:proofErr w:type="spellStart"/>
        <w:r w:rsidR="006F5142">
          <w:t>maionstem</w:t>
        </w:r>
        <w:proofErr w:type="spellEnd"/>
        <w:r w:rsidR="006F5142">
          <w:t xml:space="preserve"> Scott River is flowing contiguously, including the “tai</w:t>
        </w:r>
      </w:ins>
      <w:ins w:id="182" w:author="Thomas Harter" w:date="2024-03-21T02:52:00Z">
        <w:r w:rsidR="006F5142">
          <w:t>lings” section</w:t>
        </w:r>
        <w:r w:rsidR="000A3524">
          <w:t>, a boulder</w:t>
        </w:r>
      </w:ins>
      <w:ins w:id="183" w:author="Thomas Harter" w:date="2024-03-21T02:53:00Z">
        <w:r w:rsidR="003205A7">
          <w:t xml:space="preserve"> sediment</w:t>
        </w:r>
      </w:ins>
      <w:ins w:id="184" w:author="Thomas Harter" w:date="2024-03-21T02:52:00Z">
        <w:r w:rsidR="002964DB">
          <w:t xml:space="preserve"> substrata section of the </w:t>
        </w:r>
      </w:ins>
      <w:ins w:id="185" w:author="Thomas Harter" w:date="2024-03-21T02:53:00Z">
        <w:r w:rsidR="002964DB">
          <w:t>mainstem</w:t>
        </w:r>
      </w:ins>
      <w:ins w:id="186" w:author="Thomas Harter" w:date="2024-03-21T02:54:00Z">
        <w:r w:rsidR="00C97491">
          <w:t xml:space="preserve"> that is most susceptible to falling dry.</w:t>
        </w:r>
      </w:ins>
      <w:ins w:id="187" w:author="Claire Kouba" w:date="2024-03-19T16:24:00Z">
        <w:del w:id="188" w:author="Thomas Harter" w:date="2024-03-21T02:54:00Z">
          <w:r w:rsidDel="005A446C">
            <w:delText xml:space="preserve"> </w:delText>
          </w:r>
        </w:del>
      </w:ins>
      <w:commentRangeStart w:id="189"/>
      <w:ins w:id="190" w:author="Claire Kouba" w:date="2024-03-19T16:26:00Z">
        <w:del w:id="191" w:author="Thomas Harter" w:date="2024-03-21T02:54:00Z">
          <w:r w:rsidDel="005A446C">
            <w:delText>Additionally</w:delText>
          </w:r>
        </w:del>
        <w:commentRangeEnd w:id="189"/>
        <w:r>
          <w:rPr>
            <w:rStyle w:val="CommentReference"/>
          </w:rPr>
          <w:commentReference w:id="189"/>
        </w:r>
        <w:del w:id="192" w:author="Thomas Harter" w:date="2024-03-21T02:54:00Z">
          <w:r w:rsidDel="005A446C">
            <w:delText>,</w:delText>
          </w:r>
        </w:del>
        <w:r>
          <w:t xml:space="preserve"> </w:t>
        </w:r>
      </w:ins>
      <w:ins w:id="193" w:author="Thomas Harter" w:date="2024-03-21T02:54:00Z">
        <w:r w:rsidR="005A446C">
          <w:t>T</w:t>
        </w:r>
      </w:ins>
      <w:ins w:id="194" w:author="Claire Kouba" w:date="2024-03-19T16:26:00Z">
        <w:del w:id="195" w:author="Thomas Harter" w:date="2024-03-21T02:54:00Z">
          <w:r w:rsidDel="005A446C">
            <w:delText>t</w:delText>
          </w:r>
        </w:del>
        <w:r>
          <w:t>he reconnection timing of proximate flow thresholds is somewhat correlated. It was therefore necessary to reduce the number of flow thresholds under consideration in the linear model selection process</w:t>
        </w:r>
        <w:del w:id="196" w:author="Thomas Harter" w:date="2024-03-21T02:47:00Z">
          <w:r w:rsidDel="002677E7">
            <w:delText>, in order</w:delText>
          </w:r>
        </w:del>
        <w:r>
          <w:t xml:space="preserve"> to a) identify flow thresholds with the greatest impact on coho reproduction (to the extent possible with such a small dataset), and b) avoid the inclusion of redundant hydrologic information (Poff and Olden 2003). To identify the threshold(s) with the highest predictive power and potentially the lowest redundancy, we examined relationships between reconnection dates and biological monitoring data. </w:t>
        </w:r>
        <w:del w:id="197" w:author="Thomas Harter" w:date="2024-03-21T02:48:00Z">
          <w:r w:rsidDel="00540DE8">
            <w:delText>We selected the following flow thresholds for river reconnection and disconnection analyses (see more information in Results): 10 and 100 cfs.</w:delText>
          </w:r>
        </w:del>
      </w:ins>
    </w:p>
    <w:p w14:paraId="2C6A5844" w14:textId="77777777" w:rsidR="00A206D8" w:rsidRDefault="00A206D8">
      <w:pPr>
        <w:pStyle w:val="BodyText"/>
      </w:pPr>
    </w:p>
    <w:p w14:paraId="4BED44CC" w14:textId="5C3318C0" w:rsidR="00C26AC4" w:rsidRDefault="0080747B">
      <w:pPr>
        <w:pStyle w:val="TableCaption"/>
      </w:pPr>
      <w:commentRangeStart w:id="198"/>
      <w:r>
        <w:lastRenderedPageBreak/>
        <w:t xml:space="preserve">Table </w:t>
      </w:r>
      <w:commentRangeEnd w:id="198"/>
      <w:r w:rsidR="00F51442">
        <w:rPr>
          <w:rStyle w:val="CommentReference"/>
          <w:i w:val="0"/>
        </w:rPr>
        <w:commentReference w:id="198"/>
      </w:r>
      <w:r>
        <w:t xml:space="preserve">1: Explanation of </w:t>
      </w:r>
      <w:ins w:id="199" w:author="Claire Kouba" w:date="2024-03-18T17:14:00Z">
        <w:r w:rsidR="00364ADD">
          <w:t xml:space="preserve">time period definitions and </w:t>
        </w:r>
      </w:ins>
      <w:r>
        <w:t xml:space="preserve">hydrologic metrics </w:t>
      </w:r>
      <w:del w:id="200" w:author="Claire Kouba" w:date="2024-03-19T18:38:00Z">
        <w:r w:rsidDel="00CB5A51">
          <w:delText xml:space="preserve">and other terms </w:delText>
        </w:r>
      </w:del>
      <w:r>
        <w:t>used in this analysis</w:t>
      </w:r>
      <w:ins w:id="201" w:author="Claire Kouba" w:date="2024-03-18T13:56:00Z">
        <w:r w:rsidR="00F51442">
          <w:t>. Each</w:t>
        </w:r>
      </w:ins>
      <w:ins w:id="202" w:author="Claire Kouba" w:date="2024-03-18T17:13:00Z">
        <w:r w:rsidR="00AE720F">
          <w:t xml:space="preserve"> type of metric, for each threshold value (e.g., 100 </w:t>
        </w:r>
        <w:proofErr w:type="spellStart"/>
        <w:r w:rsidR="00AE720F">
          <w:t>cfs</w:t>
        </w:r>
        <w:proofErr w:type="spellEnd"/>
        <w:r w:rsidR="00AE720F">
          <w:t xml:space="preserve"> or 50</w:t>
        </w:r>
        <w:r w:rsidR="00AE720F" w:rsidRPr="00AE720F">
          <w:rPr>
            <w:vertAlign w:val="superscript"/>
            <w:rPrChange w:id="203" w:author="Claire Kouba" w:date="2024-03-18T17:13:00Z">
              <w:rPr/>
            </w:rPrChange>
          </w:rPr>
          <w:t>th</w:t>
        </w:r>
        <w:r w:rsidR="00AE720F">
          <w:t xml:space="preserve"> flow percentile)</w:t>
        </w:r>
      </w:ins>
      <w:ins w:id="204" w:author="Claire Kouba" w:date="2024-03-19T09:53:00Z">
        <w:r w:rsidR="00C83247">
          <w:t>,</w:t>
        </w:r>
      </w:ins>
      <w:ins w:id="205" w:author="Claire Kouba" w:date="2024-03-18T17:13:00Z">
        <w:r w:rsidR="00364ADD">
          <w:t xml:space="preserve"> produces one value per</w:t>
        </w:r>
      </w:ins>
      <w:ins w:id="206" w:author="Claire Kouba" w:date="2024-03-18T13:56:00Z">
        <w:r w:rsidR="00F51442">
          <w:t xml:space="preserve"> water year</w:t>
        </w:r>
      </w:ins>
      <w:r>
        <w:t>.</w:t>
      </w:r>
    </w:p>
    <w:tbl>
      <w:tblPr>
        <w:tblStyle w:val="Table"/>
        <w:tblW w:w="0" w:type="auto"/>
        <w:jc w:val="center"/>
        <w:tblLayout w:type="fixed"/>
        <w:tblLook w:val="0420" w:firstRow="1" w:lastRow="0" w:firstColumn="0" w:lastColumn="0" w:noHBand="0" w:noVBand="1"/>
        <w:tblPrChange w:id="207" w:author="Claire Kouba" w:date="2024-03-19T15:47:00Z">
          <w:tblPr>
            <w:tblStyle w:val="Table"/>
            <w:tblW w:w="0" w:type="auto"/>
            <w:jc w:val="center"/>
            <w:tblLayout w:type="fixed"/>
            <w:tblLook w:val="0420" w:firstRow="1" w:lastRow="0" w:firstColumn="0" w:lastColumn="0" w:noHBand="0" w:noVBand="1"/>
          </w:tblPr>
        </w:tblPrChange>
      </w:tblPr>
      <w:tblGrid>
        <w:gridCol w:w="1455"/>
        <w:gridCol w:w="1817"/>
        <w:gridCol w:w="35"/>
        <w:gridCol w:w="1817"/>
        <w:gridCol w:w="2384"/>
        <w:gridCol w:w="1852"/>
        <w:tblGridChange w:id="208">
          <w:tblGrid>
            <w:gridCol w:w="1455"/>
            <w:gridCol w:w="273"/>
            <w:gridCol w:w="1544"/>
            <w:gridCol w:w="35"/>
            <w:gridCol w:w="581"/>
            <w:gridCol w:w="1236"/>
            <w:gridCol w:w="924"/>
            <w:gridCol w:w="1460"/>
            <w:gridCol w:w="1852"/>
            <w:gridCol w:w="1728"/>
          </w:tblGrid>
        </w:tblGridChange>
      </w:tblGrid>
      <w:tr w:rsidR="00C73357" w14:paraId="581F3788" w14:textId="77777777" w:rsidTr="00C73357">
        <w:trPr>
          <w:cnfStyle w:val="100000000000" w:firstRow="1" w:lastRow="0" w:firstColumn="0" w:lastColumn="0" w:oddVBand="0" w:evenVBand="0" w:oddHBand="0" w:evenHBand="0" w:firstRowFirstColumn="0" w:firstRowLastColumn="0" w:lastRowFirstColumn="0" w:lastRowLastColumn="0"/>
          <w:tblHeader/>
          <w:jc w:val="center"/>
          <w:trPrChange w:id="209" w:author="Claire Kouba" w:date="2024-03-19T15:47:00Z">
            <w:trPr>
              <w:tblHeader/>
              <w:jc w:val="center"/>
            </w:trPr>
          </w:trPrChange>
        </w:trPr>
        <w:tc>
          <w:tcPr>
            <w:tcW w:w="145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210" w:author="Claire Kouba" w:date="2024-03-19T15:47:00Z">
              <w:tcPr>
                <w:tcW w:w="1728" w:type="dxa"/>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68751B87" w14:textId="4FE0457B" w:rsidR="00C73357" w:rsidRDefault="00C73357">
            <w:pPr>
              <w:pBdr>
                <w:top w:val="none" w:sz="0" w:space="0" w:color="000000"/>
                <w:left w:val="none" w:sz="0" w:space="0" w:color="000000"/>
                <w:bottom w:val="none" w:sz="0" w:space="0" w:color="000000"/>
                <w:right w:val="none" w:sz="0" w:space="0" w:color="000000"/>
              </w:pBdr>
              <w:spacing w:before="100" w:after="100"/>
              <w:ind w:left="100" w:right="100"/>
              <w:cnfStyle w:val="100000000000" w:firstRow="1" w:lastRow="0" w:firstColumn="0" w:lastColumn="0" w:oddVBand="0" w:evenVBand="0" w:oddHBand="0" w:evenHBand="0" w:firstRowFirstColumn="0" w:firstRowLastColumn="0" w:lastRowFirstColumn="0" w:lastRowLastColumn="0"/>
            </w:pPr>
            <w:del w:id="211" w:author="Claire Kouba" w:date="2024-03-19T15:48:00Z">
              <w:r w:rsidDel="00C73357">
                <w:rPr>
                  <w:rFonts w:ascii="Arial" w:eastAsia="Arial" w:hAnsi="Arial" w:cs="Arial"/>
                  <w:color w:val="000000"/>
                  <w:sz w:val="22"/>
                  <w:szCs w:val="22"/>
                </w:rPr>
                <w:delText>Abbreviation</w:delText>
              </w:r>
            </w:del>
            <w:ins w:id="212" w:author="Claire Kouba" w:date="2024-03-19T15:48:00Z">
              <w:r>
                <w:rPr>
                  <w:rFonts w:ascii="Arial" w:eastAsia="Arial" w:hAnsi="Arial" w:cs="Arial"/>
                  <w:color w:val="000000"/>
                  <w:sz w:val="22"/>
                  <w:szCs w:val="22"/>
                </w:rPr>
                <w:t>Abbrev.</w:t>
              </w:r>
            </w:ins>
          </w:p>
        </w:tc>
        <w:tc>
          <w:tcPr>
            <w:tcW w:w="1852" w:type="dxa"/>
            <w:gridSpan w:val="2"/>
            <w:tcBorders>
              <w:top w:val="single" w:sz="12" w:space="0" w:color="666666"/>
              <w:left w:val="none" w:sz="0" w:space="0" w:color="000000"/>
              <w:bottom w:val="single" w:sz="12" w:space="0" w:color="666666"/>
              <w:right w:val="none" w:sz="0" w:space="0" w:color="000000"/>
            </w:tcBorders>
            <w:shd w:val="clear" w:color="auto" w:fill="FFFFFF"/>
            <w:tcPrChange w:id="213" w:author="Claire Kouba" w:date="2024-03-19T15:47:00Z">
              <w:tcPr>
                <w:tcW w:w="2160" w:type="dxa"/>
                <w:gridSpan w:val="3"/>
                <w:tcBorders>
                  <w:top w:val="single" w:sz="12" w:space="0" w:color="666666"/>
                  <w:left w:val="none" w:sz="0" w:space="0" w:color="000000"/>
                  <w:bottom w:val="single" w:sz="12" w:space="0" w:color="666666"/>
                  <w:right w:val="none" w:sz="0" w:space="0" w:color="000000"/>
                </w:tcBorders>
                <w:shd w:val="clear" w:color="auto" w:fill="FFFFFF"/>
              </w:tcPr>
            </w:tcPrChange>
          </w:tcPr>
          <w:p w14:paraId="3E53BF71" w14:textId="38D7BCDD" w:rsidR="00C73357" w:rsidRDefault="00C73357">
            <w:pPr>
              <w:pBdr>
                <w:top w:val="none" w:sz="0" w:space="0" w:color="000000"/>
                <w:left w:val="none" w:sz="0" w:space="0" w:color="000000"/>
                <w:bottom w:val="none" w:sz="0" w:space="0" w:color="000000"/>
                <w:right w:val="none" w:sz="0" w:space="0" w:color="000000"/>
              </w:pBdr>
              <w:spacing w:before="100" w:after="100"/>
              <w:ind w:left="100" w:right="100"/>
              <w:cnfStyle w:val="100000000000" w:firstRow="1" w:lastRow="0" w:firstColumn="0" w:lastColumn="0" w:oddVBand="0" w:evenVBand="0" w:oddHBand="0" w:evenHBand="0" w:firstRowFirstColumn="0" w:firstRowLastColumn="0" w:lastRowFirstColumn="0" w:lastRowLastColumn="0"/>
              <w:rPr>
                <w:rFonts w:ascii="Arial" w:eastAsia="Arial" w:hAnsi="Arial" w:cs="Arial"/>
                <w:color w:val="000000"/>
                <w:sz w:val="22"/>
                <w:szCs w:val="22"/>
              </w:rPr>
            </w:pPr>
            <w:ins w:id="214" w:author="Claire Kouba" w:date="2024-03-19T15:47:00Z">
              <w:r>
                <w:rPr>
                  <w:rFonts w:ascii="Arial" w:eastAsia="Arial" w:hAnsi="Arial" w:cs="Arial"/>
                  <w:color w:val="000000"/>
                  <w:sz w:val="22"/>
                  <w:szCs w:val="22"/>
                </w:rPr>
                <w:t>Thresholds</w:t>
              </w:r>
            </w:ins>
          </w:p>
        </w:tc>
        <w:tc>
          <w:tcPr>
            <w:tcW w:w="181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215" w:author="Claire Kouba" w:date="2024-03-19T15:47:00Z">
              <w:tcPr>
                <w:tcW w:w="2160" w:type="dxa"/>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6FADE694" w14:textId="00259F0F" w:rsidR="00C73357" w:rsidRDefault="00C73357">
            <w:pPr>
              <w:pBdr>
                <w:top w:val="none" w:sz="0" w:space="0" w:color="000000"/>
                <w:left w:val="none" w:sz="0" w:space="0" w:color="000000"/>
                <w:bottom w:val="none" w:sz="0" w:space="0" w:color="000000"/>
                <w:right w:val="none" w:sz="0" w:space="0" w:color="000000"/>
              </w:pBdr>
              <w:spacing w:before="100" w:after="100"/>
              <w:ind w:left="100" w:right="100"/>
              <w:cnfStyle w:val="100000000000" w:firstRow="1" w:lastRow="0" w:firstColumn="0" w:lastColumn="0" w:oddVBand="0" w:evenVBand="0" w:oddHBand="0" w:evenHBand="0" w:firstRowFirstColumn="0" w:firstRowLastColumn="0" w:lastRowFirstColumn="0" w:lastRowLastColumn="0"/>
            </w:pPr>
            <w:r>
              <w:rPr>
                <w:rFonts w:ascii="Arial" w:eastAsia="Arial" w:hAnsi="Arial" w:cs="Arial"/>
                <w:color w:val="000000"/>
                <w:sz w:val="22"/>
                <w:szCs w:val="22"/>
              </w:rPr>
              <w:t>Full Name</w:t>
            </w:r>
          </w:p>
        </w:tc>
        <w:tc>
          <w:tcPr>
            <w:tcW w:w="4236" w:type="dxa"/>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216" w:author="Claire Kouba" w:date="2024-03-19T15:47:00Z">
              <w:tcPr>
                <w:tcW w:w="5040" w:type="dxa"/>
                <w:gridSpan w:val="3"/>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7D73A21D" w14:textId="77777777" w:rsidR="00C73357" w:rsidRDefault="00C73357">
            <w:pPr>
              <w:pBdr>
                <w:top w:val="none" w:sz="0" w:space="0" w:color="000000"/>
                <w:left w:val="none" w:sz="0" w:space="0" w:color="000000"/>
                <w:bottom w:val="none" w:sz="0" w:space="0" w:color="000000"/>
                <w:right w:val="none" w:sz="0" w:space="0" w:color="000000"/>
              </w:pBdr>
              <w:spacing w:before="100" w:after="100"/>
              <w:ind w:left="100" w:right="100"/>
              <w:cnfStyle w:val="100000000000" w:firstRow="1" w:lastRow="0" w:firstColumn="0" w:lastColumn="0" w:oddVBand="0" w:evenVBand="0" w:oddHBand="0" w:evenHBand="0" w:firstRowFirstColumn="0" w:firstRowLastColumn="0" w:lastRowFirstColumn="0" w:lastRowLastColumn="0"/>
            </w:pPr>
            <w:r>
              <w:rPr>
                <w:rFonts w:ascii="Arial" w:eastAsia="Arial" w:hAnsi="Arial" w:cs="Arial"/>
                <w:color w:val="000000"/>
                <w:sz w:val="22"/>
                <w:szCs w:val="22"/>
              </w:rPr>
              <w:t>Description</w:t>
            </w:r>
          </w:p>
        </w:tc>
      </w:tr>
      <w:tr w:rsidR="00C73357" w14:paraId="38D8EDD1" w14:textId="77777777" w:rsidTr="00C73357">
        <w:trPr>
          <w:jc w:val="center"/>
          <w:trPrChange w:id="217" w:author="Claire Kouba" w:date="2024-03-19T15:47:00Z">
            <w:trPr>
              <w:jc w:val="center"/>
            </w:trPr>
          </w:trPrChange>
        </w:trPr>
        <w:tc>
          <w:tcPr>
            <w:tcW w:w="145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18" w:author="Claire Kouba" w:date="2024-03-19T15:47:00Z">
              <w:tcPr>
                <w:tcW w:w="1728" w:type="dxa"/>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0A24621" w14:textId="77777777" w:rsidR="00C73357" w:rsidRDefault="00C7335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w:t>
            </w:r>
          </w:p>
        </w:tc>
        <w:tc>
          <w:tcPr>
            <w:tcW w:w="1852" w:type="dxa"/>
            <w:gridSpan w:val="2"/>
            <w:tcBorders>
              <w:top w:val="single" w:sz="12" w:space="0" w:color="666666"/>
              <w:left w:val="none" w:sz="0" w:space="0" w:color="000000"/>
              <w:bottom w:val="none" w:sz="0" w:space="0" w:color="000000"/>
              <w:right w:val="none" w:sz="0" w:space="0" w:color="000000"/>
            </w:tcBorders>
            <w:shd w:val="clear" w:color="auto" w:fill="FFFFFF"/>
            <w:tcPrChange w:id="219" w:author="Claire Kouba" w:date="2024-03-19T15:47:00Z">
              <w:tcPr>
                <w:tcW w:w="2160" w:type="dxa"/>
                <w:gridSpan w:val="3"/>
                <w:tcBorders>
                  <w:top w:val="single" w:sz="12" w:space="0" w:color="666666"/>
                  <w:left w:val="none" w:sz="0" w:space="0" w:color="000000"/>
                  <w:bottom w:val="none" w:sz="0" w:space="0" w:color="000000"/>
                  <w:right w:val="none" w:sz="0" w:space="0" w:color="000000"/>
                </w:tcBorders>
                <w:shd w:val="clear" w:color="auto" w:fill="FFFFFF"/>
              </w:tcPr>
            </w:tcPrChange>
          </w:tcPr>
          <w:p w14:paraId="249FF375" w14:textId="608F57C4" w:rsidR="00C73357" w:rsidRDefault="00C73357">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ins w:id="220" w:author="Claire Kouba" w:date="2024-03-19T15:48:00Z">
              <w:r>
                <w:rPr>
                  <w:rFonts w:ascii="Arial" w:eastAsia="Arial" w:hAnsi="Arial" w:cs="Arial"/>
                  <w:color w:val="000000"/>
                  <w:sz w:val="22"/>
                  <w:szCs w:val="22"/>
                </w:rPr>
                <w:t>-</w:t>
              </w:r>
            </w:ins>
          </w:p>
        </w:tc>
        <w:tc>
          <w:tcPr>
            <w:tcW w:w="181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21" w:author="Claire Kouba" w:date="2024-03-19T15:47:00Z">
              <w:tcPr>
                <w:tcW w:w="2160" w:type="dxa"/>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C694525" w14:textId="2DE42659" w:rsidR="00C73357" w:rsidRDefault="00C7335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Brood Year</w:t>
            </w:r>
          </w:p>
        </w:tc>
        <w:tc>
          <w:tcPr>
            <w:tcW w:w="4236" w:type="dxa"/>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22" w:author="Claire Kouba" w:date="2024-03-19T15:47:00Z">
              <w:tcPr>
                <w:tcW w:w="5040" w:type="dxa"/>
                <w:gridSpan w:val="3"/>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D8E5828" w14:textId="77777777" w:rsidR="00C73357" w:rsidRDefault="00C7335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September-December window in which spawning occurs (by the parents of the designated cohort).</w:t>
            </w:r>
          </w:p>
        </w:tc>
      </w:tr>
      <w:tr w:rsidR="00C73357" w14:paraId="157D0504" w14:textId="77777777" w:rsidTr="00C73357">
        <w:trPr>
          <w:jc w:val="center"/>
          <w:trPrChange w:id="223" w:author="Claire Kouba" w:date="2024-03-19T15:47:00Z">
            <w:trPr>
              <w:jc w:val="center"/>
            </w:trPr>
          </w:trPrChange>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24" w:author="Claire Kouba" w:date="2024-03-19T15:47:00Z">
              <w:tcPr>
                <w:tcW w:w="172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5284B5B" w14:textId="77777777" w:rsidR="00C73357" w:rsidRDefault="00C7335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w:t>
            </w:r>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Change w:id="225" w:author="Claire Kouba" w:date="2024-03-19T15:47:00Z">
              <w:tcPr>
                <w:tcW w:w="2160" w:type="dxa"/>
                <w:gridSpan w:val="3"/>
                <w:tcBorders>
                  <w:top w:val="none" w:sz="0" w:space="0" w:color="000000"/>
                  <w:left w:val="none" w:sz="0" w:space="0" w:color="000000"/>
                  <w:bottom w:val="none" w:sz="0" w:space="0" w:color="000000"/>
                  <w:right w:val="none" w:sz="0" w:space="0" w:color="000000"/>
                </w:tcBorders>
                <w:shd w:val="clear" w:color="auto" w:fill="FFFFFF"/>
              </w:tcPr>
            </w:tcPrChange>
          </w:tcPr>
          <w:p w14:paraId="1B98730F" w14:textId="0B1C87B8" w:rsidR="00C73357" w:rsidRDefault="00C73357" w:rsidP="00C73357">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ins w:id="226" w:author="Claire Kouba" w:date="2024-03-19T15:48:00Z">
              <w:r>
                <w:rPr>
                  <w:rFonts w:ascii="Arial" w:eastAsia="Arial" w:hAnsi="Arial" w:cs="Arial"/>
                  <w:color w:val="000000"/>
                  <w:sz w:val="22"/>
                  <w:szCs w:val="22"/>
                </w:rPr>
                <w:t>-</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27" w:author="Claire Kouba" w:date="2024-03-19T15:47:00Z">
              <w:tcPr>
                <w:tcW w:w="216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5DFD97F" w14:textId="274BA227" w:rsidR="00C73357" w:rsidRDefault="00C7335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Rearing Year</w:t>
            </w:r>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28" w:author="Claire Kouba" w:date="2024-03-19T15:47:00Z">
              <w:tcPr>
                <w:tcW w:w="5040"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7A7A54C" w14:textId="77777777" w:rsidR="00C73357" w:rsidRDefault="00C7335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January-December window during which a cohort hatches and rears in freshwater.</w:t>
            </w:r>
          </w:p>
        </w:tc>
      </w:tr>
      <w:tr w:rsidR="00C73357" w14:paraId="07A64489" w14:textId="77777777" w:rsidTr="00C73357">
        <w:trPr>
          <w:jc w:val="center"/>
          <w:trPrChange w:id="229" w:author="Claire Kouba" w:date="2024-03-19T15:47:00Z">
            <w:trPr>
              <w:jc w:val="center"/>
            </w:trPr>
          </w:trPrChange>
        </w:trPr>
        <w:tc>
          <w:tcPr>
            <w:tcW w:w="145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Change w:id="230" w:author="Claire Kouba" w:date="2024-03-19T15:47:00Z">
              <w:tcPr>
                <w:tcW w:w="1728" w:type="dxa"/>
                <w:gridSpan w:val="2"/>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tcPrChange>
          </w:tcPr>
          <w:p w14:paraId="78362AF7" w14:textId="77777777" w:rsidR="00C73357" w:rsidRDefault="00C7335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w:t>
            </w:r>
          </w:p>
        </w:tc>
        <w:tc>
          <w:tcPr>
            <w:tcW w:w="1852" w:type="dxa"/>
            <w:gridSpan w:val="2"/>
            <w:tcBorders>
              <w:top w:val="none" w:sz="0" w:space="0" w:color="000000"/>
              <w:left w:val="none" w:sz="0" w:space="0" w:color="000000"/>
              <w:right w:val="none" w:sz="0" w:space="0" w:color="000000"/>
            </w:tcBorders>
            <w:shd w:val="clear" w:color="auto" w:fill="FFFFFF"/>
            <w:tcPrChange w:id="231" w:author="Claire Kouba" w:date="2024-03-19T15:47:00Z">
              <w:tcPr>
                <w:tcW w:w="2160" w:type="dxa"/>
                <w:gridSpan w:val="3"/>
                <w:tcBorders>
                  <w:top w:val="none" w:sz="0" w:space="0" w:color="000000"/>
                  <w:left w:val="none" w:sz="0" w:space="0" w:color="000000"/>
                  <w:right w:val="none" w:sz="0" w:space="0" w:color="000000"/>
                </w:tcBorders>
                <w:shd w:val="clear" w:color="auto" w:fill="FFFFFF"/>
              </w:tcPr>
            </w:tcPrChange>
          </w:tcPr>
          <w:p w14:paraId="2DDE36DB" w14:textId="7626D454" w:rsidR="00C73357" w:rsidRDefault="00C73357">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ins w:id="232" w:author="Claire Kouba" w:date="2024-03-19T15:48:00Z">
              <w:r>
                <w:rPr>
                  <w:rFonts w:ascii="Arial" w:eastAsia="Arial" w:hAnsi="Arial" w:cs="Arial"/>
                  <w:color w:val="000000"/>
                  <w:sz w:val="22"/>
                  <w:szCs w:val="22"/>
                </w:rPr>
                <w:t>-</w:t>
              </w:r>
            </w:ins>
          </w:p>
        </w:tc>
        <w:tc>
          <w:tcPr>
            <w:tcW w:w="181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Change w:id="233" w:author="Claire Kouba" w:date="2024-03-19T15:47:00Z">
              <w:tcPr>
                <w:tcW w:w="2160" w:type="dxa"/>
                <w:gridSpan w:val="2"/>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tcPrChange>
          </w:tcPr>
          <w:p w14:paraId="511B2EA1" w14:textId="4282C577" w:rsidR="00C73357" w:rsidRDefault="00C7335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Smolt Year</w:t>
            </w:r>
          </w:p>
        </w:tc>
        <w:tc>
          <w:tcPr>
            <w:tcW w:w="4236" w:type="dxa"/>
            <w:gridSpan w:val="2"/>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Change w:id="234" w:author="Claire Kouba" w:date="2024-03-19T15:47:00Z">
              <w:tcPr>
                <w:tcW w:w="5040" w:type="dxa"/>
                <w:gridSpan w:val="3"/>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tcPrChange>
          </w:tcPr>
          <w:p w14:paraId="1AD8BBB8" w14:textId="77777777" w:rsidR="00C73357" w:rsidRDefault="00C7335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January-July window during which a cohort grows in freshwater and </w:t>
            </w:r>
            <w:proofErr w:type="spellStart"/>
            <w:r>
              <w:rPr>
                <w:rFonts w:ascii="Arial" w:eastAsia="Arial" w:hAnsi="Arial" w:cs="Arial"/>
                <w:color w:val="000000"/>
                <w:sz w:val="22"/>
                <w:szCs w:val="22"/>
              </w:rPr>
              <w:t>outmigrates</w:t>
            </w:r>
            <w:proofErr w:type="spellEnd"/>
            <w:r>
              <w:rPr>
                <w:rFonts w:ascii="Arial" w:eastAsia="Arial" w:hAnsi="Arial" w:cs="Arial"/>
                <w:color w:val="000000"/>
                <w:sz w:val="22"/>
                <w:szCs w:val="22"/>
              </w:rPr>
              <w:t xml:space="preserve"> to the ocean.</w:t>
            </w:r>
          </w:p>
        </w:tc>
      </w:tr>
      <w:tr w:rsidR="00C73357" w14:paraId="1DAA6F72" w14:textId="77777777" w:rsidTr="00C73357">
        <w:trPr>
          <w:jc w:val="center"/>
          <w:ins w:id="235" w:author="Claire Kouba" w:date="2024-03-19T09:52:00Z"/>
          <w:trPrChange w:id="236" w:author="Claire Kouba" w:date="2024-03-19T15:47:00Z">
            <w:trPr>
              <w:jc w:val="center"/>
            </w:trPr>
          </w:trPrChange>
        </w:trPr>
        <w:tc>
          <w:tcPr>
            <w:tcW w:w="1455" w:type="dxa"/>
            <w:tcBorders>
              <w:bottom w:val="single" w:sz="4" w:space="0" w:color="auto"/>
            </w:tcBorders>
            <w:shd w:val="clear" w:color="auto" w:fill="FFFFFF"/>
            <w:tcMar>
              <w:top w:w="0" w:type="dxa"/>
              <w:left w:w="0" w:type="dxa"/>
              <w:bottom w:w="0" w:type="dxa"/>
              <w:right w:w="0" w:type="dxa"/>
            </w:tcMar>
            <w:vAlign w:val="center"/>
            <w:tcPrChange w:id="237" w:author="Claire Kouba" w:date="2024-03-19T15:47:00Z">
              <w:tcPr>
                <w:tcW w:w="1728" w:type="dxa"/>
                <w:gridSpan w:val="2"/>
                <w:tcBorders>
                  <w:bottom w:val="single" w:sz="4" w:space="0" w:color="auto"/>
                </w:tcBorders>
                <w:shd w:val="clear" w:color="auto" w:fill="FFFFFF"/>
                <w:tcMar>
                  <w:top w:w="0" w:type="dxa"/>
                  <w:left w:w="0" w:type="dxa"/>
                  <w:bottom w:w="0" w:type="dxa"/>
                  <w:right w:w="0" w:type="dxa"/>
                </w:tcMar>
                <w:vAlign w:val="center"/>
              </w:tcPr>
            </w:tcPrChange>
          </w:tcPr>
          <w:p w14:paraId="2064790D" w14:textId="57FE36EC"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ins w:id="238" w:author="Claire Kouba" w:date="2024-03-19T09:52:00Z"/>
                <w:rFonts w:ascii="Arial" w:eastAsia="Arial" w:hAnsi="Arial" w:cs="Arial"/>
                <w:color w:val="000000"/>
                <w:sz w:val="22"/>
                <w:szCs w:val="22"/>
              </w:rPr>
            </w:pPr>
            <w:ins w:id="239" w:author="Claire Kouba" w:date="2024-03-19T09:52:00Z">
              <w:r>
                <w:rPr>
                  <w:rFonts w:ascii="Arial" w:eastAsia="Arial" w:hAnsi="Arial" w:cs="Arial"/>
                  <w:color w:val="000000"/>
                  <w:sz w:val="22"/>
                  <w:szCs w:val="22"/>
                </w:rPr>
                <w:t>CFLP</w:t>
              </w:r>
            </w:ins>
          </w:p>
        </w:tc>
        <w:tc>
          <w:tcPr>
            <w:tcW w:w="1852" w:type="dxa"/>
            <w:gridSpan w:val="2"/>
            <w:tcBorders>
              <w:bottom w:val="single" w:sz="4" w:space="0" w:color="auto"/>
            </w:tcBorders>
            <w:shd w:val="clear" w:color="auto" w:fill="FFFFFF"/>
            <w:tcPrChange w:id="240" w:author="Claire Kouba" w:date="2024-03-19T15:47:00Z">
              <w:tcPr>
                <w:tcW w:w="2160" w:type="dxa"/>
                <w:gridSpan w:val="3"/>
                <w:tcBorders>
                  <w:bottom w:val="single" w:sz="4" w:space="0" w:color="auto"/>
                </w:tcBorders>
                <w:shd w:val="clear" w:color="auto" w:fill="FFFFFF"/>
              </w:tcPr>
            </w:tcPrChange>
          </w:tcPr>
          <w:p w14:paraId="571C06A2" w14:textId="77777777"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ins w:id="241" w:author="Claire Kouba" w:date="2024-03-19T15:48:00Z"/>
                <w:rFonts w:ascii="Arial" w:eastAsia="Arial" w:hAnsi="Arial" w:cs="Arial"/>
                <w:color w:val="000000"/>
                <w:sz w:val="22"/>
                <w:szCs w:val="22"/>
              </w:rPr>
            </w:pPr>
          </w:p>
          <w:p w14:paraId="1A3B4475" w14:textId="5B61EF09"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ins w:id="242" w:author="Claire Kouba" w:date="2024-03-19T15:47:00Z"/>
                <w:rFonts w:ascii="Arial" w:eastAsia="Arial" w:hAnsi="Arial" w:cs="Arial"/>
                <w:color w:val="000000"/>
                <w:sz w:val="22"/>
                <w:szCs w:val="22"/>
              </w:rPr>
            </w:pPr>
            <w:ins w:id="243" w:author="Claire Kouba" w:date="2024-03-19T15:48:00Z">
              <w:r>
                <w:rPr>
                  <w:rFonts w:ascii="Arial" w:eastAsia="Arial" w:hAnsi="Arial" w:cs="Arial"/>
                  <w:color w:val="000000"/>
                  <w:sz w:val="22"/>
                  <w:szCs w:val="22"/>
                </w:rPr>
                <w:t>-</w:t>
              </w:r>
            </w:ins>
          </w:p>
        </w:tc>
        <w:tc>
          <w:tcPr>
            <w:tcW w:w="1817" w:type="dxa"/>
            <w:tcBorders>
              <w:bottom w:val="single" w:sz="4" w:space="0" w:color="auto"/>
            </w:tcBorders>
            <w:shd w:val="clear" w:color="auto" w:fill="FFFFFF"/>
            <w:tcMar>
              <w:top w:w="0" w:type="dxa"/>
              <w:left w:w="0" w:type="dxa"/>
              <w:bottom w:w="0" w:type="dxa"/>
              <w:right w:w="0" w:type="dxa"/>
            </w:tcMar>
            <w:vAlign w:val="center"/>
            <w:tcPrChange w:id="244" w:author="Claire Kouba" w:date="2024-03-19T15:47:00Z">
              <w:tcPr>
                <w:tcW w:w="2160" w:type="dxa"/>
                <w:gridSpan w:val="2"/>
                <w:tcBorders>
                  <w:bottom w:val="single" w:sz="4" w:space="0" w:color="auto"/>
                </w:tcBorders>
                <w:shd w:val="clear" w:color="auto" w:fill="FFFFFF"/>
                <w:tcMar>
                  <w:top w:w="0" w:type="dxa"/>
                  <w:left w:w="0" w:type="dxa"/>
                  <w:bottom w:w="0" w:type="dxa"/>
                  <w:right w:w="0" w:type="dxa"/>
                </w:tcMar>
                <w:vAlign w:val="center"/>
              </w:tcPr>
            </w:tcPrChange>
          </w:tcPr>
          <w:p w14:paraId="4984ACA8" w14:textId="40EB341E"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ins w:id="245" w:author="Claire Kouba" w:date="2024-03-19T09:52:00Z"/>
                <w:rFonts w:ascii="Arial" w:eastAsia="Arial" w:hAnsi="Arial" w:cs="Arial"/>
                <w:color w:val="000000"/>
                <w:sz w:val="22"/>
                <w:szCs w:val="22"/>
              </w:rPr>
            </w:pPr>
            <w:ins w:id="246" w:author="Claire Kouba" w:date="2024-03-19T09:52:00Z">
              <w:r>
                <w:rPr>
                  <w:rFonts w:ascii="Arial" w:eastAsia="Arial" w:hAnsi="Arial" w:cs="Arial"/>
                  <w:color w:val="000000"/>
                  <w:sz w:val="22"/>
                  <w:szCs w:val="22"/>
                </w:rPr>
                <w:t>Coho Freshwater Life Period</w:t>
              </w:r>
            </w:ins>
          </w:p>
        </w:tc>
        <w:tc>
          <w:tcPr>
            <w:tcW w:w="4236" w:type="dxa"/>
            <w:gridSpan w:val="2"/>
            <w:tcBorders>
              <w:bottom w:val="single" w:sz="4" w:space="0" w:color="auto"/>
            </w:tcBorders>
            <w:shd w:val="clear" w:color="auto" w:fill="FFFFFF"/>
            <w:tcMar>
              <w:top w:w="0" w:type="dxa"/>
              <w:left w:w="0" w:type="dxa"/>
              <w:bottom w:w="0" w:type="dxa"/>
              <w:right w:w="0" w:type="dxa"/>
            </w:tcMar>
            <w:vAlign w:val="center"/>
            <w:tcPrChange w:id="247" w:author="Claire Kouba" w:date="2024-03-19T15:47:00Z">
              <w:tcPr>
                <w:tcW w:w="5040" w:type="dxa"/>
                <w:gridSpan w:val="3"/>
                <w:tcBorders>
                  <w:bottom w:val="single" w:sz="4" w:space="0" w:color="auto"/>
                </w:tcBorders>
                <w:shd w:val="clear" w:color="auto" w:fill="FFFFFF"/>
                <w:tcMar>
                  <w:top w:w="0" w:type="dxa"/>
                  <w:left w:w="0" w:type="dxa"/>
                  <w:bottom w:w="0" w:type="dxa"/>
                  <w:right w:w="0" w:type="dxa"/>
                </w:tcMar>
                <w:vAlign w:val="center"/>
              </w:tcPr>
            </w:tcPrChange>
          </w:tcPr>
          <w:p w14:paraId="01E08712" w14:textId="3224BBA1"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ins w:id="248" w:author="Claire Kouba" w:date="2024-03-19T09:52:00Z"/>
                <w:rFonts w:ascii="Arial" w:eastAsia="Arial" w:hAnsi="Arial" w:cs="Arial"/>
                <w:color w:val="000000"/>
                <w:sz w:val="22"/>
                <w:szCs w:val="22"/>
              </w:rPr>
            </w:pPr>
            <w:ins w:id="249" w:author="Claire Kouba" w:date="2024-03-19T09:52:00Z">
              <w:r>
                <w:rPr>
                  <w:rFonts w:ascii="Arial" w:eastAsia="Arial" w:hAnsi="Arial" w:cs="Arial"/>
                  <w:color w:val="000000"/>
                  <w:sz w:val="22"/>
                  <w:szCs w:val="22"/>
                </w:rPr>
                <w:t>The (conservatively wide) 21-month window, September through July, in which members of a cohort or the cohort's spawning parents are present in the freshwater system.</w:t>
              </w:r>
            </w:ins>
          </w:p>
        </w:tc>
      </w:tr>
      <w:tr w:rsidR="00C73357" w14:paraId="03449C8E" w14:textId="77777777" w:rsidTr="00C73357">
        <w:trPr>
          <w:jc w:val="center"/>
          <w:trPrChange w:id="250" w:author="Claire Kouba" w:date="2024-03-19T15:47:00Z">
            <w:trPr>
              <w:jc w:val="center"/>
            </w:trPr>
          </w:trPrChange>
        </w:trPr>
        <w:tc>
          <w:tcPr>
            <w:tcW w:w="145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1" w:author="Claire Kouba" w:date="2024-03-19T15:47:00Z">
              <w:tcPr>
                <w:tcW w:w="1728" w:type="dxa"/>
                <w:gridSpan w:val="2"/>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09FE236" w14:textId="55F0BD9C"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del w:id="252" w:author="Claire Kouba" w:date="2024-03-19T10:25:00Z">
              <w:r w:rsidDel="00097EA7">
                <w:rPr>
                  <w:rFonts w:ascii="Arial" w:eastAsia="Arial" w:hAnsi="Arial" w:cs="Arial"/>
                  <w:color w:val="000000"/>
                  <w:sz w:val="22"/>
                  <w:szCs w:val="22"/>
                </w:rPr>
                <w:delText>Recon. Day</w:delText>
              </w:r>
            </w:del>
            <w:ins w:id="253" w:author="Claire Kouba" w:date="2024-03-19T10:25:00Z">
              <w:r>
                <w:rPr>
                  <w:rFonts w:ascii="Arial" w:eastAsia="Arial" w:hAnsi="Arial" w:cs="Arial"/>
                  <w:color w:val="000000"/>
                  <w:sz w:val="22"/>
                  <w:szCs w:val="22"/>
                </w:rPr>
                <w:t>recon</w:t>
              </w:r>
            </w:ins>
          </w:p>
        </w:tc>
        <w:tc>
          <w:tcPr>
            <w:tcW w:w="1852" w:type="dxa"/>
            <w:gridSpan w:val="2"/>
            <w:tcBorders>
              <w:top w:val="single" w:sz="4" w:space="0" w:color="auto"/>
              <w:left w:val="none" w:sz="0" w:space="0" w:color="000000"/>
              <w:bottom w:val="none" w:sz="0" w:space="0" w:color="000000"/>
              <w:right w:val="none" w:sz="0" w:space="0" w:color="000000"/>
            </w:tcBorders>
            <w:shd w:val="clear" w:color="auto" w:fill="FFFFFF"/>
            <w:tcPrChange w:id="254" w:author="Claire Kouba" w:date="2024-03-19T15:47:00Z">
              <w:tcPr>
                <w:tcW w:w="2160" w:type="dxa"/>
                <w:gridSpan w:val="3"/>
                <w:tcBorders>
                  <w:top w:val="single" w:sz="4" w:space="0" w:color="auto"/>
                  <w:left w:val="none" w:sz="0" w:space="0" w:color="000000"/>
                  <w:bottom w:val="none" w:sz="0" w:space="0" w:color="000000"/>
                  <w:right w:val="none" w:sz="0" w:space="0" w:color="000000"/>
                </w:tcBorders>
                <w:shd w:val="clear" w:color="auto" w:fill="FFFFFF"/>
              </w:tcPr>
            </w:tcPrChange>
          </w:tcPr>
          <w:p w14:paraId="0A866103" w14:textId="0676FB78"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ins w:id="255" w:author="Claire Kouba" w:date="2024-03-19T15:48:00Z">
              <w:r>
                <w:rPr>
                  <w:rFonts w:ascii="Arial" w:eastAsia="Arial" w:hAnsi="Arial" w:cs="Arial"/>
                  <w:color w:val="000000"/>
                  <w:sz w:val="22"/>
                  <w:szCs w:val="22"/>
                </w:rPr>
                <w:t xml:space="preserve">10, </w:t>
              </w:r>
            </w:ins>
            <w:ins w:id="256" w:author="Claire Kouba" w:date="2024-03-19T15:49:00Z">
              <w:r>
                <w:rPr>
                  <w:rFonts w:ascii="Arial" w:eastAsia="Arial" w:hAnsi="Arial" w:cs="Arial"/>
                  <w:color w:val="000000"/>
                  <w:sz w:val="22"/>
                  <w:szCs w:val="22"/>
                </w:rPr>
                <w:t xml:space="preserve">15, 20, </w:t>
              </w:r>
            </w:ins>
            <w:ins w:id="257" w:author="Claire Kouba" w:date="2024-03-19T15:51:00Z">
              <w:r>
                <w:rPr>
                  <w:rFonts w:ascii="Arial" w:eastAsia="Arial" w:hAnsi="Arial" w:cs="Arial"/>
                  <w:color w:val="000000"/>
                  <w:sz w:val="22"/>
                  <w:szCs w:val="22"/>
                </w:rPr>
                <w:t xml:space="preserve">50, 80, and </w:t>
              </w:r>
            </w:ins>
            <w:ins w:id="258" w:author="Claire Kouba" w:date="2024-03-19T15:49:00Z">
              <w:r>
                <w:rPr>
                  <w:rFonts w:ascii="Arial" w:eastAsia="Arial" w:hAnsi="Arial" w:cs="Arial"/>
                  <w:color w:val="000000"/>
                  <w:sz w:val="22"/>
                  <w:szCs w:val="22"/>
                </w:rPr>
                <w:t xml:space="preserve">100 </w:t>
              </w:r>
              <w:proofErr w:type="spellStart"/>
              <w:r>
                <w:rPr>
                  <w:rFonts w:ascii="Arial" w:eastAsia="Arial" w:hAnsi="Arial" w:cs="Arial"/>
                  <w:color w:val="000000"/>
                  <w:sz w:val="22"/>
                  <w:szCs w:val="22"/>
                </w:rPr>
                <w:t>cfs</w:t>
              </w:r>
            </w:ins>
            <w:proofErr w:type="spellEnd"/>
          </w:p>
        </w:tc>
        <w:tc>
          <w:tcPr>
            <w:tcW w:w="181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9" w:author="Claire Kouba" w:date="2024-03-19T15:47:00Z">
              <w:tcPr>
                <w:tcW w:w="2160" w:type="dxa"/>
                <w:gridSpan w:val="2"/>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0B5EC0F" w14:textId="6EBE0302"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River Reconnection Day</w:t>
            </w:r>
            <w:ins w:id="260" w:author="Claire Kouba" w:date="2024-03-19T10:28:00Z">
              <w:r>
                <w:rPr>
                  <w:rFonts w:ascii="Arial" w:eastAsia="Arial" w:hAnsi="Arial" w:cs="Arial"/>
                  <w:color w:val="000000"/>
                  <w:sz w:val="22"/>
                  <w:szCs w:val="22"/>
                </w:rPr>
                <w:t xml:space="preserve"> (for a given life stage and flow threshold)</w:t>
              </w:r>
            </w:ins>
          </w:p>
        </w:tc>
        <w:tc>
          <w:tcPr>
            <w:tcW w:w="4236" w:type="dxa"/>
            <w:gridSpan w:val="2"/>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1" w:author="Claire Kouba" w:date="2024-03-19T15:47:00Z">
              <w:tcPr>
                <w:tcW w:w="5040" w:type="dxa"/>
                <w:gridSpan w:val="3"/>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E2DEF5D" w14:textId="46EF6847"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The day, usually in the fall, on which the Scott River gains a certain degree of connectivity. Defined as the first day on which FJ Gauge flow rises above a designated threshold (e.g., 10 </w:t>
            </w:r>
            <w:proofErr w:type="spellStart"/>
            <w:ins w:id="262" w:author="Claire Kouba" w:date="2024-03-19T10:25:00Z">
              <w:r>
                <w:rPr>
                  <w:rFonts w:ascii="Arial" w:eastAsia="Arial" w:hAnsi="Arial" w:cs="Arial"/>
                  <w:color w:val="000000"/>
                  <w:sz w:val="22"/>
                  <w:szCs w:val="22"/>
                </w:rPr>
                <w:t>cfs</w:t>
              </w:r>
            </w:ins>
            <w:proofErr w:type="spellEnd"/>
            <w:del w:id="263" w:author="Claire Kouba" w:date="2024-03-19T10:25:00Z">
              <w:r w:rsidDel="00097EA7">
                <w:rPr>
                  <w:rFonts w:ascii="Arial" w:eastAsia="Arial" w:hAnsi="Arial" w:cs="Arial"/>
                  <w:color w:val="000000"/>
                  <w:sz w:val="22"/>
                  <w:szCs w:val="22"/>
                </w:rPr>
                <w:delText>or 100 cfs</w:delText>
              </w:r>
            </w:del>
            <w:r>
              <w:rPr>
                <w:rFonts w:ascii="Arial" w:eastAsia="Arial" w:hAnsi="Arial" w:cs="Arial"/>
                <w:color w:val="000000"/>
                <w:sz w:val="22"/>
                <w:szCs w:val="22"/>
              </w:rPr>
              <w:t>) (units of days after Aug. 31).</w:t>
            </w:r>
            <w:ins w:id="264" w:author="Claire Kouba" w:date="2024-03-19T10:25:00Z">
              <w:r>
                <w:rPr>
                  <w:rFonts w:ascii="Arial" w:eastAsia="Arial" w:hAnsi="Arial" w:cs="Arial"/>
                  <w:color w:val="000000"/>
                  <w:sz w:val="22"/>
                  <w:szCs w:val="22"/>
                </w:rPr>
                <w:t xml:space="preserve"> Assigned to a </w:t>
              </w:r>
            </w:ins>
            <w:ins w:id="265" w:author="Claire Kouba" w:date="2024-03-19T10:26:00Z">
              <w:r>
                <w:rPr>
                  <w:rFonts w:ascii="Arial" w:eastAsia="Arial" w:hAnsi="Arial" w:cs="Arial"/>
                  <w:color w:val="000000"/>
                  <w:sz w:val="22"/>
                  <w:szCs w:val="22"/>
                </w:rPr>
                <w:t xml:space="preserve">salmon </w:t>
              </w:r>
              <w:proofErr w:type="spellStart"/>
              <w:r>
                <w:rPr>
                  <w:rFonts w:ascii="Arial" w:eastAsia="Arial" w:hAnsi="Arial" w:cs="Arial"/>
                  <w:color w:val="000000"/>
                  <w:sz w:val="22"/>
                  <w:szCs w:val="22"/>
                </w:rPr>
                <w:t>lifestage</w:t>
              </w:r>
              <w:proofErr w:type="spellEnd"/>
              <w:r>
                <w:rPr>
                  <w:rFonts w:ascii="Arial" w:eastAsia="Arial" w:hAnsi="Arial" w:cs="Arial"/>
                  <w:color w:val="000000"/>
                  <w:sz w:val="22"/>
                  <w:szCs w:val="22"/>
                </w:rPr>
                <w:t xml:space="preserve"> using abbreviations </w:t>
              </w:r>
            </w:ins>
            <w:ins w:id="266" w:author="Claire Kouba" w:date="2024-03-19T10:27:00Z">
              <w:r>
                <w:rPr>
                  <w:rFonts w:ascii="Arial" w:eastAsia="Arial" w:hAnsi="Arial" w:cs="Arial"/>
                  <w:color w:val="000000"/>
                  <w:sz w:val="22"/>
                  <w:szCs w:val="22"/>
                </w:rPr>
                <w:t>such as</w:t>
              </w:r>
            </w:ins>
            <w:ins w:id="267" w:author="Claire Kouba" w:date="2024-03-19T10:26:00Z">
              <w:r>
                <w:rPr>
                  <w:rFonts w:ascii="Arial" w:eastAsia="Arial" w:hAnsi="Arial" w:cs="Arial"/>
                  <w:color w:val="000000"/>
                  <w:sz w:val="22"/>
                  <w:szCs w:val="22"/>
                </w:rPr>
                <w:t xml:space="preserve"> RY</w:t>
              </w:r>
            </w:ins>
            <w:ins w:id="268" w:author="Claire Kouba" w:date="2024-03-19T10:27:00Z">
              <w:r>
                <w:rPr>
                  <w:rFonts w:ascii="Arial" w:eastAsia="Arial" w:hAnsi="Arial" w:cs="Arial"/>
                  <w:color w:val="000000"/>
                  <w:sz w:val="22"/>
                  <w:szCs w:val="22"/>
                </w:rPr>
                <w:t xml:space="preserve"> (Rearing Year)</w:t>
              </w:r>
            </w:ins>
            <w:ins w:id="269" w:author="Claire Kouba" w:date="2024-03-19T10:26:00Z">
              <w:r>
                <w:rPr>
                  <w:rFonts w:ascii="Arial" w:eastAsia="Arial" w:hAnsi="Arial" w:cs="Arial"/>
                  <w:color w:val="000000"/>
                  <w:sz w:val="22"/>
                  <w:szCs w:val="22"/>
                </w:rPr>
                <w:t>.</w:t>
              </w:r>
            </w:ins>
            <w:ins w:id="270" w:author="Claire Kouba" w:date="2024-03-19T15:49:00Z">
              <w:r>
                <w:rPr>
                  <w:rFonts w:ascii="Arial" w:eastAsia="Arial" w:hAnsi="Arial" w:cs="Arial"/>
                  <w:color w:val="000000"/>
                  <w:sz w:val="22"/>
                  <w:szCs w:val="22"/>
                </w:rPr>
                <w:t xml:space="preserve"> Example: RY_</w:t>
              </w:r>
            </w:ins>
            <w:ins w:id="271" w:author="Claire Kouba" w:date="2024-03-19T15:50:00Z">
              <w:r>
                <w:rPr>
                  <w:rFonts w:ascii="Arial" w:eastAsia="Arial" w:hAnsi="Arial" w:cs="Arial"/>
                  <w:color w:val="000000"/>
                  <w:sz w:val="22"/>
                  <w:szCs w:val="22"/>
                </w:rPr>
                <w:t>recon_10</w:t>
              </w:r>
            </w:ins>
          </w:p>
        </w:tc>
      </w:tr>
      <w:tr w:rsidR="00C73357" w14:paraId="47310E1F" w14:textId="77777777" w:rsidTr="00C73357">
        <w:trPr>
          <w:jc w:val="center"/>
          <w:trPrChange w:id="272" w:author="Claire Kouba" w:date="2024-03-19T15:47:00Z">
            <w:trPr>
              <w:jc w:val="center"/>
            </w:trPr>
          </w:trPrChange>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3" w:author="Claire Kouba" w:date="2024-03-19T15:47:00Z">
              <w:tcPr>
                <w:tcW w:w="172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A3697EC" w14:textId="106A4AA7"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del w:id="274" w:author="Claire Kouba" w:date="2024-03-19T10:26:00Z">
              <w:r w:rsidDel="00097EA7">
                <w:rPr>
                  <w:rFonts w:ascii="Arial" w:eastAsia="Arial" w:hAnsi="Arial" w:cs="Arial"/>
                  <w:color w:val="000000"/>
                  <w:sz w:val="22"/>
                  <w:szCs w:val="22"/>
                </w:rPr>
                <w:delText>Discon. Day</w:delText>
              </w:r>
            </w:del>
            <w:proofErr w:type="spellStart"/>
            <w:ins w:id="275" w:author="Claire Kouba" w:date="2024-03-19T10:26:00Z">
              <w:r>
                <w:rPr>
                  <w:rFonts w:ascii="Arial" w:eastAsia="Arial" w:hAnsi="Arial" w:cs="Arial"/>
                  <w:color w:val="000000"/>
                  <w:sz w:val="22"/>
                  <w:szCs w:val="22"/>
                </w:rPr>
                <w:t>discon</w:t>
              </w:r>
            </w:ins>
            <w:proofErr w:type="spellEnd"/>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Change w:id="276" w:author="Claire Kouba" w:date="2024-03-19T15:47:00Z">
              <w:tcPr>
                <w:tcW w:w="2160" w:type="dxa"/>
                <w:gridSpan w:val="3"/>
                <w:tcBorders>
                  <w:top w:val="none" w:sz="0" w:space="0" w:color="000000"/>
                  <w:left w:val="none" w:sz="0" w:space="0" w:color="000000"/>
                  <w:bottom w:val="none" w:sz="0" w:space="0" w:color="000000"/>
                  <w:right w:val="none" w:sz="0" w:space="0" w:color="000000"/>
                </w:tcBorders>
                <w:shd w:val="clear" w:color="auto" w:fill="FFFFFF"/>
              </w:tcPr>
            </w:tcPrChange>
          </w:tcPr>
          <w:p w14:paraId="38F79702" w14:textId="59521658"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ins w:id="277" w:author="Claire Kouba" w:date="2024-03-19T15:50:00Z">
              <w:r>
                <w:rPr>
                  <w:rFonts w:ascii="Arial" w:eastAsia="Arial" w:hAnsi="Arial" w:cs="Arial"/>
                  <w:color w:val="000000"/>
                  <w:sz w:val="22"/>
                  <w:szCs w:val="22"/>
                </w:rPr>
                <w:t>10</w:t>
              </w:r>
            </w:ins>
            <w:ins w:id="278" w:author="Claire Kouba" w:date="2024-03-19T15:51:00Z">
              <w:r>
                <w:rPr>
                  <w:rFonts w:ascii="Arial" w:eastAsia="Arial" w:hAnsi="Arial" w:cs="Arial"/>
                  <w:color w:val="000000"/>
                  <w:sz w:val="22"/>
                  <w:szCs w:val="22"/>
                </w:rPr>
                <w:t xml:space="preserve">, 15, 20, 50, 80, and 100 </w:t>
              </w:r>
              <w:proofErr w:type="spellStart"/>
              <w:r>
                <w:rPr>
                  <w:rFonts w:ascii="Arial" w:eastAsia="Arial" w:hAnsi="Arial" w:cs="Arial"/>
                  <w:color w:val="000000"/>
                  <w:sz w:val="22"/>
                  <w:szCs w:val="22"/>
                </w:rPr>
                <w:t>cfs</w:t>
              </w:r>
            </w:ins>
            <w:proofErr w:type="spellEnd"/>
            <w:ins w:id="279" w:author="Claire Kouba" w:date="2024-03-19T15:54:00Z">
              <w:r>
                <w:rPr>
                  <w:rFonts w:ascii="Arial" w:eastAsia="Arial" w:hAnsi="Arial" w:cs="Arial"/>
                  <w:color w:val="000000"/>
                  <w:sz w:val="22"/>
                  <w:szCs w:val="22"/>
                </w:rPr>
                <w:t xml:space="preserve"> (80 and 100 </w:t>
              </w:r>
              <w:proofErr w:type="spellStart"/>
              <w:r>
                <w:rPr>
                  <w:rFonts w:ascii="Arial" w:eastAsia="Arial" w:hAnsi="Arial" w:cs="Arial"/>
                  <w:color w:val="000000"/>
                  <w:sz w:val="22"/>
                  <w:szCs w:val="22"/>
                </w:rPr>
                <w:t>cfs</w:t>
              </w:r>
              <w:proofErr w:type="spellEnd"/>
              <w:r>
                <w:rPr>
                  <w:rFonts w:ascii="Arial" w:eastAsia="Arial" w:hAnsi="Arial" w:cs="Arial"/>
                  <w:color w:val="000000"/>
                  <w:sz w:val="22"/>
                  <w:szCs w:val="22"/>
                </w:rPr>
                <w:t xml:space="preserve"> only for SY)</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0" w:author="Claire Kouba" w:date="2024-03-19T15:47:00Z">
              <w:tcPr>
                <w:tcW w:w="216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B6F3C9D" w14:textId="6044582D"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River Disconnection Day</w:t>
            </w:r>
            <w:ins w:id="281" w:author="Claire Kouba" w:date="2024-03-19T10:28:00Z">
              <w:r>
                <w:rPr>
                  <w:rFonts w:ascii="Arial" w:eastAsia="Arial" w:hAnsi="Arial" w:cs="Arial"/>
                  <w:color w:val="000000"/>
                  <w:sz w:val="22"/>
                  <w:szCs w:val="22"/>
                </w:rPr>
                <w:t xml:space="preserve"> (for a given life stage and flow threshold)</w:t>
              </w:r>
            </w:ins>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2" w:author="Claire Kouba" w:date="2024-03-19T15:47:00Z">
              <w:tcPr>
                <w:tcW w:w="5040"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575119A" w14:textId="13FC0365"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The day, usually in the spring or early summer, on which the Scott River loses a certain degree of connectivity. Defined as the first day on which FJ Gauge flow drops below a designated threshold (e.g., </w:t>
            </w:r>
            <w:del w:id="283" w:author="Claire Kouba" w:date="2024-03-19T10:27:00Z">
              <w:r w:rsidDel="00097EA7">
                <w:rPr>
                  <w:rFonts w:ascii="Arial" w:eastAsia="Arial" w:hAnsi="Arial" w:cs="Arial"/>
                  <w:color w:val="000000"/>
                  <w:sz w:val="22"/>
                  <w:szCs w:val="22"/>
                </w:rPr>
                <w:delText xml:space="preserve">10 or </w:delText>
              </w:r>
            </w:del>
            <w:r>
              <w:rPr>
                <w:rFonts w:ascii="Arial" w:eastAsia="Arial" w:hAnsi="Arial" w:cs="Arial"/>
                <w:color w:val="000000"/>
                <w:sz w:val="22"/>
                <w:szCs w:val="22"/>
              </w:rPr>
              <w:t xml:space="preserve">100 </w:t>
            </w:r>
            <w:proofErr w:type="spellStart"/>
            <w:r>
              <w:rPr>
                <w:rFonts w:ascii="Arial" w:eastAsia="Arial" w:hAnsi="Arial" w:cs="Arial"/>
                <w:color w:val="000000"/>
                <w:sz w:val="22"/>
                <w:szCs w:val="22"/>
              </w:rPr>
              <w:t>cfs</w:t>
            </w:r>
            <w:proofErr w:type="spellEnd"/>
            <w:r>
              <w:rPr>
                <w:rFonts w:ascii="Arial" w:eastAsia="Arial" w:hAnsi="Arial" w:cs="Arial"/>
                <w:color w:val="000000"/>
                <w:sz w:val="22"/>
                <w:szCs w:val="22"/>
              </w:rPr>
              <w:t>) (units of days after Aug. 31).</w:t>
            </w:r>
            <w:ins w:id="284" w:author="Claire Kouba" w:date="2024-03-19T10:27:00Z">
              <w:r>
                <w:rPr>
                  <w:rFonts w:ascii="Arial" w:eastAsia="Arial" w:hAnsi="Arial" w:cs="Arial"/>
                  <w:color w:val="000000"/>
                  <w:sz w:val="22"/>
                  <w:szCs w:val="22"/>
                </w:rPr>
                <w:t xml:space="preserve"> Assigned to a salmon </w:t>
              </w:r>
              <w:proofErr w:type="spellStart"/>
              <w:r>
                <w:rPr>
                  <w:rFonts w:ascii="Arial" w:eastAsia="Arial" w:hAnsi="Arial" w:cs="Arial"/>
                  <w:color w:val="000000"/>
                  <w:sz w:val="22"/>
                  <w:szCs w:val="22"/>
                </w:rPr>
                <w:t>lifestage</w:t>
              </w:r>
              <w:proofErr w:type="spellEnd"/>
              <w:r>
                <w:rPr>
                  <w:rFonts w:ascii="Arial" w:eastAsia="Arial" w:hAnsi="Arial" w:cs="Arial"/>
                  <w:color w:val="000000"/>
                  <w:sz w:val="22"/>
                  <w:szCs w:val="22"/>
                </w:rPr>
                <w:t xml:space="preserve"> using abbreviations such as BY</w:t>
              </w:r>
            </w:ins>
            <w:ins w:id="285" w:author="Claire Kouba" w:date="2024-03-19T10:28:00Z">
              <w:r>
                <w:rPr>
                  <w:rFonts w:ascii="Arial" w:eastAsia="Arial" w:hAnsi="Arial" w:cs="Arial"/>
                  <w:color w:val="000000"/>
                  <w:sz w:val="22"/>
                  <w:szCs w:val="22"/>
                </w:rPr>
                <w:t xml:space="preserve"> (Brood Year). </w:t>
              </w:r>
            </w:ins>
            <w:ins w:id="286" w:author="Claire Kouba" w:date="2024-03-19T15:50:00Z">
              <w:r>
                <w:rPr>
                  <w:rFonts w:ascii="Arial" w:eastAsia="Arial" w:hAnsi="Arial" w:cs="Arial"/>
                  <w:color w:val="000000"/>
                  <w:sz w:val="22"/>
                  <w:szCs w:val="22"/>
                </w:rPr>
                <w:t>Example: BY_discon_100</w:t>
              </w:r>
            </w:ins>
          </w:p>
        </w:tc>
      </w:tr>
      <w:tr w:rsidR="00C73357" w14:paraId="36A3DE70" w14:textId="77777777" w:rsidTr="00C73357">
        <w:trPr>
          <w:jc w:val="center"/>
          <w:trPrChange w:id="287" w:author="Claire Kouba" w:date="2024-03-19T15:47:00Z">
            <w:trPr>
              <w:jc w:val="center"/>
            </w:trPr>
          </w:trPrChange>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8" w:author="Claire Kouba" w:date="2024-03-19T15:47:00Z">
              <w:tcPr>
                <w:tcW w:w="172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FF7988C" w14:textId="73E687C2"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del w:id="289" w:author="Claire Kouba" w:date="2024-03-19T16:16:00Z">
              <w:r w:rsidDel="00C81627">
                <w:rPr>
                  <w:rFonts w:ascii="Arial" w:eastAsia="Arial" w:hAnsi="Arial" w:cs="Arial"/>
                  <w:color w:val="000000"/>
                  <w:sz w:val="22"/>
                  <w:szCs w:val="22"/>
                </w:rPr>
                <w:delText>Min. Flow</w:delText>
              </w:r>
            </w:del>
            <w:proofErr w:type="spellStart"/>
            <w:ins w:id="290" w:author="Claire Kouba" w:date="2024-03-19T16:16:00Z">
              <w:r w:rsidR="00C81627">
                <w:rPr>
                  <w:rFonts w:ascii="Arial" w:eastAsia="Arial" w:hAnsi="Arial" w:cs="Arial"/>
                  <w:color w:val="000000"/>
                  <w:sz w:val="22"/>
                  <w:szCs w:val="22"/>
                </w:rPr>
                <w:t>min_flow</w:t>
              </w:r>
            </w:ins>
            <w:proofErr w:type="spellEnd"/>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Change w:id="291" w:author="Claire Kouba" w:date="2024-03-19T15:47:00Z">
              <w:tcPr>
                <w:tcW w:w="2160" w:type="dxa"/>
                <w:gridSpan w:val="3"/>
                <w:tcBorders>
                  <w:top w:val="none" w:sz="0" w:space="0" w:color="000000"/>
                  <w:left w:val="none" w:sz="0" w:space="0" w:color="000000"/>
                  <w:bottom w:val="none" w:sz="0" w:space="0" w:color="000000"/>
                  <w:right w:val="none" w:sz="0" w:space="0" w:color="000000"/>
                </w:tcBorders>
                <w:shd w:val="clear" w:color="auto" w:fill="FFFFFF"/>
              </w:tcPr>
            </w:tcPrChange>
          </w:tcPr>
          <w:p w14:paraId="0C7FD69D" w14:textId="70D15F25"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ins w:id="292" w:author="Claire Kouba" w:date="2024-03-19T15:51:00Z">
              <w:r>
                <w:rPr>
                  <w:rFonts w:ascii="Arial" w:eastAsia="Arial" w:hAnsi="Arial" w:cs="Arial"/>
                  <w:color w:val="000000"/>
                  <w:sz w:val="22"/>
                  <w:szCs w:val="22"/>
                </w:rPr>
                <w:t>-</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3" w:author="Claire Kouba" w:date="2024-03-19T15:47:00Z">
              <w:tcPr>
                <w:tcW w:w="216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8A4122C" w14:textId="0D68E758"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Minimum Flow</w:t>
            </w:r>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4" w:author="Claire Kouba" w:date="2024-03-19T15:47:00Z">
              <w:tcPr>
                <w:tcW w:w="5040"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959D742" w14:textId="3BEAF32A"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Minimum average daily flowrate recorded in the relevant period.</w:t>
            </w:r>
            <w:ins w:id="295" w:author="Claire Kouba" w:date="2024-03-19T15:51:00Z">
              <w:r>
                <w:rPr>
                  <w:rFonts w:ascii="Arial" w:eastAsia="Arial" w:hAnsi="Arial" w:cs="Arial"/>
                  <w:color w:val="000000"/>
                  <w:sz w:val="22"/>
                  <w:szCs w:val="22"/>
                </w:rPr>
                <w:t xml:space="preserve"> Example: </w:t>
              </w:r>
              <w:proofErr w:type="spellStart"/>
              <w:r>
                <w:rPr>
                  <w:rFonts w:ascii="Arial" w:eastAsia="Arial" w:hAnsi="Arial" w:cs="Arial"/>
                  <w:color w:val="000000"/>
                  <w:sz w:val="22"/>
                  <w:szCs w:val="22"/>
                </w:rPr>
                <w:t>B</w:t>
              </w:r>
            </w:ins>
            <w:ins w:id="296" w:author="Claire Kouba" w:date="2024-03-19T15:52:00Z">
              <w:r>
                <w:rPr>
                  <w:rFonts w:ascii="Arial" w:eastAsia="Arial" w:hAnsi="Arial" w:cs="Arial"/>
                  <w:color w:val="000000"/>
                  <w:sz w:val="22"/>
                  <w:szCs w:val="22"/>
                </w:rPr>
                <w:t>Y_min_flow_sepdec</w:t>
              </w:r>
            </w:ins>
            <w:proofErr w:type="spellEnd"/>
          </w:p>
        </w:tc>
      </w:tr>
      <w:tr w:rsidR="00C73357" w:rsidDel="00C83247" w14:paraId="556979ED" w14:textId="77777777" w:rsidTr="00C73357">
        <w:trPr>
          <w:jc w:val="center"/>
          <w:del w:id="297" w:author="Claire Kouba" w:date="2024-03-19T09:53:00Z"/>
          <w:trPrChange w:id="298" w:author="Claire Kouba" w:date="2024-03-19T15:47:00Z">
            <w:trPr>
              <w:jc w:val="center"/>
            </w:trPr>
          </w:trPrChange>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9" w:author="Claire Kouba" w:date="2024-03-19T15:47:00Z">
              <w:tcPr>
                <w:tcW w:w="172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79931E6" w14:textId="463ECD9B" w:rsidR="00C73357" w:rsidDel="00C8324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del w:id="300" w:author="Claire Kouba" w:date="2024-03-19T09:53:00Z"/>
              </w:rPr>
            </w:pPr>
            <w:del w:id="301" w:author="Claire Kouba" w:date="2024-03-19T09:52:00Z">
              <w:r w:rsidDel="00C83247">
                <w:rPr>
                  <w:rFonts w:ascii="Arial" w:eastAsia="Arial" w:hAnsi="Arial" w:cs="Arial"/>
                  <w:color w:val="000000"/>
                  <w:sz w:val="22"/>
                  <w:szCs w:val="22"/>
                </w:rPr>
                <w:delText>CFLP</w:delText>
              </w:r>
            </w:del>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Change w:id="302" w:author="Claire Kouba" w:date="2024-03-19T15:47:00Z">
              <w:tcPr>
                <w:tcW w:w="2160" w:type="dxa"/>
                <w:gridSpan w:val="3"/>
                <w:tcBorders>
                  <w:top w:val="none" w:sz="0" w:space="0" w:color="000000"/>
                  <w:left w:val="none" w:sz="0" w:space="0" w:color="000000"/>
                  <w:bottom w:val="none" w:sz="0" w:space="0" w:color="000000"/>
                  <w:right w:val="none" w:sz="0" w:space="0" w:color="000000"/>
                </w:tcBorders>
                <w:shd w:val="clear" w:color="auto" w:fill="FFFFFF"/>
              </w:tcPr>
            </w:tcPrChange>
          </w:tcPr>
          <w:p w14:paraId="36A0E477" w14:textId="77777777" w:rsidR="00C73357" w:rsidDel="00C8324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3" w:author="Claire Kouba" w:date="2024-03-19T15:47:00Z">
              <w:tcPr>
                <w:tcW w:w="216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B1C1BC5" w14:textId="1F590EFE" w:rsidR="00C73357" w:rsidDel="00C8324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del w:id="304" w:author="Claire Kouba" w:date="2024-03-19T09:53:00Z"/>
              </w:rPr>
            </w:pPr>
            <w:del w:id="305" w:author="Claire Kouba" w:date="2024-03-19T09:52:00Z">
              <w:r w:rsidDel="00C83247">
                <w:rPr>
                  <w:rFonts w:ascii="Arial" w:eastAsia="Arial" w:hAnsi="Arial" w:cs="Arial"/>
                  <w:color w:val="000000"/>
                  <w:sz w:val="22"/>
                  <w:szCs w:val="22"/>
                </w:rPr>
                <w:delText>Coho Freshwater Life Period</w:delText>
              </w:r>
            </w:del>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6" w:author="Claire Kouba" w:date="2024-03-19T15:47:00Z">
              <w:tcPr>
                <w:tcW w:w="5040"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0623EE3" w14:textId="4763B848" w:rsidR="00C73357" w:rsidDel="00C8324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del w:id="307" w:author="Claire Kouba" w:date="2024-03-19T09:53:00Z"/>
              </w:rPr>
            </w:pPr>
            <w:del w:id="308" w:author="Claire Kouba" w:date="2024-03-19T09:52:00Z">
              <w:r w:rsidDel="00C83247">
                <w:rPr>
                  <w:rFonts w:ascii="Arial" w:eastAsia="Arial" w:hAnsi="Arial" w:cs="Arial"/>
                  <w:color w:val="000000"/>
                  <w:sz w:val="22"/>
                  <w:szCs w:val="22"/>
                </w:rPr>
                <w:delText xml:space="preserve">The (conservatively wide) 21-month window, September through July, in which members of a cohort or the </w:delText>
              </w:r>
              <w:r w:rsidDel="00C83247">
                <w:rPr>
                  <w:rFonts w:ascii="Arial" w:eastAsia="Arial" w:hAnsi="Arial" w:cs="Arial"/>
                  <w:color w:val="000000"/>
                  <w:sz w:val="22"/>
                  <w:szCs w:val="22"/>
                </w:rPr>
                <w:lastRenderedPageBreak/>
                <w:delText>cohort's spawning parents are present in the freshwater system.</w:delText>
              </w:r>
            </w:del>
          </w:p>
        </w:tc>
      </w:tr>
      <w:tr w:rsidR="00C73357" w14:paraId="5CE6CAB4" w14:textId="77777777" w:rsidTr="00C73357">
        <w:trPr>
          <w:jc w:val="center"/>
          <w:trPrChange w:id="309" w:author="Claire Kouba" w:date="2024-03-19T15:47:00Z">
            <w:trPr>
              <w:jc w:val="center"/>
            </w:trPr>
          </w:trPrChange>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0" w:author="Claire Kouba" w:date="2024-03-19T15:47:00Z">
              <w:tcPr>
                <w:tcW w:w="172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B48C479" w14:textId="6F4675BC"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del w:id="311" w:author="Claire Kouba" w:date="2024-03-19T16:16:00Z">
              <w:r w:rsidDel="00C81627">
                <w:rPr>
                  <w:rFonts w:ascii="Arial" w:eastAsia="Arial" w:hAnsi="Arial" w:cs="Arial"/>
                  <w:color w:val="000000"/>
                  <w:sz w:val="22"/>
                  <w:szCs w:val="22"/>
                </w:rPr>
                <w:lastRenderedPageBreak/>
                <w:delText>Tot. Flow</w:delText>
              </w:r>
            </w:del>
            <w:proofErr w:type="spellStart"/>
            <w:ins w:id="312" w:author="Claire Kouba" w:date="2024-03-19T16:16:00Z">
              <w:r w:rsidR="00C81627">
                <w:rPr>
                  <w:rFonts w:ascii="Arial" w:eastAsia="Arial" w:hAnsi="Arial" w:cs="Arial"/>
                  <w:color w:val="000000"/>
                  <w:sz w:val="22"/>
                  <w:szCs w:val="22"/>
                </w:rPr>
                <w:t>tot_flow</w:t>
              </w:r>
            </w:ins>
            <w:proofErr w:type="spellEnd"/>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Change w:id="313" w:author="Claire Kouba" w:date="2024-03-19T15:47:00Z">
              <w:tcPr>
                <w:tcW w:w="2160" w:type="dxa"/>
                <w:gridSpan w:val="3"/>
                <w:tcBorders>
                  <w:top w:val="none" w:sz="0" w:space="0" w:color="000000"/>
                  <w:left w:val="none" w:sz="0" w:space="0" w:color="000000"/>
                  <w:bottom w:val="none" w:sz="0" w:space="0" w:color="000000"/>
                  <w:right w:val="none" w:sz="0" w:space="0" w:color="000000"/>
                </w:tcBorders>
                <w:shd w:val="clear" w:color="auto" w:fill="FFFFFF"/>
              </w:tcPr>
            </w:tcPrChange>
          </w:tcPr>
          <w:p w14:paraId="62504958" w14:textId="5AEBFB9E"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ins w:id="314" w:author="Claire Kouba" w:date="2024-03-19T15:52:00Z">
              <w:r>
                <w:rPr>
                  <w:rFonts w:ascii="Arial" w:eastAsia="Arial" w:hAnsi="Arial" w:cs="Arial"/>
                  <w:color w:val="000000"/>
                  <w:sz w:val="22"/>
                  <w:szCs w:val="22"/>
                </w:rPr>
                <w:t>-</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5" w:author="Claire Kouba" w:date="2024-03-19T15:47:00Z">
              <w:tcPr>
                <w:tcW w:w="216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1A6503D" w14:textId="4A776AFD"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Total Flow</w:t>
            </w:r>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6" w:author="Claire Kouba" w:date="2024-03-19T15:47:00Z">
              <w:tcPr>
                <w:tcW w:w="5040"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4611EC8" w14:textId="5BEE2AC7"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Sum of all daily flow volumes recorded in the relevant period.</w:t>
            </w:r>
            <w:ins w:id="317" w:author="Claire Kouba" w:date="2024-03-19T15:52:00Z">
              <w:r>
                <w:rPr>
                  <w:rFonts w:ascii="Arial" w:eastAsia="Arial" w:hAnsi="Arial" w:cs="Arial"/>
                  <w:color w:val="000000"/>
                  <w:sz w:val="22"/>
                  <w:szCs w:val="22"/>
                </w:rPr>
                <w:t xml:space="preserve"> Example: </w:t>
              </w:r>
              <w:proofErr w:type="spellStart"/>
              <w:r>
                <w:rPr>
                  <w:rFonts w:ascii="Arial" w:eastAsia="Arial" w:hAnsi="Arial" w:cs="Arial"/>
                  <w:color w:val="000000"/>
                  <w:sz w:val="22"/>
                  <w:szCs w:val="22"/>
                </w:rPr>
                <w:t>SY_tot_flow_janjul</w:t>
              </w:r>
            </w:ins>
            <w:proofErr w:type="spellEnd"/>
          </w:p>
        </w:tc>
      </w:tr>
      <w:tr w:rsidR="00C73357" w14:paraId="4EF8761F" w14:textId="77777777" w:rsidTr="00C73357">
        <w:trPr>
          <w:jc w:val="center"/>
          <w:trPrChange w:id="318" w:author="Claire Kouba" w:date="2024-03-19T15:47:00Z">
            <w:trPr>
              <w:jc w:val="center"/>
            </w:trPr>
          </w:trPrChange>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9" w:author="Claire Kouba" w:date="2024-03-19T15:47:00Z">
              <w:tcPr>
                <w:tcW w:w="172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CFB3263" w14:textId="77777777"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FA_Mag</w:t>
            </w:r>
            <w:proofErr w:type="spellEnd"/>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Change w:id="320" w:author="Claire Kouba" w:date="2024-03-19T15:47:00Z">
              <w:tcPr>
                <w:tcW w:w="2160" w:type="dxa"/>
                <w:gridSpan w:val="3"/>
                <w:tcBorders>
                  <w:top w:val="none" w:sz="0" w:space="0" w:color="000000"/>
                  <w:left w:val="none" w:sz="0" w:space="0" w:color="000000"/>
                  <w:bottom w:val="none" w:sz="0" w:space="0" w:color="000000"/>
                  <w:right w:val="none" w:sz="0" w:space="0" w:color="000000"/>
                </w:tcBorders>
                <w:shd w:val="clear" w:color="auto" w:fill="FFFFFF"/>
              </w:tcPr>
            </w:tcPrChange>
          </w:tcPr>
          <w:p w14:paraId="41CDEB60" w14:textId="2A20C8BF"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ins w:id="321" w:author="Claire Kouba" w:date="2024-03-19T15:52:00Z">
              <w:r>
                <w:rPr>
                  <w:rFonts w:ascii="Arial" w:eastAsia="Arial" w:hAnsi="Arial" w:cs="Arial"/>
                  <w:color w:val="000000"/>
                  <w:sz w:val="22"/>
                  <w:szCs w:val="22"/>
                </w:rPr>
                <w:t>-</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2" w:author="Claire Kouba" w:date="2024-03-19T15:47:00Z">
              <w:tcPr>
                <w:tcW w:w="216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BC8AF04" w14:textId="3D1AA237"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Magnitude</w:t>
            </w:r>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3" w:author="Claire Kouba" w:date="2024-03-19T15:47:00Z">
              <w:tcPr>
                <w:tcW w:w="5040"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CEF2F5B" w14:textId="7B3F226E" w:rsidR="00C73357" w:rsidRPr="00C73357" w:rsidRDefault="00C73357" w:rsidP="00C73357">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Change w:id="324" w:author="Claire Kouba" w:date="2024-03-19T15:55:00Z">
                  <w:rPr/>
                </w:rPrChange>
              </w:rPr>
            </w:pPr>
            <w:r>
              <w:rPr>
                <w:rFonts w:ascii="Arial" w:eastAsia="Arial" w:hAnsi="Arial" w:cs="Arial"/>
                <w:color w:val="000000"/>
                <w:sz w:val="22"/>
                <w:szCs w:val="22"/>
              </w:rPr>
              <w:t>Peak magnitude of fall pulse event (maximum daily peak flow during event) (</w:t>
            </w:r>
            <w:proofErr w:type="spellStart"/>
            <w:r>
              <w:rPr>
                <w:rFonts w:ascii="Arial" w:eastAsia="Arial" w:hAnsi="Arial" w:cs="Arial"/>
                <w:color w:val="000000"/>
                <w:sz w:val="22"/>
                <w:szCs w:val="22"/>
              </w:rPr>
              <w:t>cfs</w:t>
            </w:r>
            <w:proofErr w:type="spellEnd"/>
            <w:r>
              <w:rPr>
                <w:rFonts w:ascii="Arial" w:eastAsia="Arial" w:hAnsi="Arial" w:cs="Arial"/>
                <w:color w:val="000000"/>
                <w:sz w:val="22"/>
                <w:szCs w:val="22"/>
              </w:rPr>
              <w:t>)</w:t>
            </w:r>
            <w:ins w:id="325" w:author="Claire Kouba" w:date="2024-03-19T15:55:00Z">
              <w:r>
                <w:rPr>
                  <w:rFonts w:ascii="Arial" w:eastAsia="Arial" w:hAnsi="Arial" w:cs="Arial"/>
                  <w:color w:val="000000"/>
                  <w:sz w:val="22"/>
                  <w:szCs w:val="22"/>
                </w:rPr>
                <w:t xml:space="preserve"> in relevant </w:t>
              </w:r>
              <w:proofErr w:type="spellStart"/>
              <w:r>
                <w:rPr>
                  <w:rFonts w:ascii="Arial" w:eastAsia="Arial" w:hAnsi="Arial" w:cs="Arial"/>
                  <w:color w:val="000000"/>
                  <w:sz w:val="22"/>
                  <w:szCs w:val="22"/>
                </w:rPr>
                <w:t>lifestage</w:t>
              </w:r>
              <w:proofErr w:type="spellEnd"/>
              <w:r>
                <w:rPr>
                  <w:rFonts w:ascii="Arial" w:eastAsia="Arial" w:hAnsi="Arial" w:cs="Arial"/>
                  <w:color w:val="000000"/>
                  <w:sz w:val="22"/>
                  <w:szCs w:val="22"/>
                </w:rPr>
                <w:t xml:space="preserve">. Example: </w:t>
              </w:r>
              <w:proofErr w:type="spellStart"/>
              <w:r>
                <w:rPr>
                  <w:rFonts w:ascii="Arial" w:eastAsia="Arial" w:hAnsi="Arial" w:cs="Arial"/>
                  <w:color w:val="000000"/>
                  <w:sz w:val="22"/>
                  <w:szCs w:val="22"/>
                </w:rPr>
                <w:t>RY_FA_Mag</w:t>
              </w:r>
            </w:ins>
            <w:proofErr w:type="spellEnd"/>
          </w:p>
        </w:tc>
      </w:tr>
      <w:tr w:rsidR="00C81627" w14:paraId="339E7876" w14:textId="77777777" w:rsidTr="00C73357">
        <w:trPr>
          <w:jc w:val="center"/>
          <w:ins w:id="326" w:author="Claire Kouba" w:date="2024-03-19T16:09:00Z"/>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075F48" w14:textId="0C425750" w:rsidR="00C81627"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327" w:author="Claire Kouba" w:date="2024-03-19T16:09:00Z"/>
                <w:rFonts w:ascii="Arial" w:eastAsia="Arial" w:hAnsi="Arial" w:cs="Arial"/>
                <w:color w:val="000000"/>
                <w:sz w:val="22"/>
                <w:szCs w:val="22"/>
              </w:rPr>
            </w:pPr>
            <w:proofErr w:type="spellStart"/>
            <w:ins w:id="328" w:author="Claire Kouba" w:date="2024-03-19T16:09:00Z">
              <w:r>
                <w:rPr>
                  <w:rFonts w:ascii="Arial" w:eastAsia="Arial" w:hAnsi="Arial" w:cs="Arial"/>
                  <w:color w:val="000000"/>
                  <w:sz w:val="22"/>
                  <w:szCs w:val="22"/>
                </w:rPr>
                <w:t>FA_Tim</w:t>
              </w:r>
              <w:proofErr w:type="spellEnd"/>
            </w:ins>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
          <w:p w14:paraId="76DF21D2" w14:textId="681C3ECC" w:rsidR="00C81627"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329" w:author="Claire Kouba" w:date="2024-03-19T16:09:00Z"/>
                <w:rFonts w:ascii="Arial" w:eastAsia="Arial" w:hAnsi="Arial" w:cs="Arial"/>
                <w:color w:val="000000"/>
                <w:sz w:val="22"/>
                <w:szCs w:val="22"/>
              </w:rPr>
            </w:pPr>
            <w:ins w:id="330" w:author="Claire Kouba" w:date="2024-03-19T16:09:00Z">
              <w:r>
                <w:rPr>
                  <w:rFonts w:ascii="Arial" w:eastAsia="Arial" w:hAnsi="Arial" w:cs="Arial"/>
                  <w:color w:val="000000"/>
                  <w:sz w:val="22"/>
                  <w:szCs w:val="22"/>
                </w:rPr>
                <w:t>-</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17F3B" w14:textId="37F4C3DF" w:rsidR="00C81627"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331" w:author="Claire Kouba" w:date="2024-03-19T16:09:00Z"/>
                <w:rFonts w:ascii="Arial" w:eastAsia="Arial" w:hAnsi="Arial" w:cs="Arial"/>
                <w:color w:val="000000"/>
                <w:sz w:val="22"/>
                <w:szCs w:val="22"/>
              </w:rPr>
            </w:pPr>
            <w:ins w:id="332" w:author="Claire Kouba" w:date="2024-03-19T16:09:00Z">
              <w:r>
                <w:rPr>
                  <w:rFonts w:ascii="Arial" w:eastAsia="Arial" w:hAnsi="Arial" w:cs="Arial"/>
                  <w:color w:val="000000"/>
                  <w:sz w:val="22"/>
                  <w:szCs w:val="22"/>
                </w:rPr>
                <w:t>Fall Pulse Timing</w:t>
              </w:r>
            </w:ins>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AE3B5" w14:textId="23053599" w:rsidR="00C81627" w:rsidRDefault="00C81627" w:rsidP="00C73357">
            <w:pPr>
              <w:pBdr>
                <w:top w:val="none" w:sz="0" w:space="0" w:color="000000"/>
                <w:left w:val="none" w:sz="0" w:space="0" w:color="000000"/>
                <w:bottom w:val="none" w:sz="0" w:space="0" w:color="000000"/>
                <w:right w:val="none" w:sz="0" w:space="0" w:color="000000"/>
              </w:pBdr>
              <w:spacing w:before="100" w:after="100"/>
              <w:ind w:left="100" w:right="100"/>
              <w:rPr>
                <w:ins w:id="333" w:author="Claire Kouba" w:date="2024-03-19T16:09:00Z"/>
                <w:rFonts w:ascii="Arial" w:eastAsia="Arial" w:hAnsi="Arial" w:cs="Arial"/>
                <w:color w:val="000000"/>
                <w:sz w:val="22"/>
                <w:szCs w:val="22"/>
              </w:rPr>
            </w:pPr>
            <w:ins w:id="334" w:author="Claire Kouba" w:date="2024-03-19T16:11:00Z">
              <w:r>
                <w:rPr>
                  <w:rFonts w:ascii="Arial" w:eastAsia="Arial" w:hAnsi="Arial" w:cs="Arial"/>
                  <w:color w:val="000000"/>
                  <w:sz w:val="22"/>
                  <w:szCs w:val="22"/>
                </w:rPr>
                <w:t>Start date of fall pulse event in water year days</w:t>
              </w:r>
            </w:ins>
          </w:p>
        </w:tc>
      </w:tr>
      <w:tr w:rsidR="00C81627" w14:paraId="1EA00BF5" w14:textId="77777777" w:rsidTr="00C73357">
        <w:trPr>
          <w:jc w:val="center"/>
          <w:ins w:id="335" w:author="Claire Kouba" w:date="2024-03-19T16:09:00Z"/>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3B8FC" w14:textId="6172F8E9" w:rsidR="00C81627"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336" w:author="Claire Kouba" w:date="2024-03-19T16:09:00Z"/>
                <w:rFonts w:ascii="Arial" w:eastAsia="Arial" w:hAnsi="Arial" w:cs="Arial"/>
                <w:color w:val="000000"/>
                <w:sz w:val="22"/>
                <w:szCs w:val="22"/>
              </w:rPr>
            </w:pPr>
            <w:proofErr w:type="spellStart"/>
            <w:ins w:id="337" w:author="Claire Kouba" w:date="2024-03-19T16:09:00Z">
              <w:r>
                <w:rPr>
                  <w:rFonts w:ascii="Arial" w:eastAsia="Arial" w:hAnsi="Arial" w:cs="Arial"/>
                  <w:color w:val="000000"/>
                  <w:sz w:val="22"/>
                  <w:szCs w:val="22"/>
                </w:rPr>
                <w:t>FA_Dur</w:t>
              </w:r>
              <w:proofErr w:type="spellEnd"/>
            </w:ins>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
          <w:p w14:paraId="5AAC862B" w14:textId="12C3F98F" w:rsidR="00C81627"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338" w:author="Claire Kouba" w:date="2024-03-19T16:09:00Z"/>
                <w:rFonts w:ascii="Arial" w:eastAsia="Arial" w:hAnsi="Arial" w:cs="Arial"/>
                <w:color w:val="000000"/>
                <w:sz w:val="22"/>
                <w:szCs w:val="22"/>
              </w:rPr>
            </w:pPr>
            <w:ins w:id="339" w:author="Claire Kouba" w:date="2024-03-19T16:10:00Z">
              <w:r>
                <w:rPr>
                  <w:rFonts w:ascii="Arial" w:eastAsia="Arial" w:hAnsi="Arial" w:cs="Arial"/>
                  <w:color w:val="000000"/>
                  <w:sz w:val="22"/>
                  <w:szCs w:val="22"/>
                </w:rPr>
                <w:t>-</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40BAB" w14:textId="4CF9CCD9" w:rsidR="00C81627"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340" w:author="Claire Kouba" w:date="2024-03-19T16:09:00Z"/>
                <w:rFonts w:ascii="Arial" w:eastAsia="Arial" w:hAnsi="Arial" w:cs="Arial"/>
                <w:color w:val="000000"/>
                <w:sz w:val="22"/>
                <w:szCs w:val="22"/>
              </w:rPr>
            </w:pPr>
            <w:ins w:id="341" w:author="Claire Kouba" w:date="2024-03-19T16:10:00Z">
              <w:r>
                <w:rPr>
                  <w:rFonts w:ascii="Arial" w:eastAsia="Arial" w:hAnsi="Arial" w:cs="Arial"/>
                  <w:color w:val="000000"/>
                  <w:sz w:val="22"/>
                  <w:szCs w:val="22"/>
                </w:rPr>
                <w:t>Fall Pulse Duration</w:t>
              </w:r>
            </w:ins>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0761D" w14:textId="56E98E61" w:rsidR="00C81627" w:rsidRDefault="00C81627" w:rsidP="00C73357">
            <w:pPr>
              <w:pBdr>
                <w:top w:val="none" w:sz="0" w:space="0" w:color="000000"/>
                <w:left w:val="none" w:sz="0" w:space="0" w:color="000000"/>
                <w:bottom w:val="none" w:sz="0" w:space="0" w:color="000000"/>
                <w:right w:val="none" w:sz="0" w:space="0" w:color="000000"/>
              </w:pBdr>
              <w:spacing w:before="100" w:after="100"/>
              <w:ind w:left="100" w:right="100"/>
              <w:rPr>
                <w:ins w:id="342" w:author="Claire Kouba" w:date="2024-03-19T16:09:00Z"/>
                <w:rFonts w:ascii="Arial" w:eastAsia="Arial" w:hAnsi="Arial" w:cs="Arial"/>
                <w:color w:val="000000"/>
                <w:sz w:val="22"/>
                <w:szCs w:val="22"/>
              </w:rPr>
            </w:pPr>
            <w:ins w:id="343" w:author="Claire Kouba" w:date="2024-03-19T16:10:00Z">
              <w:r>
                <w:rPr>
                  <w:rFonts w:ascii="Arial" w:eastAsia="Arial" w:hAnsi="Arial" w:cs="Arial"/>
                  <w:color w:val="000000"/>
                  <w:sz w:val="22"/>
                  <w:szCs w:val="22"/>
                </w:rPr>
                <w:t>Duration (# of days) of the fall pulse event</w:t>
              </w:r>
            </w:ins>
          </w:p>
        </w:tc>
      </w:tr>
      <w:tr w:rsidR="00C73357" w14:paraId="32C5EC8A" w14:textId="77777777" w:rsidTr="00C73357">
        <w:trPr>
          <w:jc w:val="center"/>
          <w:trPrChange w:id="344" w:author="Claire Kouba" w:date="2024-03-19T15:47:00Z">
            <w:trPr>
              <w:jc w:val="center"/>
            </w:trPr>
          </w:trPrChange>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5" w:author="Claire Kouba" w:date="2024-03-19T15:47:00Z">
              <w:tcPr>
                <w:tcW w:w="172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CD868B7" w14:textId="77777777"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Wet_Tim</w:t>
            </w:r>
            <w:proofErr w:type="spellEnd"/>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Change w:id="346" w:author="Claire Kouba" w:date="2024-03-19T15:47:00Z">
              <w:tcPr>
                <w:tcW w:w="2160" w:type="dxa"/>
                <w:gridSpan w:val="3"/>
                <w:tcBorders>
                  <w:top w:val="none" w:sz="0" w:space="0" w:color="000000"/>
                  <w:left w:val="none" w:sz="0" w:space="0" w:color="000000"/>
                  <w:bottom w:val="none" w:sz="0" w:space="0" w:color="000000"/>
                  <w:right w:val="none" w:sz="0" w:space="0" w:color="000000"/>
                </w:tcBorders>
                <w:shd w:val="clear" w:color="auto" w:fill="FFFFFF"/>
              </w:tcPr>
            </w:tcPrChange>
          </w:tcPr>
          <w:p w14:paraId="0615E22A" w14:textId="46C213E3"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ins w:id="347" w:author="Claire Kouba" w:date="2024-03-19T15:52:00Z">
              <w:r>
                <w:rPr>
                  <w:rFonts w:ascii="Arial" w:eastAsia="Arial" w:hAnsi="Arial" w:cs="Arial"/>
                  <w:color w:val="000000"/>
                  <w:sz w:val="22"/>
                  <w:szCs w:val="22"/>
                </w:rPr>
                <w:t>-</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8" w:author="Claire Kouba" w:date="2024-03-19T15:47:00Z">
              <w:tcPr>
                <w:tcW w:w="216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5360C13" w14:textId="13CBA216"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Onset Timing</w:t>
            </w:r>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9" w:author="Claire Kouba" w:date="2024-03-19T15:47:00Z">
              <w:tcPr>
                <w:tcW w:w="5040"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579F558" w14:textId="59081686"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wet-season in water year days</w:t>
            </w:r>
            <w:ins w:id="350" w:author="Claire Kouba" w:date="2024-03-19T16:10:00Z">
              <w:r w:rsidR="00C81627">
                <w:rPr>
                  <w:rFonts w:ascii="Arial" w:eastAsia="Arial" w:hAnsi="Arial" w:cs="Arial"/>
                  <w:color w:val="000000"/>
                  <w:sz w:val="22"/>
                  <w:szCs w:val="22"/>
                </w:rPr>
                <w:t>,</w:t>
              </w:r>
            </w:ins>
            <w:ins w:id="351" w:author="Claire Kouba" w:date="2024-03-19T15:56:00Z">
              <w:r w:rsidR="003F4EE3">
                <w:rPr>
                  <w:rFonts w:ascii="Arial" w:eastAsia="Arial" w:hAnsi="Arial" w:cs="Arial"/>
                  <w:color w:val="000000"/>
                  <w:sz w:val="22"/>
                  <w:szCs w:val="22"/>
                </w:rPr>
                <w:t xml:space="preserve"> in relevant </w:t>
              </w:r>
              <w:proofErr w:type="spellStart"/>
              <w:r w:rsidR="003F4EE3">
                <w:rPr>
                  <w:rFonts w:ascii="Arial" w:eastAsia="Arial" w:hAnsi="Arial" w:cs="Arial"/>
                  <w:color w:val="000000"/>
                  <w:sz w:val="22"/>
                  <w:szCs w:val="22"/>
                </w:rPr>
                <w:t>lifestage</w:t>
              </w:r>
              <w:proofErr w:type="spellEnd"/>
              <w:r w:rsidR="003F4EE3">
                <w:rPr>
                  <w:rFonts w:ascii="Arial" w:eastAsia="Arial" w:hAnsi="Arial" w:cs="Arial"/>
                  <w:color w:val="000000"/>
                  <w:sz w:val="22"/>
                  <w:szCs w:val="22"/>
                </w:rPr>
                <w:t xml:space="preserve">. Example: </w:t>
              </w:r>
              <w:proofErr w:type="spellStart"/>
              <w:r w:rsidR="003F4EE3">
                <w:rPr>
                  <w:rFonts w:ascii="Arial" w:eastAsia="Arial" w:hAnsi="Arial" w:cs="Arial"/>
                  <w:color w:val="000000"/>
                  <w:sz w:val="22"/>
                  <w:szCs w:val="22"/>
                </w:rPr>
                <w:t>RY_Wet_Tim</w:t>
              </w:r>
            </w:ins>
            <w:proofErr w:type="spellEnd"/>
          </w:p>
        </w:tc>
      </w:tr>
      <w:tr w:rsidR="003F4EE3" w14:paraId="68DDB4B6" w14:textId="77777777" w:rsidTr="00C73357">
        <w:trPr>
          <w:jc w:val="center"/>
          <w:ins w:id="352" w:author="Claire Kouba" w:date="2024-03-19T15:56:00Z"/>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C0A15" w14:textId="431834CD" w:rsidR="003F4EE3" w:rsidRDefault="003F4EE3" w:rsidP="00C83247">
            <w:pPr>
              <w:pBdr>
                <w:top w:val="none" w:sz="0" w:space="0" w:color="000000"/>
                <w:left w:val="none" w:sz="0" w:space="0" w:color="000000"/>
                <w:bottom w:val="none" w:sz="0" w:space="0" w:color="000000"/>
                <w:right w:val="none" w:sz="0" w:space="0" w:color="000000"/>
              </w:pBdr>
              <w:spacing w:before="100" w:after="100"/>
              <w:ind w:left="100" w:right="100"/>
              <w:rPr>
                <w:ins w:id="353" w:author="Claire Kouba" w:date="2024-03-19T15:56:00Z"/>
                <w:rFonts w:ascii="Arial" w:eastAsia="Arial" w:hAnsi="Arial" w:cs="Arial"/>
                <w:color w:val="000000"/>
                <w:sz w:val="22"/>
                <w:szCs w:val="22"/>
              </w:rPr>
            </w:pPr>
            <w:proofErr w:type="spellStart"/>
            <w:ins w:id="354" w:author="Claire Kouba" w:date="2024-03-19T15:56:00Z">
              <w:r>
                <w:rPr>
                  <w:rFonts w:ascii="Arial" w:eastAsia="Arial" w:hAnsi="Arial" w:cs="Arial"/>
                  <w:color w:val="000000"/>
                  <w:sz w:val="22"/>
                  <w:szCs w:val="22"/>
                </w:rPr>
                <w:t>Wet_BFL_Mag</w:t>
              </w:r>
              <w:proofErr w:type="spellEnd"/>
            </w:ins>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
          <w:p w14:paraId="0AEB9063" w14:textId="578D2B10" w:rsidR="003F4EE3"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355" w:author="Claire Kouba" w:date="2024-03-19T15:56:00Z"/>
                <w:rFonts w:ascii="Arial" w:eastAsia="Arial" w:hAnsi="Arial" w:cs="Arial"/>
                <w:color w:val="000000"/>
                <w:sz w:val="22"/>
                <w:szCs w:val="22"/>
              </w:rPr>
            </w:pPr>
            <w:ins w:id="356" w:author="Claire Kouba" w:date="2024-03-19T16:06:00Z">
              <w:r>
                <w:rPr>
                  <w:rFonts w:ascii="Arial" w:eastAsia="Arial" w:hAnsi="Arial" w:cs="Arial"/>
                  <w:color w:val="000000"/>
                  <w:sz w:val="22"/>
                  <w:szCs w:val="22"/>
                </w:rPr>
                <w:t>50</w:t>
              </w:r>
              <w:r w:rsidRPr="00C81627">
                <w:rPr>
                  <w:rFonts w:ascii="Arial" w:eastAsia="Arial" w:hAnsi="Arial" w:cs="Arial"/>
                  <w:color w:val="000000"/>
                  <w:sz w:val="22"/>
                  <w:szCs w:val="22"/>
                  <w:vertAlign w:val="superscript"/>
                  <w:rPrChange w:id="357" w:author="Claire Kouba" w:date="2024-03-19T16:06:00Z">
                    <w:rPr>
                      <w:rFonts w:ascii="Arial" w:eastAsia="Arial" w:hAnsi="Arial" w:cs="Arial"/>
                      <w:color w:val="000000"/>
                      <w:sz w:val="22"/>
                      <w:szCs w:val="22"/>
                    </w:rPr>
                  </w:rPrChange>
                </w:rPr>
                <w:t>th</w:t>
              </w:r>
              <w:r>
                <w:rPr>
                  <w:rFonts w:ascii="Arial" w:eastAsia="Arial" w:hAnsi="Arial" w:cs="Arial"/>
                  <w:color w:val="000000"/>
                  <w:sz w:val="22"/>
                  <w:szCs w:val="22"/>
                </w:rPr>
                <w:t xml:space="preserve"> flow percentile</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EE7C1" w14:textId="452DBB98" w:rsidR="003F4EE3"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358" w:author="Claire Kouba" w:date="2024-03-19T15:56:00Z"/>
                <w:rFonts w:ascii="Arial" w:eastAsia="Arial" w:hAnsi="Arial" w:cs="Arial"/>
                <w:color w:val="000000"/>
                <w:sz w:val="22"/>
                <w:szCs w:val="22"/>
              </w:rPr>
            </w:pPr>
            <w:ins w:id="359" w:author="Claire Kouba" w:date="2024-03-19T16:06:00Z">
              <w:r>
                <w:rPr>
                  <w:rFonts w:ascii="Arial" w:eastAsia="Arial" w:hAnsi="Arial" w:cs="Arial"/>
                  <w:color w:val="000000"/>
                  <w:sz w:val="22"/>
                  <w:szCs w:val="22"/>
                </w:rPr>
                <w:t>Wet Season Baseflow Magnitude</w:t>
              </w:r>
            </w:ins>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DD9D05" w14:textId="20C2C5ED" w:rsidR="003F4EE3"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360" w:author="Claire Kouba" w:date="2024-03-19T15:56:00Z"/>
                <w:rFonts w:ascii="Arial" w:eastAsia="Arial" w:hAnsi="Arial" w:cs="Arial"/>
                <w:color w:val="000000"/>
                <w:sz w:val="22"/>
                <w:szCs w:val="22"/>
              </w:rPr>
            </w:pPr>
            <w:ins w:id="361" w:author="Claire Kouba" w:date="2024-03-19T16:08:00Z">
              <w:r>
                <w:rPr>
                  <w:rFonts w:ascii="Arial" w:eastAsia="Arial" w:hAnsi="Arial" w:cs="Arial"/>
                  <w:color w:val="000000"/>
                  <w:sz w:val="22"/>
                  <w:szCs w:val="22"/>
                </w:rPr>
                <w:t>The magnitude of the median rate of baseflow (i.e., non-</w:t>
              </w:r>
            </w:ins>
            <w:ins w:id="362" w:author="Claire Kouba" w:date="2024-03-19T16:09:00Z">
              <w:r>
                <w:rPr>
                  <w:rFonts w:ascii="Arial" w:eastAsia="Arial" w:hAnsi="Arial" w:cs="Arial"/>
                  <w:color w:val="000000"/>
                  <w:sz w:val="22"/>
                  <w:szCs w:val="22"/>
                </w:rPr>
                <w:t xml:space="preserve">storm flow) </w:t>
              </w:r>
            </w:ins>
            <w:ins w:id="363" w:author="Claire Kouba" w:date="2024-03-19T16:08:00Z">
              <w:r>
                <w:rPr>
                  <w:rFonts w:ascii="Arial" w:eastAsia="Arial" w:hAnsi="Arial" w:cs="Arial"/>
                  <w:color w:val="000000"/>
                  <w:sz w:val="22"/>
                  <w:szCs w:val="22"/>
                </w:rPr>
                <w:t>during the wet season</w:t>
              </w:r>
            </w:ins>
            <w:ins w:id="364" w:author="Claire Kouba" w:date="2024-03-19T16:11:00Z">
              <w:r>
                <w:rPr>
                  <w:rFonts w:ascii="Arial" w:eastAsia="Arial" w:hAnsi="Arial" w:cs="Arial"/>
                  <w:color w:val="000000"/>
                  <w:sz w:val="22"/>
                  <w:szCs w:val="22"/>
                </w:rPr>
                <w:t>. Abbreviation: Wet_BFL_Mag_50</w:t>
              </w:r>
            </w:ins>
          </w:p>
        </w:tc>
      </w:tr>
      <w:tr w:rsidR="00C73357" w14:paraId="75EB6990" w14:textId="77777777" w:rsidTr="00C73357">
        <w:trPr>
          <w:jc w:val="center"/>
          <w:trPrChange w:id="365" w:author="Claire Kouba" w:date="2024-03-19T15:47:00Z">
            <w:trPr>
              <w:jc w:val="center"/>
            </w:trPr>
          </w:trPrChange>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6" w:author="Claire Kouba" w:date="2024-03-19T15:47:00Z">
              <w:tcPr>
                <w:tcW w:w="172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E102D1E" w14:textId="77777777"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Wet_BFL_Dur</w:t>
            </w:r>
            <w:proofErr w:type="spellEnd"/>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Change w:id="367" w:author="Claire Kouba" w:date="2024-03-19T15:47:00Z">
              <w:tcPr>
                <w:tcW w:w="2160" w:type="dxa"/>
                <w:gridSpan w:val="3"/>
                <w:tcBorders>
                  <w:top w:val="none" w:sz="0" w:space="0" w:color="000000"/>
                  <w:left w:val="none" w:sz="0" w:space="0" w:color="000000"/>
                  <w:bottom w:val="none" w:sz="0" w:space="0" w:color="000000"/>
                  <w:right w:val="none" w:sz="0" w:space="0" w:color="000000"/>
                </w:tcBorders>
                <w:shd w:val="clear" w:color="auto" w:fill="FFFFFF"/>
              </w:tcPr>
            </w:tcPrChange>
          </w:tcPr>
          <w:p w14:paraId="4EF9DF69" w14:textId="1E81D6C4"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ins w:id="368" w:author="Claire Kouba" w:date="2024-03-19T15:52:00Z">
              <w:r>
                <w:rPr>
                  <w:rFonts w:ascii="Arial" w:eastAsia="Arial" w:hAnsi="Arial" w:cs="Arial"/>
                  <w:color w:val="000000"/>
                  <w:sz w:val="22"/>
                  <w:szCs w:val="22"/>
                </w:rPr>
                <w:t>-</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9" w:author="Claire Kouba" w:date="2024-03-19T15:47:00Z">
              <w:tcPr>
                <w:tcW w:w="216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D9FC092" w14:textId="10921344"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Baseflow Duration</w:t>
            </w:r>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0" w:author="Claire Kouba" w:date="2024-03-19T15:47:00Z">
              <w:tcPr>
                <w:tcW w:w="5040"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4AB97CC" w14:textId="77777777"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Wet-season baseflow duration (# of days from start of wet-season to start of spring season)</w:t>
            </w:r>
          </w:p>
        </w:tc>
      </w:tr>
      <w:tr w:rsidR="00C73357" w14:paraId="16AC66A8" w14:textId="77777777" w:rsidTr="00C73357">
        <w:trPr>
          <w:jc w:val="center"/>
          <w:trPrChange w:id="371" w:author="Claire Kouba" w:date="2024-03-19T15:47:00Z">
            <w:trPr>
              <w:jc w:val="center"/>
            </w:trPr>
          </w:trPrChange>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2" w:author="Claire Kouba" w:date="2024-03-19T15:47:00Z">
              <w:tcPr>
                <w:tcW w:w="172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33DAE46" w14:textId="77777777"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SP_ROC</w:t>
            </w:r>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Change w:id="373" w:author="Claire Kouba" w:date="2024-03-19T15:47:00Z">
              <w:tcPr>
                <w:tcW w:w="2160" w:type="dxa"/>
                <w:gridSpan w:val="3"/>
                <w:tcBorders>
                  <w:top w:val="none" w:sz="0" w:space="0" w:color="000000"/>
                  <w:left w:val="none" w:sz="0" w:space="0" w:color="000000"/>
                  <w:bottom w:val="none" w:sz="0" w:space="0" w:color="000000"/>
                  <w:right w:val="none" w:sz="0" w:space="0" w:color="000000"/>
                </w:tcBorders>
                <w:shd w:val="clear" w:color="auto" w:fill="FFFFFF"/>
              </w:tcPr>
            </w:tcPrChange>
          </w:tcPr>
          <w:p w14:paraId="0E8BB879" w14:textId="7618D4DF"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ins w:id="374" w:author="Claire Kouba" w:date="2024-03-19T15:52:00Z">
              <w:r>
                <w:rPr>
                  <w:rFonts w:ascii="Arial" w:eastAsia="Arial" w:hAnsi="Arial" w:cs="Arial"/>
                  <w:color w:val="000000"/>
                  <w:sz w:val="22"/>
                  <w:szCs w:val="22"/>
                </w:rPr>
                <w:t>-</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5" w:author="Claire Kouba" w:date="2024-03-19T15:47:00Z">
              <w:tcPr>
                <w:tcW w:w="216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053A219" w14:textId="62FC9277"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Recession Rate of Change</w:t>
            </w:r>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6" w:author="Claire Kouba" w:date="2024-03-19T15:47:00Z">
              <w:tcPr>
                <w:tcW w:w="5040"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37E7DC9" w14:textId="77777777"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flow recession rate (median daily rate of change over decreasing periods during the recession)</w:t>
            </w:r>
          </w:p>
        </w:tc>
      </w:tr>
      <w:tr w:rsidR="00C81627" w14:paraId="1ECA8148" w14:textId="77777777" w:rsidTr="00C73357">
        <w:trPr>
          <w:jc w:val="center"/>
          <w:ins w:id="377" w:author="Claire Kouba" w:date="2024-03-19T16:12:00Z"/>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68098" w14:textId="1EB73A11" w:rsidR="00C81627"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378" w:author="Claire Kouba" w:date="2024-03-19T16:12:00Z"/>
                <w:rFonts w:ascii="Arial" w:eastAsia="Arial" w:hAnsi="Arial" w:cs="Arial"/>
                <w:color w:val="000000"/>
                <w:sz w:val="22"/>
                <w:szCs w:val="22"/>
              </w:rPr>
            </w:pPr>
            <w:proofErr w:type="spellStart"/>
            <w:ins w:id="379" w:author="Claire Kouba" w:date="2024-03-19T16:12:00Z">
              <w:r>
                <w:rPr>
                  <w:rFonts w:ascii="Arial" w:eastAsia="Arial" w:hAnsi="Arial" w:cs="Arial"/>
                  <w:color w:val="000000"/>
                  <w:sz w:val="22"/>
                  <w:szCs w:val="22"/>
                </w:rPr>
                <w:t>SP_Tim</w:t>
              </w:r>
              <w:proofErr w:type="spellEnd"/>
            </w:ins>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
          <w:p w14:paraId="29BFFAC5" w14:textId="763B6CEC" w:rsidR="00C81627"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380" w:author="Claire Kouba" w:date="2024-03-19T16:12:00Z"/>
                <w:rFonts w:ascii="Arial" w:eastAsia="Arial" w:hAnsi="Arial" w:cs="Arial"/>
                <w:color w:val="000000"/>
                <w:sz w:val="22"/>
                <w:szCs w:val="22"/>
              </w:rPr>
            </w:pPr>
            <w:ins w:id="381" w:author="Claire Kouba" w:date="2024-03-19T16:12:00Z">
              <w:r>
                <w:rPr>
                  <w:rFonts w:ascii="Arial" w:eastAsia="Arial" w:hAnsi="Arial" w:cs="Arial"/>
                  <w:color w:val="000000"/>
                  <w:sz w:val="22"/>
                  <w:szCs w:val="22"/>
                </w:rPr>
                <w:t>-</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43035" w14:textId="2B412FC4" w:rsidR="00C81627"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382" w:author="Claire Kouba" w:date="2024-03-19T16:12:00Z"/>
                <w:rFonts w:ascii="Arial" w:eastAsia="Arial" w:hAnsi="Arial" w:cs="Arial"/>
                <w:color w:val="000000"/>
                <w:sz w:val="22"/>
                <w:szCs w:val="22"/>
              </w:rPr>
            </w:pPr>
            <w:ins w:id="383" w:author="Claire Kouba" w:date="2024-03-19T16:12:00Z">
              <w:r>
                <w:rPr>
                  <w:rFonts w:ascii="Arial" w:eastAsia="Arial" w:hAnsi="Arial" w:cs="Arial"/>
                  <w:color w:val="000000"/>
                  <w:sz w:val="22"/>
                  <w:szCs w:val="22"/>
                </w:rPr>
                <w:t>Spring Onset Timing</w:t>
              </w:r>
            </w:ins>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8B62A" w14:textId="77777777" w:rsidR="00C81627" w:rsidRDefault="00C81627" w:rsidP="00C81627">
            <w:pPr>
              <w:rPr>
                <w:ins w:id="384" w:author="Claire Kouba" w:date="2024-03-19T16:14:00Z"/>
                <w:rFonts w:ascii="Calibri" w:hAnsi="Calibri" w:cs="Calibri"/>
                <w:color w:val="000000"/>
                <w:sz w:val="22"/>
                <w:szCs w:val="22"/>
              </w:rPr>
            </w:pPr>
            <w:ins w:id="385" w:author="Claire Kouba" w:date="2024-03-19T16:14:00Z">
              <w:r>
                <w:rPr>
                  <w:rFonts w:ascii="Calibri" w:hAnsi="Calibri" w:cs="Calibri"/>
                  <w:color w:val="000000"/>
                  <w:sz w:val="22"/>
                  <w:szCs w:val="22"/>
                </w:rPr>
                <w:t>Start date of spring in water year days</w:t>
              </w:r>
            </w:ins>
          </w:p>
          <w:p w14:paraId="4CBA3686" w14:textId="77777777" w:rsidR="00C81627"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386" w:author="Claire Kouba" w:date="2024-03-19T16:12:00Z"/>
                <w:rFonts w:ascii="Arial" w:eastAsia="Arial" w:hAnsi="Arial" w:cs="Arial"/>
                <w:color w:val="000000"/>
                <w:sz w:val="22"/>
                <w:szCs w:val="22"/>
              </w:rPr>
            </w:pPr>
          </w:p>
        </w:tc>
      </w:tr>
      <w:tr w:rsidR="00C73357" w14:paraId="70286ECA" w14:textId="77777777" w:rsidTr="00C73357">
        <w:trPr>
          <w:jc w:val="center"/>
          <w:trPrChange w:id="387" w:author="Claire Kouba" w:date="2024-03-19T15:47:00Z">
            <w:trPr>
              <w:jc w:val="center"/>
            </w:trPr>
          </w:trPrChange>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8" w:author="Claire Kouba" w:date="2024-03-19T15:47:00Z">
              <w:tcPr>
                <w:tcW w:w="172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EEAFE50" w14:textId="77777777"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DS_Mag</w:t>
            </w:r>
            <w:proofErr w:type="spellEnd"/>
            <w:del w:id="389" w:author="Claire Kouba" w:date="2024-03-19T15:53:00Z">
              <w:r w:rsidDel="00C73357">
                <w:rPr>
                  <w:rFonts w:ascii="Arial" w:eastAsia="Arial" w:hAnsi="Arial" w:cs="Arial"/>
                  <w:color w:val="000000"/>
                  <w:sz w:val="22"/>
                  <w:szCs w:val="22"/>
                </w:rPr>
                <w:delText>_50</w:delText>
              </w:r>
            </w:del>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Change w:id="390" w:author="Claire Kouba" w:date="2024-03-19T15:47:00Z">
              <w:tcPr>
                <w:tcW w:w="2160" w:type="dxa"/>
                <w:gridSpan w:val="3"/>
                <w:tcBorders>
                  <w:top w:val="none" w:sz="0" w:space="0" w:color="000000"/>
                  <w:left w:val="none" w:sz="0" w:space="0" w:color="000000"/>
                  <w:bottom w:val="none" w:sz="0" w:space="0" w:color="000000"/>
                  <w:right w:val="none" w:sz="0" w:space="0" w:color="000000"/>
                </w:tcBorders>
                <w:shd w:val="clear" w:color="auto" w:fill="FFFFFF"/>
              </w:tcPr>
            </w:tcPrChange>
          </w:tcPr>
          <w:p w14:paraId="6565D6E1" w14:textId="41426B2E"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ins w:id="391" w:author="Claire Kouba" w:date="2024-03-19T15:53:00Z">
              <w:r>
                <w:rPr>
                  <w:rFonts w:ascii="Arial" w:eastAsia="Arial" w:hAnsi="Arial" w:cs="Arial"/>
                  <w:color w:val="000000"/>
                  <w:sz w:val="22"/>
                  <w:szCs w:val="22"/>
                </w:rPr>
                <w:t>50</w:t>
              </w:r>
              <w:r w:rsidRPr="00C73357">
                <w:rPr>
                  <w:rFonts w:ascii="Arial" w:eastAsia="Arial" w:hAnsi="Arial" w:cs="Arial"/>
                  <w:color w:val="000000"/>
                  <w:sz w:val="22"/>
                  <w:szCs w:val="22"/>
                  <w:vertAlign w:val="superscript"/>
                  <w:rPrChange w:id="392" w:author="Claire Kouba" w:date="2024-03-19T15:53:00Z">
                    <w:rPr>
                      <w:rFonts w:ascii="Arial" w:eastAsia="Arial" w:hAnsi="Arial" w:cs="Arial"/>
                      <w:color w:val="000000"/>
                      <w:sz w:val="22"/>
                      <w:szCs w:val="22"/>
                    </w:rPr>
                  </w:rPrChange>
                </w:rPr>
                <w:t>th</w:t>
              </w:r>
              <w:r>
                <w:rPr>
                  <w:rFonts w:ascii="Arial" w:eastAsia="Arial" w:hAnsi="Arial" w:cs="Arial"/>
                  <w:color w:val="000000"/>
                  <w:sz w:val="22"/>
                  <w:szCs w:val="22"/>
                </w:rPr>
                <w:t xml:space="preserve"> and 90</w:t>
              </w:r>
              <w:r w:rsidRPr="00C73357">
                <w:rPr>
                  <w:rFonts w:ascii="Arial" w:eastAsia="Arial" w:hAnsi="Arial" w:cs="Arial"/>
                  <w:color w:val="000000"/>
                  <w:sz w:val="22"/>
                  <w:szCs w:val="22"/>
                  <w:vertAlign w:val="superscript"/>
                  <w:rPrChange w:id="393" w:author="Claire Kouba" w:date="2024-03-19T15:53:00Z">
                    <w:rPr>
                      <w:rFonts w:ascii="Arial" w:eastAsia="Arial" w:hAnsi="Arial" w:cs="Arial"/>
                      <w:color w:val="000000"/>
                      <w:sz w:val="22"/>
                      <w:szCs w:val="22"/>
                    </w:rPr>
                  </w:rPrChange>
                </w:rPr>
                <w:t>th</w:t>
              </w:r>
              <w:r>
                <w:rPr>
                  <w:rFonts w:ascii="Arial" w:eastAsia="Arial" w:hAnsi="Arial" w:cs="Arial"/>
                  <w:color w:val="000000"/>
                  <w:sz w:val="22"/>
                  <w:szCs w:val="22"/>
                </w:rPr>
                <w:t xml:space="preserve"> </w:t>
              </w:r>
            </w:ins>
            <w:ins w:id="394" w:author="Claire Kouba" w:date="2024-03-19T16:16:00Z">
              <w:r w:rsidR="00C81627">
                <w:rPr>
                  <w:rFonts w:ascii="Arial" w:eastAsia="Arial" w:hAnsi="Arial" w:cs="Arial"/>
                  <w:color w:val="000000"/>
                  <w:sz w:val="22"/>
                  <w:szCs w:val="22"/>
                </w:rPr>
                <w:t xml:space="preserve">flow </w:t>
              </w:r>
            </w:ins>
            <w:ins w:id="395" w:author="Claire Kouba" w:date="2024-03-19T15:53:00Z">
              <w:r>
                <w:rPr>
                  <w:rFonts w:ascii="Arial" w:eastAsia="Arial" w:hAnsi="Arial" w:cs="Arial"/>
                  <w:color w:val="000000"/>
                  <w:sz w:val="22"/>
                  <w:szCs w:val="22"/>
                </w:rPr>
                <w:t>percentile</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6" w:author="Claire Kouba" w:date="2024-03-19T15:47:00Z">
              <w:tcPr>
                <w:tcW w:w="216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82B479C" w14:textId="2130BA3F"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Flow Magnitude (50th percentile)</w:t>
            </w:r>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7" w:author="Claire Kouba" w:date="2024-03-19T15:47:00Z">
              <w:tcPr>
                <w:tcW w:w="5040"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F6711F3" w14:textId="3C1AE3EF"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50th </w:t>
            </w:r>
            <w:ins w:id="398" w:author="Claire Kouba" w:date="2024-03-19T15:55:00Z">
              <w:r>
                <w:rPr>
                  <w:rFonts w:ascii="Arial" w:eastAsia="Arial" w:hAnsi="Arial" w:cs="Arial"/>
                  <w:color w:val="000000"/>
                  <w:sz w:val="22"/>
                  <w:szCs w:val="22"/>
                </w:rPr>
                <w:t>and 90</w:t>
              </w:r>
              <w:r w:rsidRPr="00C73357">
                <w:rPr>
                  <w:rFonts w:ascii="Arial" w:eastAsia="Arial" w:hAnsi="Arial" w:cs="Arial"/>
                  <w:color w:val="000000"/>
                  <w:sz w:val="22"/>
                  <w:szCs w:val="22"/>
                  <w:vertAlign w:val="superscript"/>
                  <w:rPrChange w:id="399" w:author="Claire Kouba" w:date="2024-03-19T15:55:00Z">
                    <w:rPr>
                      <w:rFonts w:ascii="Arial" w:eastAsia="Arial" w:hAnsi="Arial" w:cs="Arial"/>
                      <w:color w:val="000000"/>
                      <w:sz w:val="22"/>
                      <w:szCs w:val="22"/>
                    </w:rPr>
                  </w:rPrChange>
                </w:rPr>
                <w:t>th</w:t>
              </w:r>
              <w:r>
                <w:rPr>
                  <w:rFonts w:ascii="Arial" w:eastAsia="Arial" w:hAnsi="Arial" w:cs="Arial"/>
                  <w:color w:val="000000"/>
                  <w:sz w:val="22"/>
                  <w:szCs w:val="22"/>
                </w:rPr>
                <w:t xml:space="preserve"> </w:t>
              </w:r>
            </w:ins>
            <w:r>
              <w:rPr>
                <w:rFonts w:ascii="Arial" w:eastAsia="Arial" w:hAnsi="Arial" w:cs="Arial"/>
                <w:color w:val="000000"/>
                <w:sz w:val="22"/>
                <w:szCs w:val="22"/>
              </w:rPr>
              <w:t>percentile of daily flow within dry season</w:t>
            </w:r>
            <w:ins w:id="400" w:author="Claire Kouba" w:date="2024-03-19T15:55:00Z">
              <w:r>
                <w:rPr>
                  <w:rFonts w:ascii="Arial" w:eastAsia="Arial" w:hAnsi="Arial" w:cs="Arial"/>
                  <w:color w:val="000000"/>
                  <w:sz w:val="22"/>
                  <w:szCs w:val="22"/>
                </w:rPr>
                <w:t xml:space="preserve"> of relevant life stag. Example: RY_DS_Mag_50</w:t>
              </w:r>
            </w:ins>
          </w:p>
        </w:tc>
      </w:tr>
      <w:tr w:rsidR="00BC2D2E" w14:paraId="74186BE5" w14:textId="77777777" w:rsidTr="00C73357">
        <w:trPr>
          <w:jc w:val="center"/>
          <w:ins w:id="401" w:author="Claire Kouba" w:date="2024-03-19T16:11:00Z"/>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D992B" w14:textId="6AB3F5FA" w:rsidR="00BC2D2E" w:rsidRDefault="00BC2D2E" w:rsidP="00BC2D2E">
            <w:pPr>
              <w:pBdr>
                <w:top w:val="none" w:sz="0" w:space="0" w:color="000000"/>
                <w:left w:val="none" w:sz="0" w:space="0" w:color="000000"/>
                <w:bottom w:val="none" w:sz="0" w:space="0" w:color="000000"/>
                <w:right w:val="none" w:sz="0" w:space="0" w:color="000000"/>
              </w:pBdr>
              <w:spacing w:before="100" w:after="100"/>
              <w:ind w:left="100" w:right="100"/>
              <w:rPr>
                <w:ins w:id="402" w:author="Claire Kouba" w:date="2024-03-19T16:11:00Z"/>
                <w:rFonts w:ascii="Arial" w:eastAsia="Arial" w:hAnsi="Arial" w:cs="Arial"/>
                <w:color w:val="000000"/>
                <w:sz w:val="22"/>
                <w:szCs w:val="22"/>
              </w:rPr>
            </w:pPr>
            <w:proofErr w:type="spellStart"/>
            <w:ins w:id="403" w:author="Claire Kouba" w:date="2024-03-19T16:12:00Z">
              <w:r>
                <w:rPr>
                  <w:rFonts w:ascii="Arial" w:eastAsia="Arial" w:hAnsi="Arial" w:cs="Arial"/>
                  <w:color w:val="000000"/>
                  <w:sz w:val="22"/>
                  <w:szCs w:val="22"/>
                </w:rPr>
                <w:t>DS_Tim</w:t>
              </w:r>
            </w:ins>
            <w:proofErr w:type="spellEnd"/>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
          <w:p w14:paraId="3939B647" w14:textId="4F05ED2D" w:rsidR="00BC2D2E" w:rsidRDefault="00BC2D2E" w:rsidP="00BC2D2E">
            <w:pPr>
              <w:pBdr>
                <w:top w:val="none" w:sz="0" w:space="0" w:color="000000"/>
                <w:left w:val="none" w:sz="0" w:space="0" w:color="000000"/>
                <w:bottom w:val="none" w:sz="0" w:space="0" w:color="000000"/>
                <w:right w:val="none" w:sz="0" w:space="0" w:color="000000"/>
              </w:pBdr>
              <w:spacing w:before="100" w:after="100"/>
              <w:ind w:left="100" w:right="100"/>
              <w:rPr>
                <w:ins w:id="404" w:author="Claire Kouba" w:date="2024-03-19T16:11:00Z"/>
                <w:rFonts w:ascii="Arial" w:eastAsia="Arial" w:hAnsi="Arial" w:cs="Arial"/>
                <w:color w:val="000000"/>
                <w:sz w:val="22"/>
                <w:szCs w:val="22"/>
              </w:rPr>
            </w:pPr>
            <w:ins w:id="405" w:author="Claire Kouba" w:date="2024-03-19T16:14:00Z">
              <w:r>
                <w:rPr>
                  <w:rFonts w:ascii="Arial" w:eastAsia="Arial" w:hAnsi="Arial" w:cs="Arial"/>
                  <w:color w:val="000000"/>
                  <w:sz w:val="22"/>
                  <w:szCs w:val="22"/>
                </w:rPr>
                <w:t>-</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28959" w14:textId="6B6CFBD4" w:rsidR="00BC2D2E" w:rsidRDefault="00BC2D2E" w:rsidP="00BC2D2E">
            <w:pPr>
              <w:pBdr>
                <w:top w:val="none" w:sz="0" w:space="0" w:color="000000"/>
                <w:left w:val="none" w:sz="0" w:space="0" w:color="000000"/>
                <w:bottom w:val="none" w:sz="0" w:space="0" w:color="000000"/>
                <w:right w:val="none" w:sz="0" w:space="0" w:color="000000"/>
              </w:pBdr>
              <w:spacing w:before="100" w:after="100"/>
              <w:ind w:left="100" w:right="100"/>
              <w:rPr>
                <w:ins w:id="406" w:author="Claire Kouba" w:date="2024-03-19T16:11:00Z"/>
                <w:rFonts w:ascii="Arial" w:eastAsia="Arial" w:hAnsi="Arial" w:cs="Arial"/>
                <w:color w:val="000000"/>
                <w:sz w:val="22"/>
                <w:szCs w:val="22"/>
              </w:rPr>
            </w:pPr>
            <w:ins w:id="407" w:author="Claire Kouba" w:date="2024-03-19T16:14:00Z">
              <w:r>
                <w:rPr>
                  <w:rFonts w:ascii="Arial" w:eastAsia="Arial" w:hAnsi="Arial" w:cs="Arial"/>
                  <w:color w:val="000000"/>
                  <w:sz w:val="22"/>
                  <w:szCs w:val="22"/>
                </w:rPr>
                <w:t>Dry Season Onset Timing</w:t>
              </w:r>
            </w:ins>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2C0714" w14:textId="13742A2F" w:rsidR="00BC2D2E" w:rsidRDefault="00BC2D2E" w:rsidP="00BC2D2E">
            <w:pPr>
              <w:pBdr>
                <w:top w:val="none" w:sz="0" w:space="0" w:color="000000"/>
                <w:left w:val="none" w:sz="0" w:space="0" w:color="000000"/>
                <w:bottom w:val="none" w:sz="0" w:space="0" w:color="000000"/>
                <w:right w:val="none" w:sz="0" w:space="0" w:color="000000"/>
              </w:pBdr>
              <w:spacing w:before="100" w:after="100"/>
              <w:ind w:left="100" w:right="100"/>
              <w:rPr>
                <w:ins w:id="408" w:author="Claire Kouba" w:date="2024-03-19T16:11:00Z"/>
                <w:rFonts w:ascii="Arial" w:eastAsia="Arial" w:hAnsi="Arial" w:cs="Arial"/>
                <w:color w:val="000000"/>
                <w:sz w:val="22"/>
                <w:szCs w:val="22"/>
              </w:rPr>
            </w:pPr>
            <w:ins w:id="409" w:author="Claire Kouba" w:date="2024-03-19T16:17:00Z">
              <w:r w:rsidRPr="00C81627">
                <w:rPr>
                  <w:rFonts w:ascii="Arial" w:eastAsia="Arial" w:hAnsi="Arial" w:cs="Arial"/>
                  <w:color w:val="000000"/>
                  <w:sz w:val="22"/>
                  <w:szCs w:val="22"/>
                </w:rPr>
                <w:t>Dry-season baseflow start timing (water year day of dry season)</w:t>
              </w:r>
            </w:ins>
          </w:p>
        </w:tc>
      </w:tr>
      <w:tr w:rsidR="00BC2D2E" w14:paraId="106B6C85" w14:textId="77777777" w:rsidTr="00C73357">
        <w:trPr>
          <w:jc w:val="center"/>
          <w:ins w:id="410" w:author="Claire Kouba" w:date="2024-03-19T16:12:00Z"/>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90AD9F" w14:textId="1EC06289" w:rsidR="00BC2D2E" w:rsidRDefault="00BC2D2E" w:rsidP="00BC2D2E">
            <w:pPr>
              <w:pBdr>
                <w:top w:val="none" w:sz="0" w:space="0" w:color="000000"/>
                <w:left w:val="none" w:sz="0" w:space="0" w:color="000000"/>
                <w:bottom w:val="none" w:sz="0" w:space="0" w:color="000000"/>
                <w:right w:val="none" w:sz="0" w:space="0" w:color="000000"/>
              </w:pBdr>
              <w:spacing w:before="100" w:after="100"/>
              <w:ind w:left="100" w:right="100"/>
              <w:rPr>
                <w:ins w:id="411" w:author="Claire Kouba" w:date="2024-03-19T16:12:00Z"/>
                <w:rFonts w:ascii="Arial" w:eastAsia="Arial" w:hAnsi="Arial" w:cs="Arial"/>
                <w:color w:val="000000"/>
                <w:sz w:val="22"/>
                <w:szCs w:val="22"/>
              </w:rPr>
            </w:pPr>
            <w:proofErr w:type="spellStart"/>
            <w:ins w:id="412" w:author="Claire Kouba" w:date="2024-03-19T16:17:00Z">
              <w:r>
                <w:rPr>
                  <w:rFonts w:ascii="Arial" w:eastAsia="Arial" w:hAnsi="Arial" w:cs="Arial"/>
                  <w:color w:val="000000"/>
                  <w:sz w:val="22"/>
                  <w:szCs w:val="22"/>
                </w:rPr>
                <w:t>DS_Dur_WS</w:t>
              </w:r>
            </w:ins>
            <w:proofErr w:type="spellEnd"/>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
          <w:p w14:paraId="31616901" w14:textId="5590E641" w:rsidR="00BC2D2E" w:rsidRDefault="00BC2D2E" w:rsidP="00BC2D2E">
            <w:pPr>
              <w:pBdr>
                <w:top w:val="none" w:sz="0" w:space="0" w:color="000000"/>
                <w:left w:val="none" w:sz="0" w:space="0" w:color="000000"/>
                <w:bottom w:val="none" w:sz="0" w:space="0" w:color="000000"/>
                <w:right w:val="none" w:sz="0" w:space="0" w:color="000000"/>
              </w:pBdr>
              <w:spacing w:before="100" w:after="100"/>
              <w:ind w:left="100" w:right="100"/>
              <w:rPr>
                <w:ins w:id="413" w:author="Claire Kouba" w:date="2024-03-19T16:12:00Z"/>
                <w:rFonts w:ascii="Arial" w:eastAsia="Arial" w:hAnsi="Arial" w:cs="Arial"/>
                <w:color w:val="000000"/>
                <w:sz w:val="22"/>
                <w:szCs w:val="22"/>
              </w:rPr>
            </w:pPr>
            <w:ins w:id="414" w:author="Claire Kouba" w:date="2024-03-19T16:17:00Z">
              <w:r>
                <w:rPr>
                  <w:rFonts w:ascii="Arial" w:eastAsia="Arial" w:hAnsi="Arial" w:cs="Arial"/>
                  <w:color w:val="000000"/>
                  <w:sz w:val="22"/>
                  <w:szCs w:val="22"/>
                </w:rPr>
                <w:t>-</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C98E8E" w14:textId="77777777" w:rsidR="00BC2D2E" w:rsidRDefault="00BC2D2E" w:rsidP="00BC2D2E">
            <w:pPr>
              <w:rPr>
                <w:ins w:id="415" w:author="Claire Kouba" w:date="2024-03-19T16:17:00Z"/>
                <w:rFonts w:ascii="Calibri" w:hAnsi="Calibri" w:cs="Calibri"/>
                <w:color w:val="000000"/>
                <w:sz w:val="22"/>
                <w:szCs w:val="22"/>
              </w:rPr>
            </w:pPr>
            <w:ins w:id="416" w:author="Claire Kouba" w:date="2024-03-19T16:17:00Z">
              <w:r>
                <w:rPr>
                  <w:rFonts w:ascii="Calibri" w:hAnsi="Calibri" w:cs="Calibri"/>
                  <w:color w:val="000000"/>
                  <w:sz w:val="22"/>
                  <w:szCs w:val="22"/>
                </w:rPr>
                <w:t>Dry-season duration</w:t>
              </w:r>
            </w:ins>
          </w:p>
          <w:p w14:paraId="010626B4" w14:textId="77777777" w:rsidR="00BC2D2E" w:rsidRDefault="00BC2D2E" w:rsidP="00BC2D2E">
            <w:pPr>
              <w:pBdr>
                <w:top w:val="none" w:sz="0" w:space="0" w:color="000000"/>
                <w:left w:val="none" w:sz="0" w:space="0" w:color="000000"/>
                <w:bottom w:val="none" w:sz="0" w:space="0" w:color="000000"/>
                <w:right w:val="none" w:sz="0" w:space="0" w:color="000000"/>
              </w:pBdr>
              <w:spacing w:before="100" w:after="100"/>
              <w:ind w:left="100" w:right="100"/>
              <w:rPr>
                <w:ins w:id="417" w:author="Claire Kouba" w:date="2024-03-19T16:12:00Z"/>
                <w:rFonts w:ascii="Arial" w:eastAsia="Arial" w:hAnsi="Arial" w:cs="Arial"/>
                <w:color w:val="000000"/>
                <w:sz w:val="22"/>
                <w:szCs w:val="22"/>
              </w:rPr>
            </w:pPr>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9C8F11" w14:textId="77777777" w:rsidR="00BC2D2E" w:rsidRDefault="00BC2D2E" w:rsidP="00BC2D2E">
            <w:pPr>
              <w:rPr>
                <w:ins w:id="418" w:author="Claire Kouba" w:date="2024-03-19T16:17:00Z"/>
                <w:rFonts w:ascii="Calibri" w:hAnsi="Calibri" w:cs="Calibri"/>
                <w:color w:val="000000"/>
                <w:sz w:val="22"/>
                <w:szCs w:val="22"/>
              </w:rPr>
            </w:pPr>
            <w:ins w:id="419" w:author="Claire Kouba" w:date="2024-03-19T16:17:00Z">
              <w:r>
                <w:rPr>
                  <w:rFonts w:ascii="Calibri" w:hAnsi="Calibri" w:cs="Calibri"/>
                  <w:color w:val="000000"/>
                  <w:sz w:val="22"/>
                  <w:szCs w:val="22"/>
                </w:rPr>
                <w:t>Dry-season baseflow duration (# of days from start of dry season to start of wet season)</w:t>
              </w:r>
            </w:ins>
          </w:p>
          <w:p w14:paraId="64078AF9" w14:textId="01A8B06A" w:rsidR="00BC2D2E" w:rsidRDefault="00BC2D2E">
            <w:pPr>
              <w:pBdr>
                <w:top w:val="none" w:sz="0" w:space="0" w:color="000000"/>
                <w:left w:val="none" w:sz="0" w:space="0" w:color="000000"/>
                <w:bottom w:val="none" w:sz="0" w:space="0" w:color="000000"/>
                <w:right w:val="none" w:sz="0" w:space="0" w:color="000000"/>
              </w:pBdr>
              <w:spacing w:before="100" w:after="100"/>
              <w:ind w:right="100"/>
              <w:rPr>
                <w:ins w:id="420" w:author="Claire Kouba" w:date="2024-03-19T16:12:00Z"/>
                <w:rFonts w:ascii="Arial" w:eastAsia="Arial" w:hAnsi="Arial" w:cs="Arial"/>
                <w:color w:val="000000"/>
                <w:sz w:val="22"/>
                <w:szCs w:val="22"/>
              </w:rPr>
              <w:pPrChange w:id="421" w:author="Claire Kouba" w:date="2024-03-19T16:17:00Z">
                <w:pPr>
                  <w:pBdr>
                    <w:top w:val="none" w:sz="0" w:space="0" w:color="000000"/>
                    <w:left w:val="none" w:sz="0" w:space="0" w:color="000000"/>
                    <w:bottom w:val="none" w:sz="0" w:space="0" w:color="000000"/>
                    <w:right w:val="none" w:sz="0" w:space="0" w:color="000000"/>
                  </w:pBdr>
                  <w:spacing w:before="100" w:after="100"/>
                  <w:ind w:left="100" w:right="100"/>
                </w:pPr>
              </w:pPrChange>
            </w:pPr>
          </w:p>
        </w:tc>
      </w:tr>
      <w:tr w:rsidR="00BC2D2E" w:rsidDel="00C73357" w14:paraId="1A680FA5" w14:textId="195A4CBF" w:rsidTr="00C73357">
        <w:trPr>
          <w:gridAfter w:val="1"/>
          <w:wAfter w:w="1852" w:type="dxa"/>
          <w:jc w:val="center"/>
          <w:del w:id="422" w:author="Claire Kouba" w:date="2024-03-19T15:53:00Z"/>
        </w:trPr>
        <w:tc>
          <w:tcPr>
            <w:tcW w:w="145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2F4194" w14:textId="69CB7E0B" w:rsidR="00BC2D2E" w:rsidDel="00C73357" w:rsidRDefault="00BC2D2E" w:rsidP="00BC2D2E">
            <w:pPr>
              <w:pBdr>
                <w:top w:val="none" w:sz="0" w:space="0" w:color="000000"/>
                <w:left w:val="none" w:sz="0" w:space="0" w:color="000000"/>
                <w:bottom w:val="none" w:sz="0" w:space="0" w:color="000000"/>
                <w:right w:val="none" w:sz="0" w:space="0" w:color="000000"/>
              </w:pBdr>
              <w:spacing w:before="100" w:after="100"/>
              <w:ind w:left="100" w:right="100"/>
              <w:rPr>
                <w:del w:id="423" w:author="Claire Kouba" w:date="2024-03-19T15:53:00Z"/>
              </w:rPr>
            </w:pPr>
            <w:del w:id="424" w:author="Claire Kouba" w:date="2024-03-19T15:53:00Z">
              <w:r w:rsidDel="00C73357">
                <w:rPr>
                  <w:rFonts w:ascii="Arial" w:eastAsia="Arial" w:hAnsi="Arial" w:cs="Arial"/>
                  <w:color w:val="000000"/>
                  <w:sz w:val="22"/>
                  <w:szCs w:val="22"/>
                </w:rPr>
                <w:lastRenderedPageBreak/>
                <w:delText>DS_Mag_90</w:delText>
              </w:r>
            </w:del>
          </w:p>
        </w:tc>
        <w:tc>
          <w:tcPr>
            <w:tcW w:w="181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F3B0E4" w14:textId="6780F89B" w:rsidR="00BC2D2E" w:rsidDel="00C73357" w:rsidRDefault="00BC2D2E" w:rsidP="00BC2D2E">
            <w:pPr>
              <w:pBdr>
                <w:top w:val="none" w:sz="0" w:space="0" w:color="000000"/>
                <w:left w:val="none" w:sz="0" w:space="0" w:color="000000"/>
                <w:bottom w:val="none" w:sz="0" w:space="0" w:color="000000"/>
                <w:right w:val="none" w:sz="0" w:space="0" w:color="000000"/>
              </w:pBdr>
              <w:spacing w:before="100" w:after="100"/>
              <w:ind w:left="100" w:right="100"/>
              <w:rPr>
                <w:del w:id="425" w:author="Claire Kouba" w:date="2024-03-19T15:53:00Z"/>
              </w:rPr>
            </w:pPr>
            <w:del w:id="426" w:author="Claire Kouba" w:date="2024-03-19T15:53:00Z">
              <w:r w:rsidDel="00C73357">
                <w:rPr>
                  <w:rFonts w:ascii="Arial" w:eastAsia="Arial" w:hAnsi="Arial" w:cs="Arial"/>
                  <w:color w:val="000000"/>
                  <w:sz w:val="22"/>
                  <w:szCs w:val="22"/>
                </w:rPr>
                <w:delText>Dry Season Flow Magnitude (90th percentile)</w:delText>
              </w:r>
            </w:del>
          </w:p>
        </w:tc>
        <w:tc>
          <w:tcPr>
            <w:tcW w:w="4236" w:type="dxa"/>
            <w:gridSpan w:val="3"/>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D60AC5" w14:textId="5AA22460" w:rsidR="00BC2D2E" w:rsidDel="00C73357" w:rsidRDefault="00BC2D2E" w:rsidP="00BC2D2E">
            <w:pPr>
              <w:pBdr>
                <w:top w:val="none" w:sz="0" w:space="0" w:color="000000"/>
                <w:left w:val="none" w:sz="0" w:space="0" w:color="000000"/>
                <w:bottom w:val="none" w:sz="0" w:space="0" w:color="000000"/>
                <w:right w:val="none" w:sz="0" w:space="0" w:color="000000"/>
              </w:pBdr>
              <w:spacing w:before="100" w:after="100"/>
              <w:ind w:left="100" w:right="100"/>
              <w:rPr>
                <w:del w:id="427" w:author="Claire Kouba" w:date="2024-03-19T15:53:00Z"/>
              </w:rPr>
            </w:pPr>
            <w:del w:id="428" w:author="Claire Kouba" w:date="2024-03-19T15:53:00Z">
              <w:r w:rsidDel="00C73357">
                <w:rPr>
                  <w:rFonts w:ascii="Arial" w:eastAsia="Arial" w:hAnsi="Arial" w:cs="Arial"/>
                  <w:color w:val="000000"/>
                  <w:sz w:val="22"/>
                  <w:szCs w:val="22"/>
                </w:rPr>
                <w:delText>90th percentile of daily flow within dry season</w:delText>
              </w:r>
            </w:del>
          </w:p>
        </w:tc>
      </w:tr>
    </w:tbl>
    <w:p w14:paraId="646660C4" w14:textId="1DB95C5F" w:rsidR="00C73357" w:rsidRDefault="00C73357">
      <w:pPr>
        <w:pStyle w:val="CaptionedFigure"/>
        <w:rPr>
          <w:ins w:id="429" w:author="Claire Kouba" w:date="2024-03-19T15:53:00Z"/>
        </w:rPr>
      </w:pPr>
      <w:ins w:id="430" w:author="Claire Kouba" w:date="2024-03-19T15:53:00Z">
        <w:r>
          <w:t xml:space="preserve">Add: </w:t>
        </w:r>
      </w:ins>
    </w:p>
    <w:p w14:paraId="4B1BDEA1" w14:textId="77777777" w:rsidR="00C73357" w:rsidRDefault="00C73357">
      <w:pPr>
        <w:pStyle w:val="CaptionedFigure"/>
        <w:rPr>
          <w:ins w:id="431" w:author="Claire Kouba" w:date="2024-03-19T15:53:00Z"/>
        </w:rPr>
      </w:pPr>
    </w:p>
    <w:p w14:paraId="252CEBE2" w14:textId="1D586D50" w:rsidR="00C26AC4" w:rsidRDefault="0080747B">
      <w:pPr>
        <w:pStyle w:val="CaptionedFigure"/>
      </w:pPr>
      <w:r>
        <w:rPr>
          <w:noProof/>
        </w:rPr>
        <w:drawing>
          <wp:inline distT="0" distB="0" distL="0" distR="0" wp14:anchorId="25AE2DB5" wp14:editId="261C2FAE">
            <wp:extent cx="5009989" cy="5932073"/>
            <wp:effectExtent l="0" t="0" r="0" b="0"/>
            <wp:docPr id="42" name="Picture" descr="Figure 4: Figure 2 from Yarnell et al., 2020. Illustration of five functional flow categories identified for a mixed rain-snowmelt runoff river in California."/>
            <wp:cNvGraphicFramePr/>
            <a:graphic xmlns:a="http://schemas.openxmlformats.org/drawingml/2006/main">
              <a:graphicData uri="http://schemas.openxmlformats.org/drawingml/2006/picture">
                <pic:pic xmlns:pic="http://schemas.openxmlformats.org/drawingml/2006/picture">
                  <pic:nvPicPr>
                    <pic:cNvPr id="43" name="Picture" descr="Graphics%20and%20Supplements/Yarnell2020_Fig2.PNG"/>
                    <pic:cNvPicPr>
                      <a:picLocks noChangeAspect="1" noChangeArrowheads="1"/>
                    </pic:cNvPicPr>
                  </pic:nvPicPr>
                  <pic:blipFill>
                    <a:blip r:embed="rId14"/>
                    <a:stretch>
                      <a:fillRect/>
                    </a:stretch>
                  </pic:blipFill>
                  <pic:spPr bwMode="auto">
                    <a:xfrm>
                      <a:off x="0" y="0"/>
                      <a:ext cx="5009989" cy="5932073"/>
                    </a:xfrm>
                    <a:prstGeom prst="rect">
                      <a:avLst/>
                    </a:prstGeom>
                    <a:noFill/>
                    <a:ln w="9525">
                      <a:noFill/>
                      <a:headEnd/>
                      <a:tailEnd/>
                    </a:ln>
                  </pic:spPr>
                </pic:pic>
              </a:graphicData>
            </a:graphic>
          </wp:inline>
        </w:drawing>
      </w:r>
    </w:p>
    <w:p w14:paraId="476206C2" w14:textId="77777777" w:rsidR="00C26AC4" w:rsidRDefault="0080747B">
      <w:pPr>
        <w:pStyle w:val="ImageCaption"/>
      </w:pPr>
      <w:r>
        <w:t>Figure 4: Figure 2 from Yarnell et al., 2020. Illustration of five functional flow categories identified for a mixed rain-snowmelt runoff river in California.</w:t>
      </w:r>
    </w:p>
    <w:p w14:paraId="16AA0929" w14:textId="77777777" w:rsidR="00C26AC4" w:rsidRDefault="0080747B">
      <w:pPr>
        <w:pStyle w:val="CaptionedFigure"/>
      </w:pPr>
      <w:r>
        <w:rPr>
          <w:noProof/>
        </w:rPr>
        <w:lastRenderedPageBreak/>
        <w:drawing>
          <wp:inline distT="0" distB="0" distL="0" distR="0" wp14:anchorId="225DDF29" wp14:editId="0646DD2C">
            <wp:extent cx="5334000" cy="3810000"/>
            <wp:effectExtent l="0" t="0" r="0" b="0"/>
            <wp:docPr id="45" name="Picture"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wp:cNvGraphicFramePr/>
            <a:graphic xmlns:a="http://schemas.openxmlformats.org/drawingml/2006/main">
              <a:graphicData uri="http://schemas.openxmlformats.org/drawingml/2006/picture">
                <pic:pic xmlns:pic="http://schemas.openxmlformats.org/drawingml/2006/picture">
                  <pic:nvPicPr>
                    <pic:cNvPr id="46" name="Picture" descr="Graphics%20and%20Supplements/Figure%204.png"/>
                    <pic:cNvPicPr>
                      <a:picLocks noChangeAspect="1" noChangeArrowheads="1"/>
                    </pic:cNvPicPr>
                  </pic:nvPicPr>
                  <pic:blipFill>
                    <a:blip r:embed="rId15"/>
                    <a:stretch>
                      <a:fillRect/>
                    </a:stretch>
                  </pic:blipFill>
                  <pic:spPr bwMode="auto">
                    <a:xfrm>
                      <a:off x="0" y="0"/>
                      <a:ext cx="5334000" cy="3810000"/>
                    </a:xfrm>
                    <a:prstGeom prst="rect">
                      <a:avLst/>
                    </a:prstGeom>
                    <a:noFill/>
                    <a:ln w="9525">
                      <a:noFill/>
                      <a:headEnd/>
                      <a:tailEnd/>
                    </a:ln>
                  </pic:spPr>
                </pic:pic>
              </a:graphicData>
            </a:graphic>
          </wp:inline>
        </w:drawing>
      </w:r>
    </w:p>
    <w:p w14:paraId="142E24B7" w14:textId="77777777" w:rsidR="00C26AC4" w:rsidRDefault="0080747B">
      <w:pPr>
        <w:pStyle w:val="ImageCaption"/>
      </w:pPr>
      <w:r>
        <w:t xml:space="preserve">Figure 5: Reconnection and disconnection dates are highlighted for one water year. Two example thresholds, 10 and 100 </w:t>
      </w:r>
      <w:proofErr w:type="spellStart"/>
      <w:r>
        <w:t>cfs</w:t>
      </w:r>
      <w:proofErr w:type="spellEnd"/>
      <w:r>
        <w:t xml:space="preserve"> (0.28 and 2.8 </w:t>
      </w:r>
      <w:proofErr w:type="spellStart"/>
      <w:r>
        <w:t>cms</w:t>
      </w:r>
      <w:proofErr w:type="spellEnd"/>
      <w:r>
        <w:t>, respectively) are highlighted, which correspond to distinct river connectivity (and salmon habitat access) conditions in the Scott River watershed as observed at the Fort Jones gauge (see Results for more detail on selection of flow thresholds).</w:t>
      </w:r>
    </w:p>
    <w:p w14:paraId="2B6DCD1C" w14:textId="393A22D8" w:rsidR="00D80A64" w:rsidRDefault="0080747B">
      <w:pPr>
        <w:pStyle w:val="Heading2"/>
        <w:rPr>
          <w:ins w:id="432" w:author="Claire Kouba" w:date="2024-03-12T16:50:00Z"/>
        </w:rPr>
        <w:pPrChange w:id="433" w:author="Claire Kouba" w:date="2024-03-12T16:50:00Z">
          <w:pPr>
            <w:pStyle w:val="BodyText"/>
          </w:pPr>
        </w:pPrChange>
      </w:pPr>
      <w:bookmarkStart w:id="434" w:name="X7d4930521050a5fc71765e6d3796ea830523cd8"/>
      <w:bookmarkEnd w:id="137"/>
      <w:r>
        <w:rPr>
          <w:rStyle w:val="SectionNumber"/>
        </w:rPr>
        <w:t>3.2</w:t>
      </w:r>
      <w:ins w:id="435" w:author="Claire Kouba" w:date="2024-03-12T16:42:00Z">
        <w:r w:rsidR="00D90D30">
          <w:rPr>
            <w:rStyle w:val="SectionNumber"/>
          </w:rPr>
          <w:t xml:space="preserve"> Response: Ecological monitoring data</w:t>
        </w:r>
      </w:ins>
    </w:p>
    <w:p w14:paraId="19C33C32" w14:textId="5813CFDA" w:rsidR="00D80A64" w:rsidRDefault="00D80A64" w:rsidP="00D80A64">
      <w:pPr>
        <w:pStyle w:val="FirstParagraph"/>
        <w:rPr>
          <w:ins w:id="436" w:author="Claire Kouba" w:date="2024-03-12T16:50:00Z"/>
        </w:rPr>
      </w:pPr>
      <w:ins w:id="437" w:author="Claire Kouba" w:date="2024-03-12T16:50:00Z">
        <w:r>
          <w:t xml:space="preserve">Multiple observed quantities were evaluated as candidates to best represent the ecological response in the flow-ecology relationship. </w:t>
        </w:r>
      </w:ins>
    </w:p>
    <w:p w14:paraId="49FC8A8D" w14:textId="3C8C7C02" w:rsidR="00D80A64" w:rsidRDefault="00D80A64" w:rsidP="00D80A64">
      <w:pPr>
        <w:pStyle w:val="FirstParagraph"/>
        <w:rPr>
          <w:ins w:id="438" w:author="Claire Kouba" w:date="2024-03-12T16:50:00Z"/>
        </w:rPr>
      </w:pPr>
      <w:ins w:id="439" w:author="Claire Kouba" w:date="2024-03-12T16:50:00Z">
        <w:r>
          <w:t xml:space="preserve">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The key ecological observations </w:t>
        </w:r>
      </w:ins>
      <w:ins w:id="440" w:author="Claire Kouba" w:date="2024-03-12T18:14:00Z">
        <w:r w:rsidR="009F14DC">
          <w:t>evaluated</w:t>
        </w:r>
      </w:ins>
      <w:ins w:id="441" w:author="Claire Kouba" w:date="2024-03-12T16:50:00Z">
        <w:r>
          <w:t xml:space="preserve"> </w:t>
        </w:r>
      </w:ins>
      <w:ins w:id="442" w:author="Claire Kouba" w:date="2024-03-12T18:14:00Z">
        <w:r w:rsidR="009F14DC">
          <w:t>here</w:t>
        </w:r>
      </w:ins>
      <w:ins w:id="443" w:author="Claire Kouba" w:date="2024-03-12T16:50:00Z">
        <w:r>
          <w:t xml:space="preserve"> are:</w:t>
        </w:r>
      </w:ins>
    </w:p>
    <w:p w14:paraId="785C151E" w14:textId="77777777" w:rsidR="00D80A64" w:rsidRDefault="00D80A64" w:rsidP="00D80A64">
      <w:pPr>
        <w:pStyle w:val="Compact"/>
        <w:numPr>
          <w:ilvl w:val="0"/>
          <w:numId w:val="3"/>
        </w:numPr>
        <w:rPr>
          <w:ins w:id="444" w:author="Claire Kouba" w:date="2024-03-12T16:50:00Z"/>
        </w:rPr>
      </w:pPr>
      <w:ins w:id="445" w:author="Claire Kouba" w:date="2024-03-12T16:50:00Z">
        <w:r>
          <w:t xml:space="preserve">Number of adults migrating from the ocean to freshwater natal streams to spawn. This quantity, the ‘escapement’, is measured at a CDFW counting facility, using a resistance board weir and video counting flume in the Scott River (e.g., </w:t>
        </w:r>
        <w:proofErr w:type="spellStart"/>
        <w:r>
          <w:t>Knechtle</w:t>
        </w:r>
        <w:proofErr w:type="spellEnd"/>
        <w:r>
          <w:t xml:space="preserve"> and Giudice 2021).</w:t>
        </w:r>
      </w:ins>
    </w:p>
    <w:p w14:paraId="7FA30E30" w14:textId="75729E5B" w:rsidR="00D80A64" w:rsidRDefault="00D80A64" w:rsidP="00D80A64">
      <w:pPr>
        <w:pStyle w:val="Compact"/>
        <w:numPr>
          <w:ilvl w:val="0"/>
          <w:numId w:val="3"/>
        </w:numPr>
        <w:rPr>
          <w:ins w:id="446" w:author="Claire Kouba" w:date="2024-03-12T16:50:00Z"/>
        </w:rPr>
      </w:pPr>
      <w:ins w:id="447" w:author="Claire Kouba" w:date="2024-03-12T16:50:00Z">
        <w:r>
          <w:t xml:space="preserve">Number of salmon gravel nests, or </w:t>
        </w:r>
        <w:proofErr w:type="spellStart"/>
        <w:r>
          <w:t>redds</w:t>
        </w:r>
        <w:proofErr w:type="spellEnd"/>
        <w:r>
          <w:t>, observed during spawning window (e.g., Siskiyou RCD 2017a)</w:t>
        </w:r>
      </w:ins>
      <w:ins w:id="448" w:author="Claire Kouba" w:date="2024-03-12T17:37:00Z">
        <w:r w:rsidR="00F13D79">
          <w:t xml:space="preserve"> (available only for coho)</w:t>
        </w:r>
      </w:ins>
      <w:ins w:id="449" w:author="Claire Kouba" w:date="2024-03-12T16:50:00Z">
        <w:r>
          <w:t>.</w:t>
        </w:r>
      </w:ins>
    </w:p>
    <w:p w14:paraId="2D645607" w14:textId="77777777" w:rsidR="00D80A64" w:rsidRDefault="00D80A64" w:rsidP="00D80A64">
      <w:pPr>
        <w:pStyle w:val="Compact"/>
        <w:numPr>
          <w:ilvl w:val="0"/>
          <w:numId w:val="3"/>
        </w:numPr>
        <w:rPr>
          <w:ins w:id="450" w:author="Claire Kouba" w:date="2024-03-12T16:50:00Z"/>
        </w:rPr>
      </w:pPr>
      <w:ins w:id="451" w:author="Claire Kouba" w:date="2024-03-12T16:50:00Z">
        <w:r>
          <w:t xml:space="preserve">Number of juvenile </w:t>
        </w:r>
        <w:proofErr w:type="gramStart"/>
        <w:r>
          <w:t>yearling</w:t>
        </w:r>
        <w:proofErr w:type="gramEnd"/>
        <w:r>
          <w:t>, or smolt, salmon. Smolt are counted as outmigrants, often from rotary screw trap observations (e.g., Massie and Morrow 2020).</w:t>
        </w:r>
      </w:ins>
    </w:p>
    <w:p w14:paraId="5C4940C3" w14:textId="3C27EBCD" w:rsidR="00236382" w:rsidDel="00186354" w:rsidRDefault="00D80A64" w:rsidP="00236382">
      <w:pPr>
        <w:pStyle w:val="BodyText"/>
        <w:rPr>
          <w:del w:id="452" w:author="Thomas Harter" w:date="2024-03-21T06:19:00Z"/>
          <w:moveTo w:id="453" w:author="Thomas Harter" w:date="2024-03-21T06:18:00Z"/>
        </w:rPr>
      </w:pPr>
      <w:ins w:id="454" w:author="Claire Kouba" w:date="2024-03-12T16:50:00Z">
        <w:r>
          <w:lastRenderedPageBreak/>
          <w:t xml:space="preserve">In addition to these three metrics, </w:t>
        </w:r>
        <w:del w:id="455" w:author="Thomas Harter" w:date="2024-03-21T05:20:00Z">
          <w:r w:rsidDel="00816C5B">
            <w:delText>it is possible</w:delText>
          </w:r>
        </w:del>
      </w:ins>
      <w:ins w:id="456" w:author="Thomas Harter" w:date="2024-03-21T05:20:00Z">
        <w:r w:rsidR="00816C5B">
          <w:t>we</w:t>
        </w:r>
      </w:ins>
      <w:ins w:id="457" w:author="Claire Kouba" w:date="2024-03-12T16:50:00Z">
        <w:del w:id="458" w:author="Thomas Harter" w:date="2024-03-21T05:20:00Z">
          <w:r w:rsidDel="00224554">
            <w:delText xml:space="preserve"> to</w:delText>
          </w:r>
        </w:del>
        <w:r>
          <w:t xml:space="preserve"> calculate a combined metric that normalizes for the annual escapement using monitoring data across multiple years to capture both the spawning and </w:t>
        </w:r>
        <w:proofErr w:type="spellStart"/>
        <w:r>
          <w:t>outmigrating</w:t>
        </w:r>
        <w:proofErr w:type="spellEnd"/>
        <w:r>
          <w:t xml:space="preserve"> events for the relevant cohort:</w:t>
        </w:r>
        <w:r w:rsidRPr="00501785">
          <w:t xml:space="preserve"> </w:t>
        </w:r>
        <w:r>
          <w:t xml:space="preserve">the number of </w:t>
        </w:r>
      </w:ins>
      <w:ins w:id="459" w:author="Thomas Harter" w:date="2024-03-21T06:18:00Z">
        <w:r w:rsidR="00236382">
          <w:t xml:space="preserve">coho </w:t>
        </w:r>
      </w:ins>
      <w:ins w:id="460" w:author="Claire Kouba" w:date="2024-03-12T16:50:00Z">
        <w:r>
          <w:t>salmon smolt produced per spawning female</w:t>
        </w:r>
      </w:ins>
      <w:ins w:id="461" w:author="Thomas Harter" w:date="2024-03-21T06:18:00Z">
        <w:r w:rsidR="00236382">
          <w:t xml:space="preserve"> (</w:t>
        </w:r>
        <w:proofErr w:type="spellStart"/>
        <w:r w:rsidR="00236382">
          <w:t>coho</w:t>
        </w:r>
        <w:proofErr w:type="spellEnd"/>
        <w:r w:rsidR="00236382">
          <w:t xml:space="preserve"> </w:t>
        </w:r>
        <w:proofErr w:type="spellStart"/>
        <w:r w:rsidR="00236382">
          <w:t>spf</w:t>
        </w:r>
        <w:proofErr w:type="spellEnd"/>
        <w:r w:rsidR="00236382">
          <w:t xml:space="preserve">) </w:t>
        </w:r>
      </w:ins>
      <w:moveToRangeStart w:id="462" w:author="Thomas Harter" w:date="2024-03-21T06:18:00Z" w:name="move161894328"/>
      <w:moveTo w:id="463" w:author="Thomas Harter" w:date="2024-03-21T06:18:00Z">
        <w:del w:id="464" w:author="Thomas Harter" w:date="2024-03-21T06:18:00Z">
          <w:r w:rsidR="00236382" w:rsidDel="00186354">
            <w:delText>For comparability with coho,</w:delText>
          </w:r>
        </w:del>
      </w:moveTo>
      <w:ins w:id="465" w:author="Thomas Harter" w:date="2024-03-21T06:18:00Z">
        <w:r w:rsidR="00186354">
          <w:t>and</w:t>
        </w:r>
      </w:ins>
      <w:moveTo w:id="466" w:author="Thomas Harter" w:date="2024-03-21T06:18:00Z">
        <w:r w:rsidR="00236382">
          <w:t xml:space="preserve"> the Chinook juvenile per adult metric (Chinook </w:t>
        </w:r>
        <w:proofErr w:type="spellStart"/>
        <w:r w:rsidR="00236382">
          <w:t>jpa</w:t>
        </w:r>
        <w:proofErr w:type="spellEnd"/>
        <w:r w:rsidR="00236382">
          <w:t>)</w:t>
        </w:r>
        <w:del w:id="467" w:author="Thomas Harter" w:date="2024-03-21T06:18:00Z">
          <w:r w:rsidR="00236382" w:rsidDel="00186354">
            <w:delText xml:space="preserve"> was selected as the ecological response metric for this species</w:delText>
          </w:r>
        </w:del>
        <w:r w:rsidR="00236382">
          <w:t>.</w:t>
        </w:r>
      </w:moveTo>
      <w:ins w:id="468" w:author="Thomas Harter" w:date="2024-03-21T06:19:00Z">
        <w:r w:rsidR="003B5A35">
          <w:t xml:space="preserve">  We note that the water year</w:t>
        </w:r>
      </w:ins>
    </w:p>
    <w:moveToRangeEnd w:id="462"/>
    <w:p w14:paraId="227DF11B" w14:textId="20FBB01F" w:rsidR="00D90D30" w:rsidDel="00186354" w:rsidRDefault="00D80A64">
      <w:pPr>
        <w:pStyle w:val="BodyText"/>
        <w:rPr>
          <w:ins w:id="469" w:author="Claire Kouba" w:date="2024-03-12T16:45:00Z"/>
          <w:del w:id="470" w:author="Thomas Harter" w:date="2024-03-21T06:19:00Z"/>
        </w:rPr>
        <w:pPrChange w:id="471" w:author="Claire Kouba" w:date="2024-03-12T17:12:00Z">
          <w:pPr>
            <w:pStyle w:val="Compact"/>
            <w:numPr>
              <w:numId w:val="6"/>
            </w:numPr>
            <w:ind w:left="720" w:hanging="480"/>
          </w:pPr>
        </w:pPrChange>
      </w:pPr>
      <w:ins w:id="472" w:author="Claire Kouba" w:date="2024-03-12T16:50:00Z">
        <w:del w:id="473" w:author="Thomas Harter" w:date="2024-03-21T06:19:00Z">
          <w:r w:rsidDel="00186354">
            <w:delText>.</w:delText>
          </w:r>
        </w:del>
      </w:ins>
      <w:del w:id="474" w:author="Claire Kouba" w:date="2024-03-12T16:43:00Z">
        <w:r w:rsidR="0080747B" w:rsidDel="00D90D30">
          <w:tab/>
        </w:r>
      </w:del>
    </w:p>
    <w:p w14:paraId="73D3BF87" w14:textId="77777777" w:rsidR="00D90D30" w:rsidRDefault="00D90D30">
      <w:pPr>
        <w:pStyle w:val="BodyText"/>
        <w:rPr>
          <w:ins w:id="475" w:author="Thomas Harter" w:date="2024-03-21T06:19:00Z"/>
        </w:rPr>
      </w:pPr>
    </w:p>
    <w:p w14:paraId="304EF388" w14:textId="77777777" w:rsidR="00186354" w:rsidRPr="00D90D30" w:rsidRDefault="00186354">
      <w:pPr>
        <w:pStyle w:val="BodyText"/>
        <w:rPr>
          <w:ins w:id="476" w:author="Claire Kouba" w:date="2024-03-12T16:42:00Z"/>
        </w:rPr>
        <w:pPrChange w:id="477" w:author="Claire Kouba" w:date="2024-03-12T16:45:00Z">
          <w:pPr>
            <w:pStyle w:val="Heading2"/>
          </w:pPr>
        </w:pPrChange>
      </w:pPr>
    </w:p>
    <w:p w14:paraId="49434A82" w14:textId="4B11D1B1" w:rsidR="00C26AC4" w:rsidRDefault="00D90D30">
      <w:pPr>
        <w:pStyle w:val="Heading2"/>
      </w:pPr>
      <w:ins w:id="478" w:author="Claire Kouba" w:date="2024-03-12T16:42:00Z">
        <w:r>
          <w:t xml:space="preserve">3.3 </w:t>
        </w:r>
      </w:ins>
      <w:r w:rsidR="0080747B">
        <w:t xml:space="preserve">Data alignment and correlation coefficients </w:t>
      </w:r>
      <w:del w:id="479" w:author="Claire Kouba" w:date="2024-03-12T16:44:00Z">
        <w:r w:rsidR="0080747B" w:rsidDel="00D90D30">
          <w:delText>between flow metrics and ecological observations</w:delText>
        </w:r>
      </w:del>
    </w:p>
    <w:p w14:paraId="19C22D30" w14:textId="68F35C19" w:rsidR="008B644B" w:rsidDel="00387333" w:rsidRDefault="008B065F">
      <w:pPr>
        <w:pStyle w:val="FirstParagraph"/>
        <w:rPr>
          <w:ins w:id="480" w:author="Claire Kouba" w:date="2024-03-19T11:33:00Z"/>
          <w:del w:id="481" w:author="Thomas Harter" w:date="2024-03-21T05:35:00Z"/>
        </w:rPr>
      </w:pPr>
      <w:moveToRangeStart w:id="482" w:author="Thomas Harter" w:date="2024-03-21T06:05:00Z" w:name="move161893565"/>
      <w:moveTo w:id="483" w:author="Thomas Harter" w:date="2024-03-21T06:05:00Z">
        <w:del w:id="484" w:author="Thomas Harter" w:date="2024-03-21T06:05:00Z">
          <w:r w:rsidDel="008B065F">
            <w:delText>Water managers think of flow in terms of</w:delText>
          </w:r>
        </w:del>
      </w:moveTo>
      <w:ins w:id="485" w:author="Thomas Harter" w:date="2024-03-21T06:05:00Z">
        <w:r>
          <w:t>A</w:t>
        </w:r>
      </w:ins>
      <w:moveTo w:id="486" w:author="Thomas Harter" w:date="2024-03-21T06:05:00Z">
        <w:r>
          <w:t xml:space="preserve"> water year</w:t>
        </w:r>
      </w:moveTo>
      <w:ins w:id="487" w:author="Thomas Harter" w:date="2024-03-21T06:06:00Z">
        <w:r>
          <w:t xml:space="preserve"> is a useful time unit for water managers and a common unit used in </w:t>
        </w:r>
      </w:ins>
      <w:moveTo w:id="488" w:author="Thomas Harter" w:date="2024-03-21T06:05:00Z">
        <w:del w:id="489" w:author="Thomas Harter" w:date="2024-03-21T06:06:00Z">
          <w:r w:rsidDel="008B065F">
            <w:delText xml:space="preserve">s, making it the relevant unit for </w:delText>
          </w:r>
        </w:del>
        <w:r>
          <w:t>decision-support tools. However, a cohort of</w:t>
        </w:r>
      </w:moveTo>
      <w:ins w:id="490" w:author="Thomas Harter" w:date="2024-03-21T06:06:00Z">
        <w:r w:rsidR="00EF1B2A">
          <w:t>, e.g.,</w:t>
        </w:r>
      </w:ins>
      <w:moveTo w:id="491" w:author="Thomas Harter" w:date="2024-03-21T06:05:00Z">
        <w:r>
          <w:t xml:space="preserve"> coho salmon experiences conditions during multiple water years</w:t>
        </w:r>
      </w:moveTo>
      <w:ins w:id="492" w:author="Thomas Harter" w:date="2024-03-21T06:27:00Z">
        <w:r w:rsidR="00544A49">
          <w:t xml:space="preserve"> while residing </w:t>
        </w:r>
        <w:r w:rsidR="00C728F8">
          <w:t>in their spawning habitat</w:t>
        </w:r>
      </w:ins>
      <w:moveTo w:id="493" w:author="Thomas Harter" w:date="2024-03-21T06:05:00Z">
        <w:r>
          <w:t xml:space="preserve">. </w:t>
        </w:r>
      </w:moveTo>
      <w:moveToRangeEnd w:id="482"/>
      <w:ins w:id="494" w:author="Claire Kouba" w:date="2024-03-19T15:44:00Z">
        <w:del w:id="495" w:author="Thomas Harter" w:date="2024-03-21T05:31:00Z">
          <w:r w:rsidR="00EB1FD5" w:rsidDel="00126225">
            <w:delText xml:space="preserve">To evaluate which </w:delText>
          </w:r>
        </w:del>
      </w:ins>
      <w:ins w:id="496" w:author="Claire Kouba" w:date="2024-03-19T15:45:00Z">
        <w:del w:id="497" w:author="Thomas Harter" w:date="2024-03-21T05:31:00Z">
          <w:r w:rsidR="00EB1FD5" w:rsidDel="00126225">
            <w:delText>ecological observations were most suitable as a response variable,</w:delText>
          </w:r>
        </w:del>
      </w:ins>
      <w:del w:id="498" w:author="Thomas Harter" w:date="2024-03-21T05:31:00Z">
        <w:r w:rsidR="0080747B" w:rsidDel="00126225">
          <w:delText xml:space="preserve">In the first pass of flow metric predictor selection, potential predictor </w:delText>
        </w:r>
      </w:del>
      <w:ins w:id="499" w:author="Claire Kouba" w:date="2024-03-12T18:15:00Z">
        <w:del w:id="500" w:author="Thomas Harter" w:date="2024-03-21T05:31:00Z">
          <w:r w:rsidR="009F14DC" w:rsidDel="00126225">
            <w:delText xml:space="preserve"> </w:delText>
          </w:r>
        </w:del>
      </w:ins>
      <w:del w:id="501" w:author="Thomas Harter" w:date="2024-03-21T05:31:00Z">
        <w:r w:rsidR="0080747B" w:rsidDel="00126225">
          <w:delText xml:space="preserve">variables were screened using </w:delText>
        </w:r>
      </w:del>
      <w:ins w:id="502" w:author="Claire Kouba" w:date="2024-03-18T13:26:00Z">
        <w:del w:id="503" w:author="Thomas Harter" w:date="2024-03-21T05:31:00Z">
          <w:r w:rsidR="00F55813" w:rsidDel="00126225">
            <w:delText xml:space="preserve">Pearson </w:delText>
          </w:r>
        </w:del>
      </w:ins>
      <w:del w:id="504" w:author="Thomas Harter" w:date="2024-03-21T05:31:00Z">
        <w:r w:rsidR="0080747B" w:rsidDel="00126225">
          <w:delText>correlation coefficients</w:delText>
        </w:r>
      </w:del>
      <w:ins w:id="505" w:author="Claire Kouba" w:date="2024-03-18T13:26:00Z">
        <w:del w:id="506" w:author="Thomas Harter" w:date="2024-03-21T05:31:00Z">
          <w:r w:rsidR="00F55813" w:rsidDel="00126225">
            <w:delText xml:space="preserve"> (</w:delText>
          </w:r>
        </w:del>
      </w:ins>
      <w:ins w:id="507" w:author="Claire Kouba" w:date="2024-03-19T10:42:00Z">
        <w:del w:id="508" w:author="Thomas Harter" w:date="2024-03-21T05:31:00Z">
          <w:r w:rsidR="00097EA7" w:rsidDel="00126225">
            <w:delText xml:space="preserve">Pearson </w:delText>
          </w:r>
        </w:del>
      </w:ins>
      <w:ins w:id="509" w:author="Claire Kouba" w:date="2024-03-19T10:43:00Z">
        <w:del w:id="510" w:author="Thomas Harter" w:date="2024-03-21T05:31:00Z">
          <w:r w:rsidR="00097EA7" w:rsidDel="00126225">
            <w:delText>1895</w:delText>
          </w:r>
        </w:del>
      </w:ins>
      <w:ins w:id="511" w:author="Claire Kouba" w:date="2024-03-18T13:26:00Z">
        <w:del w:id="512" w:author="Thomas Harter" w:date="2024-03-21T05:31:00Z">
          <w:r w:rsidR="00F55813" w:rsidDel="00126225">
            <w:delText>)</w:delText>
          </w:r>
        </w:del>
      </w:ins>
      <w:ins w:id="513" w:author="Claire Kouba" w:date="2024-03-19T15:46:00Z">
        <w:del w:id="514" w:author="Thomas Harter" w:date="2024-03-21T05:31:00Z">
          <w:r w:rsidR="00C73357" w:rsidDel="00126225">
            <w:delText xml:space="preserve"> were calculated between all hydrologic and ecological observations</w:delText>
          </w:r>
        </w:del>
      </w:ins>
      <w:del w:id="515" w:author="Thomas Harter" w:date="2024-03-21T05:31:00Z">
        <w:r w:rsidR="0080747B" w:rsidDel="00126225">
          <w:delText>. Before the coefficients could be calculated</w:delText>
        </w:r>
      </w:del>
      <w:del w:id="516" w:author="Thomas Harter" w:date="2024-03-21T05:33:00Z">
        <w:r w:rsidR="0080747B" w:rsidDel="00BB7077">
          <w:delText xml:space="preserve"> the data was </w:delText>
        </w:r>
      </w:del>
      <w:del w:id="517" w:author="Thomas Harter" w:date="2024-03-18T01:18:00Z">
        <w:r w:rsidR="0080747B" w:rsidDel="003A4F34">
          <w:delText xml:space="preserve">manipulated </w:delText>
        </w:r>
      </w:del>
      <w:ins w:id="518" w:author="Claire Kouba" w:date="2024-03-19T11:26:00Z">
        <w:del w:id="519" w:author="Thomas Harter" w:date="2024-03-21T05:33:00Z">
          <w:r w:rsidR="005516A0" w:rsidDel="00BB7077">
            <w:delText xml:space="preserve">to each </w:delText>
          </w:r>
        </w:del>
      </w:ins>
      <w:ins w:id="520" w:author="Claire Kouba" w:date="2024-03-19T11:29:00Z">
        <w:del w:id="521" w:author="Thomas Harter" w:date="2024-03-21T05:33:00Z">
          <w:r w:rsidR="008B644B" w:rsidDel="00BB7077">
            <w:delText>salmon cohort</w:delText>
          </w:r>
        </w:del>
      </w:ins>
      <w:ins w:id="522" w:author="Claire Kouba" w:date="2024-03-19T11:27:00Z">
        <w:del w:id="523" w:author="Thomas Harter" w:date="2024-03-21T05:33:00Z">
          <w:r w:rsidR="008B644B" w:rsidDel="00BB7077">
            <w:delText xml:space="preserve">. </w:delText>
          </w:r>
        </w:del>
      </w:ins>
      <w:ins w:id="524" w:author="Claire Kouba" w:date="2024-03-19T11:30:00Z">
        <w:del w:id="525" w:author="Thomas Harter" w:date="2024-03-21T05:33:00Z">
          <w:r w:rsidR="008B644B" w:rsidDel="00BB7077">
            <w:delText>Specifically</w:delText>
          </w:r>
        </w:del>
      </w:ins>
      <w:ins w:id="526" w:author="Claire Kouba" w:date="2024-03-19T11:27:00Z">
        <w:del w:id="527" w:author="Thomas Harter" w:date="2024-03-21T05:33:00Z">
          <w:r w:rsidR="008B644B" w:rsidDel="00BB7077">
            <w:delText xml:space="preserve">, </w:delText>
          </w:r>
        </w:del>
      </w:ins>
      <w:ins w:id="528" w:author="Claire Kouba" w:date="2024-03-19T11:26:00Z">
        <w:del w:id="529" w:author="Thomas Harter" w:date="2024-03-21T05:33:00Z">
          <w:r w:rsidR="008B644B" w:rsidDel="00BB7077">
            <w:delText xml:space="preserve">each cohort was assigned </w:delText>
          </w:r>
        </w:del>
      </w:ins>
      <w:ins w:id="530" w:author="Claire Kouba" w:date="2024-03-19T11:32:00Z">
        <w:del w:id="531" w:author="Thomas Harter" w:date="2024-03-21T05:33:00Z">
          <w:r w:rsidR="008B644B" w:rsidDel="00BB7077">
            <w:delText xml:space="preserve">one row in a data table, and </w:delText>
          </w:r>
        </w:del>
      </w:ins>
      <w:ins w:id="532" w:author="Claire Kouba" w:date="2024-03-19T11:26:00Z">
        <w:del w:id="533" w:author="Thomas Harter" w:date="2024-03-21T05:33:00Z">
          <w:r w:rsidR="008B644B" w:rsidDel="00BB7077">
            <w:delText xml:space="preserve">the flow metrics </w:delText>
          </w:r>
        </w:del>
      </w:ins>
      <w:ins w:id="534" w:author="Claire Kouba" w:date="2024-03-19T11:30:00Z">
        <w:del w:id="535" w:author="Thomas Harter" w:date="2024-03-21T05:33:00Z">
          <w:r w:rsidR="008B644B" w:rsidDel="00BB7077">
            <w:delText xml:space="preserve">that it experienced </w:delText>
          </w:r>
        </w:del>
      </w:ins>
      <w:ins w:id="536" w:author="Claire Kouba" w:date="2024-03-19T11:27:00Z">
        <w:del w:id="537" w:author="Thomas Harter" w:date="2024-03-21T05:33:00Z">
          <w:r w:rsidR="008B644B" w:rsidDel="00BB7077">
            <w:delText>in different life stages</w:delText>
          </w:r>
        </w:del>
      </w:ins>
      <w:ins w:id="538" w:author="Claire Kouba" w:date="2024-03-19T11:32:00Z">
        <w:del w:id="539" w:author="Thomas Harter" w:date="2024-03-21T05:33:00Z">
          <w:r w:rsidR="008B644B" w:rsidDel="00BB7077">
            <w:delText xml:space="preserve"> </w:delText>
          </w:r>
        </w:del>
      </w:ins>
      <w:ins w:id="540" w:author="Claire Kouba" w:date="2024-03-19T11:55:00Z">
        <w:del w:id="541" w:author="Thomas Harter" w:date="2024-03-21T05:33:00Z">
          <w:r w:rsidR="00EA5A64" w:rsidDel="00BB7077">
            <w:delText xml:space="preserve">(as eggs, as rearing juveniles, and as yearlings/outmigrating smolt) </w:delText>
          </w:r>
        </w:del>
      </w:ins>
      <w:ins w:id="542" w:author="Claire Kouba" w:date="2024-03-19T11:32:00Z">
        <w:del w:id="543" w:author="Thomas Harter" w:date="2024-03-21T05:33:00Z">
          <w:r w:rsidR="008B644B" w:rsidDel="00BB7077">
            <w:delText>were used to populate values in columns for each cohort</w:delText>
          </w:r>
        </w:del>
      </w:ins>
      <w:ins w:id="544" w:author="Claire Kouba" w:date="2024-03-19T11:30:00Z">
        <w:del w:id="545" w:author="Thomas Harter" w:date="2024-03-21T05:33:00Z">
          <w:r w:rsidR="008B644B" w:rsidDel="00BB7077">
            <w:delText>.</w:delText>
          </w:r>
        </w:del>
      </w:ins>
    </w:p>
    <w:p w14:paraId="358E48C0" w14:textId="19E740F7" w:rsidR="00C26AC4" w:rsidRDefault="00F9152A">
      <w:pPr>
        <w:pStyle w:val="FirstParagraph"/>
      </w:pPr>
      <w:commentRangeStart w:id="546"/>
      <w:ins w:id="547" w:author="Thomas Harter" w:date="2024-03-18T01:22:00Z">
        <w:del w:id="548" w:author="Claire Kouba" w:date="2024-03-19T11:29:00Z">
          <w:r w:rsidDel="008B644B">
            <w:delText>amended</w:delText>
          </w:r>
        </w:del>
      </w:ins>
      <w:commentRangeEnd w:id="546"/>
      <w:del w:id="549" w:author="Claire Kouba" w:date="2024-03-19T11:29:00Z">
        <w:r w:rsidR="00C075FC" w:rsidDel="008B644B">
          <w:rPr>
            <w:rStyle w:val="CommentReference"/>
          </w:rPr>
          <w:commentReference w:id="546"/>
        </w:r>
      </w:del>
      <w:ins w:id="550" w:author="Thomas Harter" w:date="2024-03-18T01:22:00Z">
        <w:del w:id="551" w:author="Claire Kouba" w:date="2024-03-19T11:29:00Z">
          <w:r w:rsidDel="008B644B">
            <w:delText>)</w:delText>
          </w:r>
        </w:del>
      </w:ins>
      <w:ins w:id="552" w:author="Thomas Harter" w:date="2024-03-18T01:18:00Z">
        <w:del w:id="553" w:author="Claire Kouba" w:date="2024-03-19T11:29:00Z">
          <w:r w:rsidR="003A4F34" w:rsidDel="008B644B">
            <w:delText xml:space="preserve"> </w:delText>
          </w:r>
        </w:del>
      </w:ins>
      <w:del w:id="554" w:author="Claire Kouba" w:date="2024-03-19T11:29:00Z">
        <w:r w:rsidR="0080747B" w:rsidDel="008B644B">
          <w:delText>to</w:delText>
        </w:r>
      </w:del>
      <w:ins w:id="555" w:author="Thomas Harter" w:date="2024-03-18T01:22:00Z">
        <w:del w:id="556" w:author="Claire Kouba" w:date="2024-03-19T11:29:00Z">
          <w:r w:rsidDel="008B644B">
            <w:delText xml:space="preserve"> include an</w:delText>
          </w:r>
        </w:del>
      </w:ins>
      <w:del w:id="557" w:author="Claire Kouba" w:date="2024-03-19T11:29:00Z">
        <w:r w:rsidR="0080747B" w:rsidDel="008B644B">
          <w:delText xml:space="preserve"> assign</w:delText>
        </w:r>
      </w:del>
      <w:ins w:id="558" w:author="Thomas Harter" w:date="2024-03-18T01:22:00Z">
        <w:del w:id="559" w:author="Claire Kouba" w:date="2024-03-19T11:29:00Z">
          <w:r w:rsidDel="008B644B">
            <w:delText>ment of</w:delText>
          </w:r>
        </w:del>
      </w:ins>
      <w:del w:id="560" w:author="Claire Kouba" w:date="2024-03-19T11:29:00Z">
        <w:r w:rsidR="0080747B" w:rsidDel="008B644B">
          <w:delText xml:space="preserve"> each cohort’s </w:delText>
        </w:r>
      </w:del>
      <w:ins w:id="561" w:author="Thomas Harter" w:date="2024-03-18T01:24:00Z">
        <w:del w:id="562" w:author="Claire Kouba" w:date="2024-03-19T11:29:00Z">
          <w:r w:rsidR="00703985" w:rsidDel="008B644B">
            <w:delText xml:space="preserve">life stage </w:delText>
          </w:r>
          <w:r w:rsidR="00DF022F" w:rsidDel="008B644B">
            <w:delText xml:space="preserve">to the </w:delText>
          </w:r>
        </w:del>
      </w:ins>
      <w:del w:id="563" w:author="Claire Kouba" w:date="2024-03-19T11:29:00Z">
        <w:r w:rsidR="0080747B" w:rsidDel="008B644B">
          <w:delText xml:space="preserve">ecological observations </w:delText>
        </w:r>
      </w:del>
      <w:ins w:id="564" w:author="Thomas Harter" w:date="2024-03-18T01:24:00Z">
        <w:del w:id="565" w:author="Claire Kouba" w:date="2024-03-19T11:29:00Z">
          <w:r w:rsidR="00DF022F" w:rsidDel="008B644B">
            <w:delText xml:space="preserve">and </w:delText>
          </w:r>
        </w:del>
      </w:ins>
      <w:del w:id="566" w:author="Claire Kouba" w:date="2024-03-19T11:29:00Z">
        <w:r w:rsidR="0080747B" w:rsidDel="008B644B">
          <w:delText xml:space="preserve">to the metrics of flow phenomena occurring at each life stage. </w:delText>
        </w:r>
      </w:del>
      <w:del w:id="567" w:author="Thomas Harter" w:date="2024-03-21T05:35:00Z">
        <w:r w:rsidR="0080747B" w:rsidDel="00387333">
          <w:delText>T</w:delText>
        </w:r>
      </w:del>
      <w:ins w:id="568" w:author="Thomas Harter" w:date="2024-03-21T05:35:00Z">
        <w:r w:rsidR="00387333">
          <w:t xml:space="preserve"> For </w:t>
        </w:r>
      </w:ins>
      <w:del w:id="569" w:author="Thomas Harter" w:date="2024-03-21T05:35:00Z">
        <w:r w:rsidR="0080747B" w:rsidDel="008E0F41">
          <w:delText xml:space="preserve">he </w:delText>
        </w:r>
      </w:del>
      <w:r w:rsidR="0080747B">
        <w:t xml:space="preserve">coho salmon </w:t>
      </w:r>
      <w:ins w:id="570" w:author="Thomas Harter" w:date="2024-03-21T05:36:00Z">
        <w:r w:rsidR="008E0F41">
          <w:t xml:space="preserve">the </w:t>
        </w:r>
      </w:ins>
      <w:r w:rsidR="0080747B">
        <w:t>life cycle is largely regular in Scott Valley, with 3 defined cohorts that each return to natal streams at 3 years of age (e.g., CDFW 2021). Conversely, the majority of Chinook salmon return to spawn when they are 2 to 6 years old (Bourret, Caudill, and Keefer 2016), resulting in less of a cohort structure than for coho.</w:t>
      </w:r>
      <w:ins w:id="571" w:author="Thomas Harter" w:date="2024-03-21T05:37:00Z">
        <w:r w:rsidR="00F611EC">
          <w:t xml:space="preserve"> Here we define the alignment </w:t>
        </w:r>
      </w:ins>
      <w:ins w:id="572" w:author="Thomas Harter" w:date="2024-03-21T05:41:00Z">
        <w:r w:rsidR="008B391A">
          <w:t xml:space="preserve">(i.e., mapping) </w:t>
        </w:r>
      </w:ins>
      <w:ins w:id="573" w:author="Thomas Harter" w:date="2024-03-21T05:37:00Z">
        <w:r w:rsidR="00F611EC">
          <w:t xml:space="preserve">of </w:t>
        </w:r>
        <w:r w:rsidR="00D414BE">
          <w:t>a specific generation of fi</w:t>
        </w:r>
      </w:ins>
      <w:ins w:id="574" w:author="Thomas Harter" w:date="2024-03-21T05:38:00Z">
        <w:r w:rsidR="00D414BE">
          <w:t xml:space="preserve">sh (ecologic outcome) </w:t>
        </w:r>
      </w:ins>
      <w:ins w:id="575" w:author="Thomas Harter" w:date="2024-03-21T05:39:00Z">
        <w:r w:rsidR="0000655D">
          <w:t>with</w:t>
        </w:r>
      </w:ins>
      <w:ins w:id="576" w:author="Thomas Harter" w:date="2024-03-21T05:38:00Z">
        <w:r w:rsidR="00D414BE">
          <w:t xml:space="preserve"> hydrologic metrics</w:t>
        </w:r>
        <w:r w:rsidR="00CA4298">
          <w:t xml:space="preserve"> (predic</w:t>
        </w:r>
      </w:ins>
      <w:ins w:id="577" w:author="Thomas Harter" w:date="2024-03-21T05:39:00Z">
        <w:r w:rsidR="00CA4298">
          <w:t>tors)</w:t>
        </w:r>
      </w:ins>
      <w:ins w:id="578" w:author="Thomas Harter" w:date="2024-03-21T05:38:00Z">
        <w:r w:rsidR="00D414BE">
          <w:t xml:space="preserve"> observed</w:t>
        </w:r>
      </w:ins>
      <w:ins w:id="579" w:author="Thomas Harter" w:date="2024-03-21T05:39:00Z">
        <w:r w:rsidR="0000655D">
          <w:t xml:space="preserve"> across </w:t>
        </w:r>
      </w:ins>
      <w:ins w:id="580" w:author="Thomas Harter" w:date="2024-03-21T06:07:00Z">
        <w:r w:rsidR="007011A2">
          <w:t>the portion of their</w:t>
        </w:r>
      </w:ins>
      <w:ins w:id="581" w:author="Thomas Harter" w:date="2024-03-21T05:39:00Z">
        <w:r w:rsidR="0000655D">
          <w:t xml:space="preserve"> life cycle </w:t>
        </w:r>
      </w:ins>
      <w:ins w:id="582" w:author="Thomas Harter" w:date="2024-03-21T06:07:00Z">
        <w:r w:rsidR="007011A2">
          <w:t xml:space="preserve">spent </w:t>
        </w:r>
      </w:ins>
      <w:ins w:id="583" w:author="Thomas Harter" w:date="2024-03-21T05:39:00Z">
        <w:r w:rsidR="0000655D">
          <w:t>in the Scott River system.</w:t>
        </w:r>
      </w:ins>
    </w:p>
    <w:p w14:paraId="2E89BA54" w14:textId="633CAD7A" w:rsidR="00C26AC4" w:rsidRDefault="0080747B">
      <w:pPr>
        <w:pStyle w:val="Heading3"/>
      </w:pPr>
      <w:bookmarkStart w:id="584" w:name="data-alignment---coho"/>
      <w:r>
        <w:rPr>
          <w:rStyle w:val="SectionNumber"/>
        </w:rPr>
        <w:t>3.</w:t>
      </w:r>
      <w:del w:id="585" w:author="Claire Kouba" w:date="2024-03-12T21:15:00Z">
        <w:r w:rsidDel="007D57EB">
          <w:rPr>
            <w:rStyle w:val="SectionNumber"/>
          </w:rPr>
          <w:delText>2</w:delText>
        </w:r>
      </w:del>
      <w:ins w:id="586" w:author="Claire Kouba" w:date="2024-03-12T21:15:00Z">
        <w:r w:rsidR="007D57EB">
          <w:rPr>
            <w:rStyle w:val="SectionNumber"/>
          </w:rPr>
          <w:t>3</w:t>
        </w:r>
      </w:ins>
      <w:r>
        <w:rPr>
          <w:rStyle w:val="SectionNumber"/>
        </w:rPr>
        <w:t>.1</w:t>
      </w:r>
      <w:r>
        <w:tab/>
        <w:t>Data alignment - coho</w:t>
      </w:r>
    </w:p>
    <w:p w14:paraId="74BDF46A" w14:textId="67103349" w:rsidR="00C26AC4" w:rsidRDefault="0080747B">
      <w:pPr>
        <w:pStyle w:val="FirstParagraph"/>
      </w:pPr>
      <w:moveFromRangeStart w:id="587" w:author="Thomas Harter" w:date="2024-03-21T06:05:00Z" w:name="move161893565"/>
      <w:moveFrom w:id="588" w:author="Thomas Harter" w:date="2024-03-21T06:05:00Z">
        <w:r w:rsidDel="008B065F">
          <w:t xml:space="preserve">Water managers think of flow in terms of water years, making it the relevant unit for decision-support tools. However, a cohort of coho salmon experiences conditions during multiple water years. </w:t>
        </w:r>
      </w:moveFrom>
      <w:moveFromRangeEnd w:id="587"/>
      <w:r>
        <w:t xml:space="preserve">The relevant unit of time for identifying the impacts of freshwater hydrology on a </w:t>
      </w:r>
      <w:ins w:id="589" w:author="Thomas Harter" w:date="2024-03-21T06:07:00Z">
        <w:r w:rsidR="00B61C45">
          <w:t>coho</w:t>
        </w:r>
      </w:ins>
      <w:ins w:id="590" w:author="Thomas Harter" w:date="2024-03-21T06:08:00Z">
        <w:r w:rsidR="00B61C45">
          <w:t xml:space="preserve"> </w:t>
        </w:r>
      </w:ins>
      <w:r>
        <w:t xml:space="preserve">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w:t>
      </w:r>
      <w:r>
        <w:lastRenderedPageBreak/>
        <w:t>outmigration occurs in June or earlier (Moyle 2002), but the September-July duration was chosen to capture critical life stages even in extreme water years.</w:t>
      </w:r>
    </w:p>
    <w:p w14:paraId="365686C9" w14:textId="77777777" w:rsidR="00C26AC4" w:rsidRDefault="0080747B">
      <w:pPr>
        <w:pStyle w:val="BodyText"/>
      </w:pPr>
      <w:r>
        <w:t>For convenience in referring to hydrologic metrics in different water years, this Coho Freshwater Life Period has been broken up into three subperiods (as shown in Figure 3 and described in Table 1):</w:t>
      </w:r>
    </w:p>
    <w:p w14:paraId="307DA5A9" w14:textId="77777777" w:rsidR="00C26AC4" w:rsidRDefault="0080747B">
      <w:pPr>
        <w:pStyle w:val="Compact"/>
        <w:numPr>
          <w:ilvl w:val="0"/>
          <w:numId w:val="4"/>
        </w:numPr>
      </w:pPr>
      <w:r>
        <w:t>Brood Year (BY), September-December of the year of the cohort’s parents’ spawning</w:t>
      </w:r>
    </w:p>
    <w:p w14:paraId="5F4919A9" w14:textId="77777777" w:rsidR="00C26AC4" w:rsidRDefault="0080747B">
      <w:pPr>
        <w:pStyle w:val="Compact"/>
        <w:numPr>
          <w:ilvl w:val="0"/>
          <w:numId w:val="4"/>
        </w:numPr>
      </w:pPr>
      <w:r>
        <w:t>Rearing Year (RY), January-December of the full year the cohort spends in the watershed</w:t>
      </w:r>
    </w:p>
    <w:p w14:paraId="126A5D5C" w14:textId="77777777" w:rsidR="00C26AC4" w:rsidRDefault="0080747B">
      <w:pPr>
        <w:pStyle w:val="Compact"/>
        <w:numPr>
          <w:ilvl w:val="0"/>
          <w:numId w:val="4"/>
        </w:numPr>
      </w:pPr>
      <w:r>
        <w:t>Smolt Year (SY), January-July of the year of the cohort’s smolt outmigration</w:t>
      </w:r>
    </w:p>
    <w:p w14:paraId="158C5AA8" w14:textId="6C7BE70B" w:rsidR="00C26AC4" w:rsidRDefault="0080747B">
      <w:pPr>
        <w:pStyle w:val="FirstParagraph"/>
      </w:pPr>
      <w:r>
        <w:t xml:space="preserve">Coho Freshwater Life Periods overlap, e.g., the fall pulse flows in water year </w:t>
      </w:r>
      <m:oMath>
        <m:r>
          <w:rPr>
            <w:rFonts w:ascii="Cambria Math" w:hAnsi="Cambria Math"/>
          </w:rPr>
          <m:t>i</m:t>
        </m:r>
      </m:oMath>
      <w:r>
        <w:t xml:space="preserve"> take place during one cohort’s Brood Year, and the same fall flows occur during the end of the Rearing Year for the cohort born in water year </w:t>
      </w:r>
      <m:oMath>
        <m:r>
          <w:rPr>
            <w:rFonts w:ascii="Cambria Math" w:hAnsi="Cambria Math"/>
          </w:rPr>
          <m:t>i</m:t>
        </m:r>
        <m:r>
          <m:rPr>
            <m:sty m:val="p"/>
          </m:rPr>
          <w:rPr>
            <w:rFonts w:ascii="Cambria Math" w:hAnsi="Cambria Math"/>
          </w:rPr>
          <m:t>-</m:t>
        </m:r>
        <m:r>
          <w:rPr>
            <w:rFonts w:ascii="Cambria Math" w:hAnsi="Cambria Math"/>
          </w:rPr>
          <m:t>1</m:t>
        </m:r>
      </m:oMath>
      <w:r>
        <w:t>. In some rare cases, flow metrics may fall outside their designated subperiods (e.g., the extreme dry water year of 2014, in which the “fall reconnection” of flows in Brood Year 2013 did not occur until February of the cohort’s Rearing Year)</w:t>
      </w:r>
      <w:ins w:id="591" w:author="Thomas Harter" w:date="2024-03-21T05:43:00Z">
        <w:r w:rsidR="00D540EC">
          <w:t>. Nonetheless</w:t>
        </w:r>
      </w:ins>
      <w:r>
        <w:t xml:space="preserve">, </w:t>
      </w:r>
      <w:ins w:id="592" w:author="Thomas Harter" w:date="2024-03-21T05:44:00Z">
        <w:r w:rsidR="000376B8">
          <w:t>for consistency</w:t>
        </w:r>
      </w:ins>
      <w:ins w:id="593" w:author="Thomas Harter" w:date="2024-03-21T05:46:00Z">
        <w:r w:rsidR="00CE7529">
          <w:t>,</w:t>
        </w:r>
      </w:ins>
      <w:ins w:id="594" w:author="Thomas Harter" w:date="2024-03-21T05:44:00Z">
        <w:r w:rsidR="000376B8">
          <w:t xml:space="preserve"> </w:t>
        </w:r>
      </w:ins>
      <w:del w:id="595" w:author="Thomas Harter" w:date="2024-03-21T05:43:00Z">
        <w:r w:rsidDel="00D540EC">
          <w:delText xml:space="preserve">but </w:delText>
        </w:r>
      </w:del>
      <w:del w:id="596" w:author="Thomas Harter" w:date="2024-03-21T05:44:00Z">
        <w:r w:rsidDel="00173E29">
          <w:delText>t</w:delText>
        </w:r>
      </w:del>
      <w:ins w:id="597" w:author="Thomas Harter" w:date="2024-03-21T05:45:00Z">
        <w:r w:rsidR="00AE23D0">
          <w:t xml:space="preserve">even a </w:t>
        </w:r>
      </w:ins>
      <w:ins w:id="598" w:author="Thomas Harter" w:date="2024-03-21T05:46:00Z">
        <w:r w:rsidR="00CE7529">
          <w:t xml:space="preserve">January or </w:t>
        </w:r>
      </w:ins>
      <w:ins w:id="599" w:author="Thomas Harter" w:date="2024-03-21T05:45:00Z">
        <w:r w:rsidR="00AE23D0">
          <w:t>Februar</w:t>
        </w:r>
      </w:ins>
      <w:ins w:id="600" w:author="Thomas Harter" w:date="2024-03-21T05:46:00Z">
        <w:r w:rsidR="00CE7529">
          <w:t>y</w:t>
        </w:r>
      </w:ins>
      <w:ins w:id="601" w:author="Thomas Harter" w:date="2024-03-21T05:45:00Z">
        <w:r w:rsidR="00AE23D0">
          <w:t xml:space="preserve"> reconnection date</w:t>
        </w:r>
      </w:ins>
      <w:del w:id="602" w:author="Thomas Harter" w:date="2024-03-21T05:44:00Z">
        <w:r w:rsidDel="00173E29">
          <w:delText>he</w:delText>
        </w:r>
      </w:del>
      <w:del w:id="603" w:author="Thomas Harter" w:date="2024-03-21T05:43:00Z">
        <w:r w:rsidDel="00A82A96">
          <w:delText>y</w:delText>
        </w:r>
      </w:del>
      <w:r>
        <w:t xml:space="preserve"> will be </w:t>
      </w:r>
      <w:del w:id="604" w:author="Thomas Harter" w:date="2024-03-21T05:43:00Z">
        <w:r w:rsidDel="00A82A96">
          <w:delText xml:space="preserve">nevertheless be </w:delText>
        </w:r>
      </w:del>
      <w:r>
        <w:t xml:space="preserve">referred to by </w:t>
      </w:r>
      <w:del w:id="605" w:author="Thomas Harter" w:date="2024-03-21T05:45:00Z">
        <w:r w:rsidDel="00AE23D0">
          <w:delText xml:space="preserve">these </w:delText>
        </w:r>
      </w:del>
      <w:ins w:id="606" w:author="Thomas Harter" w:date="2024-03-21T05:45:00Z">
        <w:r w:rsidR="00AE23D0">
          <w:t xml:space="preserve">the previous fall </w:t>
        </w:r>
      </w:ins>
      <w:ins w:id="607" w:author="Thomas Harter" w:date="2024-03-21T05:46:00Z">
        <w:r w:rsidR="00CE7529">
          <w:t xml:space="preserve">year </w:t>
        </w:r>
      </w:ins>
      <w:r>
        <w:t>designation</w:t>
      </w:r>
      <w:del w:id="608" w:author="Thomas Harter" w:date="2024-03-21T05:45:00Z">
        <w:r w:rsidDel="00CE7529">
          <w:delText>s</w:delText>
        </w:r>
      </w:del>
      <w:del w:id="609" w:author="Thomas Harter" w:date="2024-03-21T05:44:00Z">
        <w:r w:rsidDel="000376B8">
          <w:delText xml:space="preserve"> for consistency</w:delText>
        </w:r>
      </w:del>
      <w:r>
        <w:t>.</w:t>
      </w:r>
    </w:p>
    <w:p w14:paraId="4AF56B7F" w14:textId="7406E6F4" w:rsidR="008B644B" w:rsidRDefault="0080747B">
      <w:pPr>
        <w:pStyle w:val="BodyText"/>
        <w:rPr>
          <w:ins w:id="610" w:author="Claire Kouba" w:date="2024-03-19T11:33:00Z"/>
        </w:rPr>
      </w:pPr>
      <w:r>
        <w:t xml:space="preserve">To build empirical relationships between hydrology and biology, </w:t>
      </w:r>
      <w:ins w:id="611" w:author="Thomas Harter" w:date="2024-03-21T02:58:00Z">
        <w:r w:rsidR="00D428A3">
          <w:t>ecological response variable</w:t>
        </w:r>
      </w:ins>
      <w:ins w:id="612" w:author="Thomas Harter" w:date="2024-03-21T02:59:00Z">
        <w:r w:rsidR="00B32B14">
          <w:t>s</w:t>
        </w:r>
      </w:ins>
      <w:ins w:id="613" w:author="Thomas Harter" w:date="2024-03-21T02:58:00Z">
        <w:r w:rsidR="00D428A3">
          <w:t xml:space="preserve"> were </w:t>
        </w:r>
      </w:ins>
      <w:ins w:id="614" w:author="Thomas Harter" w:date="2024-03-21T03:03:00Z">
        <w:r w:rsidR="00B620D6">
          <w:t>indexed</w:t>
        </w:r>
      </w:ins>
      <w:del w:id="615" w:author="Thomas Harter" w:date="2024-03-21T02:58:00Z">
        <w:r w:rsidDel="00E742E4">
          <w:delText>w</w:delText>
        </w:r>
      </w:del>
      <w:ins w:id="616" w:author="Thomas Harter" w:date="2024-03-21T02:58:00Z">
        <w:r w:rsidR="00E742E4">
          <w:t xml:space="preserve"> </w:t>
        </w:r>
      </w:ins>
      <w:del w:id="617" w:author="Thomas Harter" w:date="2024-03-21T02:58:00Z">
        <w:r w:rsidDel="00E742E4">
          <w:delText xml:space="preserve">e tabulated the flow metrics </w:delText>
        </w:r>
      </w:del>
      <w:r>
        <w:t xml:space="preserve">by Brood Year of the affected cohort </w:t>
      </w:r>
      <w:ins w:id="618" w:author="Thomas Harter" w:date="2024-03-21T03:02:00Z">
        <w:r w:rsidR="002257C0">
          <w:t>and hydrologic</w:t>
        </w:r>
        <w:r w:rsidR="009741D2">
          <w:t xml:space="preserve"> metrics</w:t>
        </w:r>
      </w:ins>
      <w:ins w:id="619" w:author="Thomas Harter" w:date="2024-03-21T03:03:00Z">
        <w:r w:rsidR="009741D2">
          <w:t xml:space="preserve"> tabulated accord</w:t>
        </w:r>
      </w:ins>
      <w:ins w:id="620" w:author="Thomas Harter" w:date="2024-03-21T03:04:00Z">
        <w:r w:rsidR="00DF6147">
          <w:t>ingly</w:t>
        </w:r>
        <w:r w:rsidR="0049185F">
          <w:t xml:space="preserve"> </w:t>
        </w:r>
      </w:ins>
      <w:r>
        <w:rPr>
          <w:i/>
          <w:iCs/>
        </w:rPr>
        <w:t>(Supplemental Table 1)</w:t>
      </w:r>
      <w:r>
        <w:t xml:space="preserve">. </w:t>
      </w:r>
      <w:ins w:id="621" w:author="Claire Kouba" w:date="2024-03-19T11:33:00Z">
        <w:r w:rsidR="008B644B">
          <w:t xml:space="preserve">For example, the value for </w:t>
        </w:r>
      </w:ins>
      <w:ins w:id="622" w:author="Claire Kouba" w:date="2024-03-19T11:51:00Z">
        <w:r w:rsidR="003C0392">
          <w:t>fall reconnection timing</w:t>
        </w:r>
        <w:r w:rsidR="00EA5A64">
          <w:t xml:space="preserve"> (100 </w:t>
        </w:r>
        <w:proofErr w:type="spellStart"/>
        <w:r w:rsidR="00EA5A64">
          <w:t>cfs</w:t>
        </w:r>
        <w:proofErr w:type="spellEnd"/>
        <w:r w:rsidR="00EA5A64">
          <w:t xml:space="preserve"> flow threshold)</w:t>
        </w:r>
        <w:r w:rsidR="003C0392">
          <w:t xml:space="preserve"> in fall </w:t>
        </w:r>
      </w:ins>
      <w:ins w:id="623" w:author="Claire Kouba" w:date="2024-03-19T11:33:00Z">
        <w:r w:rsidR="008B644B">
          <w:t>of 201</w:t>
        </w:r>
      </w:ins>
      <w:ins w:id="624" w:author="Claire Kouba" w:date="2024-03-19T11:51:00Z">
        <w:r w:rsidR="00EA5A64">
          <w:t>1</w:t>
        </w:r>
      </w:ins>
      <w:ins w:id="625" w:author="Claire Kouba" w:date="2024-03-19T11:33:00Z">
        <w:r w:rsidR="008B644B">
          <w:t xml:space="preserve"> was assigned to the</w:t>
        </w:r>
      </w:ins>
      <w:ins w:id="626" w:author="Claire Kouba" w:date="2024-03-19T11:36:00Z">
        <w:r w:rsidR="008B644B">
          <w:t xml:space="preserve"> column “</w:t>
        </w:r>
      </w:ins>
      <w:ins w:id="627" w:author="Claire Kouba" w:date="2024-03-19T11:51:00Z">
        <w:r w:rsidR="003C0392">
          <w:t>BY_recon_</w:t>
        </w:r>
        <w:r w:rsidR="00EA5A64">
          <w:t>100</w:t>
        </w:r>
      </w:ins>
      <w:ins w:id="628" w:author="Claire Kouba" w:date="2024-03-19T11:36:00Z">
        <w:r w:rsidR="008B644B">
          <w:t>”</w:t>
        </w:r>
      </w:ins>
      <w:ins w:id="629" w:author="Claire Kouba" w:date="2024-03-19T11:52:00Z">
        <w:r w:rsidR="00EA5A64">
          <w:t xml:space="preserve"> for the</w:t>
        </w:r>
      </w:ins>
      <w:ins w:id="630" w:author="Claire Kouba" w:date="2024-03-19T11:36:00Z">
        <w:r w:rsidR="008B644B">
          <w:t xml:space="preserve"> </w:t>
        </w:r>
      </w:ins>
      <w:ins w:id="631" w:author="Claire Kouba" w:date="2024-03-19T11:34:00Z">
        <w:r w:rsidR="008B644B">
          <w:t>Brood Year 2011 cohort</w:t>
        </w:r>
      </w:ins>
      <w:ins w:id="632" w:author="Claire Kouba" w:date="2024-03-19T11:35:00Z">
        <w:r w:rsidR="008B644B">
          <w:t xml:space="preserve">. The same value was assigned to the </w:t>
        </w:r>
      </w:ins>
      <w:ins w:id="633" w:author="Claire Kouba" w:date="2024-03-19T11:52:00Z">
        <w:r w:rsidR="00EA5A64">
          <w:t>column “RY_recon_100” for the Brood Year 2010</w:t>
        </w:r>
      </w:ins>
      <w:ins w:id="634" w:author="Claire Kouba" w:date="2024-03-19T11:35:00Z">
        <w:r w:rsidR="008B644B">
          <w:t xml:space="preserve">, which experienced </w:t>
        </w:r>
      </w:ins>
      <w:ins w:id="635" w:author="Claire Kouba" w:date="2024-03-19T11:52:00Z">
        <w:r w:rsidR="00EA5A64">
          <w:t>fall</w:t>
        </w:r>
      </w:ins>
      <w:ins w:id="636" w:author="Claire Kouba" w:date="2024-03-19T11:35:00Z">
        <w:r w:rsidR="008B644B">
          <w:t xml:space="preserve"> 201</w:t>
        </w:r>
      </w:ins>
      <w:ins w:id="637" w:author="Claire Kouba" w:date="2024-03-19T11:52:00Z">
        <w:r w:rsidR="00EA5A64">
          <w:t>1</w:t>
        </w:r>
      </w:ins>
      <w:ins w:id="638" w:author="Claire Kouba" w:date="2024-03-19T11:35:00Z">
        <w:r w:rsidR="008B644B">
          <w:t xml:space="preserve"> as </w:t>
        </w:r>
      </w:ins>
      <w:ins w:id="639" w:author="Claire Kouba" w:date="2024-03-19T11:56:00Z">
        <w:r w:rsidR="00EA5A64">
          <w:t>rearing</w:t>
        </w:r>
      </w:ins>
      <w:ins w:id="640" w:author="Claire Kouba" w:date="2024-03-19T11:35:00Z">
        <w:r w:rsidR="008B644B">
          <w:t xml:space="preserve"> juveniles</w:t>
        </w:r>
      </w:ins>
      <w:ins w:id="641" w:author="Claire Kouba" w:date="2024-03-19T11:33:00Z">
        <w:r w:rsidR="008B644B">
          <w:t>.</w:t>
        </w:r>
      </w:ins>
    </w:p>
    <w:p w14:paraId="447E9667" w14:textId="4F03AD8A" w:rsidR="00C26AC4" w:rsidRDefault="00EA5A64">
      <w:pPr>
        <w:pStyle w:val="BodyText"/>
      </w:pPr>
      <w:ins w:id="642" w:author="Claire Kouba" w:date="2024-03-19T11:53:00Z">
        <w:r>
          <w:t>Each brood year</w:t>
        </w:r>
        <w:del w:id="643" w:author="Thomas Harter" w:date="2024-03-21T03:05:00Z">
          <w:r w:rsidDel="00E6321E">
            <w:delText xml:space="preserve"> (i.e., </w:delText>
          </w:r>
        </w:del>
      </w:ins>
      <w:del w:id="644" w:author="Thomas Harter" w:date="2024-03-21T03:05:00Z">
        <w:r w:rsidR="0080747B" w:rsidDel="00E6321E">
          <w:delText>In each record (or row) of this table</w:delText>
        </w:r>
      </w:del>
      <w:ins w:id="645" w:author="Claire Kouba" w:date="2024-03-19T11:53:00Z">
        <w:del w:id="646" w:author="Thomas Harter" w:date="2024-03-21T03:05:00Z">
          <w:r w:rsidDel="00E6321E">
            <w:delText>)</w:delText>
          </w:r>
        </w:del>
      </w:ins>
      <w:del w:id="647" w:author="Thomas Harter" w:date="2024-03-21T03:05:00Z">
        <w:r w:rsidR="0080747B" w:rsidDel="00E6321E">
          <w:delText xml:space="preserve">, </w:delText>
        </w:r>
      </w:del>
      <w:ins w:id="648" w:author="Thomas Harter" w:date="2024-03-21T03:05:00Z">
        <w:r w:rsidR="00E6321E">
          <w:t xml:space="preserve"> </w:t>
        </w:r>
      </w:ins>
      <w:ins w:id="649" w:author="Claire Kouba" w:date="2024-03-19T11:53:00Z">
        <w:r>
          <w:t xml:space="preserve">is associated with </w:t>
        </w:r>
      </w:ins>
      <w:r w:rsidR="0080747B">
        <w:t xml:space="preserve">multiple </w:t>
      </w:r>
      <w:ins w:id="650" w:author="Thomas Harter" w:date="2024-03-21T03:06:00Z">
        <w:r w:rsidR="00A91BF6">
          <w:t xml:space="preserve">ecological response variable, </w:t>
        </w:r>
        <w:proofErr w:type="spellStart"/>
        <w:r w:rsidR="00A91BF6">
          <w:t>i</w:t>
        </w:r>
        <w:proofErr w:type="spellEnd"/>
        <w:r w:rsidR="00A91BF6">
          <w:t xml:space="preserve">..e., </w:t>
        </w:r>
      </w:ins>
      <w:r w:rsidR="0080747B">
        <w:t>“fish outcome” observatio</w:t>
      </w:r>
      <w:ins w:id="651" w:author="Claire Kouba" w:date="2024-03-19T11:54:00Z">
        <w:r>
          <w:t>n type</w:t>
        </w:r>
      </w:ins>
      <w:del w:id="652" w:author="Claire Kouba" w:date="2024-03-19T11:54:00Z">
        <w:r w:rsidR="0080747B" w:rsidDel="00EA5A64">
          <w:delText>n</w:delText>
        </w:r>
      </w:del>
      <w:r w:rsidR="0080747B">
        <w:t>s</w:t>
      </w:r>
      <w:del w:id="653" w:author="Claire Kouba" w:date="2024-03-19T11:54:00Z">
        <w:r w:rsidR="0080747B" w:rsidDel="00EA5A64">
          <w:delText xml:space="preserve"> are assigned to each brood year,</w:delText>
        </w:r>
      </w:del>
      <w:ins w:id="654" w:author="Claire Kouba" w:date="2024-03-19T11:54:00Z">
        <w:r>
          <w:t>,</w:t>
        </w:r>
      </w:ins>
      <w:r w:rsidR="0080747B">
        <w:t xml:space="preserve"> including number of Chinook and coho spawners observed and the estimated number of smolt observed at the end of their CFLP.</w:t>
      </w:r>
      <w:ins w:id="655" w:author="Thomas Harter" w:date="2024-03-21T03:48:00Z">
        <w:r w:rsidR="005C1C00">
          <w:t xml:space="preserve"> Data were </w:t>
        </w:r>
      </w:ins>
      <w:ins w:id="656" w:author="Thomas Harter" w:date="2024-03-21T03:49:00Z">
        <w:r w:rsidR="00636C81">
          <w:t xml:space="preserve">available and </w:t>
        </w:r>
      </w:ins>
      <w:ins w:id="657" w:author="Thomas Harter" w:date="2024-03-21T03:48:00Z">
        <w:r w:rsidR="005C1C00">
          <w:t>compiled for brood years 2004 throu</w:t>
        </w:r>
        <w:r w:rsidR="00636C81">
          <w:t>gh</w:t>
        </w:r>
      </w:ins>
      <w:ins w:id="658" w:author="Thomas Harter" w:date="2024-03-21T03:49:00Z">
        <w:r w:rsidR="00636C81">
          <w:t xml:space="preserve"> 2019</w:t>
        </w:r>
        <w:r w:rsidR="005D2D75">
          <w:t>.</w:t>
        </w:r>
      </w:ins>
      <w:del w:id="659" w:author="Claire Kouba" w:date="2024-03-19T11:54:00Z">
        <w:r w:rsidR="0080747B" w:rsidDel="00EA5A64">
          <w:delText xml:space="preserve"> Hydrologic metrics are assigned to each Brood Year in terms of which flow metrics </w:delText>
        </w:r>
      </w:del>
      <w:ins w:id="660" w:author="Thomas Harter" w:date="2024-03-18T01:26:00Z">
        <w:del w:id="661" w:author="Claire Kouba" w:date="2024-03-19T11:54:00Z">
          <w:r w:rsidR="00E94A54" w:rsidDel="00EA5A64">
            <w:delText xml:space="preserve">that </w:delText>
          </w:r>
        </w:del>
      </w:ins>
      <w:del w:id="662" w:author="Claire Kouba" w:date="2024-03-19T11:54:00Z">
        <w:r w:rsidR="0080747B" w:rsidDel="00EA5A64">
          <w:delText>affected the salmon cohort as eggs, as rearing juveniles, and as yearlings/outmigrating smolt.</w:delText>
        </w:r>
      </w:del>
    </w:p>
    <w:p w14:paraId="475CD02C" w14:textId="659085AA" w:rsidR="00C26AC4" w:rsidRDefault="0080747B">
      <w:pPr>
        <w:pStyle w:val="Heading3"/>
      </w:pPr>
      <w:bookmarkStart w:id="663" w:name="data-alignment---chinook"/>
      <w:bookmarkEnd w:id="584"/>
      <w:r>
        <w:rPr>
          <w:rStyle w:val="SectionNumber"/>
        </w:rPr>
        <w:t>3.</w:t>
      </w:r>
      <w:del w:id="664" w:author="Claire Kouba" w:date="2024-03-12T21:15:00Z">
        <w:r w:rsidDel="007D57EB">
          <w:rPr>
            <w:rStyle w:val="SectionNumber"/>
          </w:rPr>
          <w:delText>2</w:delText>
        </w:r>
      </w:del>
      <w:ins w:id="665" w:author="Claire Kouba" w:date="2024-03-12T21:15:00Z">
        <w:r w:rsidR="007D57EB">
          <w:rPr>
            <w:rStyle w:val="SectionNumber"/>
          </w:rPr>
          <w:t>3</w:t>
        </w:r>
      </w:ins>
      <w:r>
        <w:rPr>
          <w:rStyle w:val="SectionNumber"/>
        </w:rPr>
        <w:t>.2</w:t>
      </w:r>
      <w:r>
        <w:tab/>
        <w:t>Data alignment - Chinook</w:t>
      </w:r>
    </w:p>
    <w:p w14:paraId="4EAB1142" w14:textId="77777777" w:rsidR="00C26AC4" w:rsidRDefault="0080747B">
      <w:pPr>
        <w:pStyle w:val="FirstParagraph"/>
        <w:rPr>
          <w:ins w:id="666" w:author="Thomas Harter" w:date="2024-03-21T03:24:00Z"/>
        </w:rPr>
      </w:pPr>
      <w:r>
        <w:t>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Chinook predictions.</w:t>
      </w:r>
    </w:p>
    <w:p w14:paraId="36EE2A26" w14:textId="77777777" w:rsidR="00E72F88" w:rsidRPr="00E72F88" w:rsidRDefault="00E72F88">
      <w:pPr>
        <w:pStyle w:val="BodyText"/>
        <w:pPrChange w:id="667" w:author="Thomas Harter" w:date="2024-03-21T03:24:00Z">
          <w:pPr>
            <w:pStyle w:val="FirstParagraph"/>
          </w:pPr>
        </w:pPrChange>
      </w:pPr>
    </w:p>
    <w:p w14:paraId="13C1F2B0" w14:textId="3E56B389" w:rsidR="00C26AC4" w:rsidDel="007D3528" w:rsidRDefault="0080747B">
      <w:pPr>
        <w:pStyle w:val="Heading3"/>
        <w:rPr>
          <w:del w:id="668" w:author="Thomas Harter" w:date="2024-03-21T03:23:00Z"/>
        </w:rPr>
        <w:pPrChange w:id="669" w:author="Claire Kouba" w:date="2024-03-12T21:16:00Z">
          <w:pPr>
            <w:pStyle w:val="Heading2"/>
          </w:pPr>
        </w:pPrChange>
      </w:pPr>
      <w:bookmarkStart w:id="670" w:name="X6018d71259a21efbcc9b5e28fcc63c4e048acf0"/>
      <w:bookmarkEnd w:id="434"/>
      <w:bookmarkEnd w:id="663"/>
      <w:del w:id="671" w:author="Thomas Harter" w:date="2024-03-21T03:23:00Z">
        <w:r w:rsidDel="007D3528">
          <w:rPr>
            <w:rStyle w:val="SectionNumber"/>
          </w:rPr>
          <w:lastRenderedPageBreak/>
          <w:delText>3.3</w:delText>
        </w:r>
      </w:del>
      <w:ins w:id="672" w:author="Claire Kouba" w:date="2024-03-12T21:15:00Z">
        <w:del w:id="673" w:author="Thomas Harter" w:date="2024-03-21T03:23:00Z">
          <w:r w:rsidR="007D57EB" w:rsidDel="007D3528">
            <w:rPr>
              <w:rStyle w:val="SectionNumber"/>
            </w:rPr>
            <w:delText>.3</w:delText>
          </w:r>
        </w:del>
      </w:ins>
      <w:del w:id="674" w:author="Thomas Harter" w:date="2024-03-21T03:23:00Z">
        <w:r w:rsidDel="007D3528">
          <w:tab/>
          <w:delText xml:space="preserve">Flow-ecology correlations and </w:delText>
        </w:r>
      </w:del>
      <w:ins w:id="675" w:author="Claire Kouba" w:date="2024-03-19T16:21:00Z">
        <w:del w:id="676" w:author="Thomas Harter" w:date="2024-03-21T03:23:00Z">
          <w:r w:rsidR="00BC2D2E" w:rsidDel="007D3528">
            <w:delText>response metric</w:delText>
          </w:r>
        </w:del>
      </w:ins>
      <w:del w:id="677" w:author="Thomas Harter" w:date="2024-03-21T03:23:00Z">
        <w:r w:rsidDel="007D3528">
          <w:delText xml:space="preserve">first pass predictor </w:delText>
        </w:r>
      </w:del>
      <w:ins w:id="678" w:author="Claire Kouba" w:date="2024-03-12T18:15:00Z">
        <w:del w:id="679" w:author="Thomas Harter" w:date="2024-03-21T03:23:00Z">
          <w:r w:rsidR="009F14DC" w:rsidDel="007D3528">
            <w:delText xml:space="preserve"> </w:delText>
          </w:r>
        </w:del>
      </w:ins>
      <w:del w:id="680" w:author="Thomas Harter" w:date="2024-03-21T03:23:00Z">
        <w:r w:rsidDel="007D3528">
          <w:delText>selection</w:delText>
        </w:r>
      </w:del>
    </w:p>
    <w:p w14:paraId="535E0485" w14:textId="1F7278F4" w:rsidR="00F13D79" w:rsidDel="00FE435A" w:rsidRDefault="00F13D79" w:rsidP="006044F0">
      <w:pPr>
        <w:pStyle w:val="BodyText"/>
        <w:rPr>
          <w:ins w:id="681" w:author="Claire Kouba" w:date="2024-03-12T17:41:00Z"/>
          <w:del w:id="682" w:author="Thomas Harter" w:date="2024-03-21T03:12:00Z"/>
        </w:rPr>
      </w:pPr>
      <w:ins w:id="683" w:author="Claire Kouba" w:date="2024-03-12T17:36:00Z">
        <w:del w:id="684" w:author="Thomas Harter" w:date="2024-03-21T03:06:00Z">
          <w:r w:rsidDel="00D2756D">
            <w:delText>After aligni</w:delText>
          </w:r>
        </w:del>
        <w:del w:id="685" w:author="Thomas Harter" w:date="2024-03-21T03:07:00Z">
          <w:r w:rsidDel="00D2756D">
            <w:delText xml:space="preserve">ng </w:delText>
          </w:r>
        </w:del>
        <w:del w:id="686" w:author="Thomas Harter" w:date="2024-03-21T03:12:00Z">
          <w:r w:rsidDel="00FE435A">
            <w:delText>hydrolog</w:delText>
          </w:r>
        </w:del>
      </w:ins>
      <w:ins w:id="687" w:author="Claire Kouba" w:date="2024-03-12T17:39:00Z">
        <w:del w:id="688" w:author="Thomas Harter" w:date="2024-03-21T03:07:00Z">
          <w:r w:rsidDel="002A11F0">
            <w:delText>y</w:delText>
          </w:r>
        </w:del>
      </w:ins>
      <w:ins w:id="689" w:author="Claire Kouba" w:date="2024-03-12T17:36:00Z">
        <w:del w:id="690" w:author="Thomas Harter" w:date="2024-03-21T03:08:00Z">
          <w:r w:rsidDel="002D30C0">
            <w:delText xml:space="preserve"> </w:delText>
          </w:r>
        </w:del>
        <w:del w:id="691" w:author="Thomas Harter" w:date="2024-03-21T03:12:00Z">
          <w:r w:rsidDel="00FE435A">
            <w:delText xml:space="preserve">data </w:delText>
          </w:r>
        </w:del>
        <w:del w:id="692" w:author="Thomas Harter" w:date="2024-03-21T03:07:00Z">
          <w:r w:rsidDel="002A11F0">
            <w:delText>with</w:delText>
          </w:r>
        </w:del>
        <w:del w:id="693" w:author="Thomas Harter" w:date="2024-03-21T03:12:00Z">
          <w:r w:rsidDel="00FE435A">
            <w:delText xml:space="preserve"> the </w:delText>
          </w:r>
        </w:del>
        <w:del w:id="694" w:author="Thomas Harter" w:date="2024-03-21T03:09:00Z">
          <w:r w:rsidDel="007855B8">
            <w:delText>appropriate</w:delText>
          </w:r>
        </w:del>
        <w:del w:id="695" w:author="Thomas Harter" w:date="2024-03-21T03:12:00Z">
          <w:r w:rsidDel="00FE435A">
            <w:delText xml:space="preserve"> salmon cohort, we assessed the potential for hydrologic metrics to predict biological outcomes by calculating Pearson correlation coefficients </w:delText>
          </w:r>
        </w:del>
      </w:ins>
      <w:ins w:id="696" w:author="Claire Kouba" w:date="2024-03-19T11:56:00Z">
        <w:del w:id="697" w:author="Thomas Harter" w:date="2024-03-21T03:12:00Z">
          <w:r w:rsidR="00EA5A64" w:rsidDel="00FE435A">
            <w:delText xml:space="preserve">(Pearson 1895) </w:delText>
          </w:r>
        </w:del>
      </w:ins>
      <w:ins w:id="698" w:author="Claire Kouba" w:date="2024-03-12T17:36:00Z">
        <w:del w:id="699" w:author="Thomas Harter" w:date="2024-03-21T03:12:00Z">
          <w:r w:rsidDel="00FE435A">
            <w:delText xml:space="preserve">between </w:delText>
          </w:r>
        </w:del>
      </w:ins>
      <w:ins w:id="700" w:author="Claire Kouba" w:date="2024-03-12T18:16:00Z">
        <w:del w:id="701" w:author="Thomas Harter" w:date="2024-03-21T03:12:00Z">
          <w:r w:rsidR="009F14DC" w:rsidDel="00FE435A">
            <w:delText>49</w:delText>
          </w:r>
        </w:del>
      </w:ins>
      <w:ins w:id="702" w:author="Claire Kouba" w:date="2024-03-12T17:36:00Z">
        <w:del w:id="703" w:author="Thomas Harter" w:date="2024-03-21T03:12:00Z">
          <w:r w:rsidDel="00FE435A">
            <w:delText xml:space="preserve"> hydrologic predictors and 7 ecological metrics (4 four </w:delText>
          </w:r>
        </w:del>
      </w:ins>
      <w:ins w:id="704" w:author="Claire Kouba" w:date="2024-03-12T17:40:00Z">
        <w:del w:id="705" w:author="Thomas Harter" w:date="2024-03-21T03:12:00Z">
          <w:r w:rsidDel="00FE435A">
            <w:delText xml:space="preserve">for </w:delText>
          </w:r>
        </w:del>
      </w:ins>
      <w:ins w:id="706" w:author="Claire Kouba" w:date="2024-03-12T17:36:00Z">
        <w:del w:id="707" w:author="Thomas Harter" w:date="2024-03-21T03:12:00Z">
          <w:r w:rsidDel="00FE435A">
            <w:delText>coho and three for Chinook)</w:delText>
          </w:r>
        </w:del>
      </w:ins>
      <w:ins w:id="708" w:author="Claire Kouba" w:date="2024-03-12T18:16:00Z">
        <w:del w:id="709" w:author="Thomas Harter" w:date="2024-03-21T03:12:00Z">
          <w:r w:rsidR="009F14DC" w:rsidDel="00FE435A">
            <w:delText xml:space="preserve"> (</w:delText>
          </w:r>
          <w:r w:rsidR="009F14DC" w:rsidRPr="009F14DC" w:rsidDel="00FE435A">
            <w:rPr>
              <w:i/>
              <w:rPrChange w:id="710" w:author="Claire Kouba" w:date="2024-03-12T18:17:00Z">
                <w:rPr/>
              </w:rPrChange>
            </w:rPr>
            <w:delText>Supplemental Figure 1</w:delText>
          </w:r>
          <w:r w:rsidR="009F14DC" w:rsidDel="00FE435A">
            <w:delText>)</w:delText>
          </w:r>
        </w:del>
      </w:ins>
      <w:ins w:id="711" w:author="Claire Kouba" w:date="2024-03-12T17:36:00Z">
        <w:del w:id="712" w:author="Thomas Harter" w:date="2024-03-21T03:12:00Z">
          <w:r w:rsidDel="00FE435A">
            <w:delText xml:space="preserve">. </w:delText>
          </w:r>
        </w:del>
      </w:ins>
    </w:p>
    <w:p w14:paraId="561D1F8E" w14:textId="7691C0DB" w:rsidR="006044F0" w:rsidDel="007D3528" w:rsidRDefault="00F13D79" w:rsidP="006044F0">
      <w:pPr>
        <w:pStyle w:val="BodyText"/>
        <w:rPr>
          <w:ins w:id="713" w:author="Claire Kouba" w:date="2024-03-12T17:13:00Z"/>
          <w:del w:id="714" w:author="Thomas Harter" w:date="2024-03-21T03:23:00Z"/>
        </w:rPr>
      </w:pPr>
      <w:ins w:id="715" w:author="Claire Kouba" w:date="2024-03-12T17:41:00Z">
        <w:del w:id="716" w:author="Thomas Harter" w:date="2024-03-21T03:23:00Z">
          <w:r w:rsidDel="007D3528">
            <w:delText>O</w:delText>
          </w:r>
        </w:del>
      </w:ins>
      <w:ins w:id="717" w:author="Claire Kouba" w:date="2024-03-12T17:13:00Z">
        <w:del w:id="718" w:author="Thomas Harter" w:date="2024-03-21T03:23:00Z">
          <w:r w:rsidR="006044F0" w:rsidDel="007D3528">
            <w:delText xml:space="preserve">ne </w:delText>
          </w:r>
        </w:del>
      </w:ins>
      <w:ins w:id="719" w:author="Claire Kouba" w:date="2024-03-12T17:41:00Z">
        <w:del w:id="720" w:author="Thomas Harter" w:date="2024-03-21T03:23:00Z">
          <w:r w:rsidDel="007D3528">
            <w:delText xml:space="preserve">metric </w:delText>
          </w:r>
        </w:del>
      </w:ins>
      <w:ins w:id="721" w:author="Claire Kouba" w:date="2024-03-12T17:13:00Z">
        <w:del w:id="722" w:author="Thomas Harter" w:date="2024-03-21T03:23:00Z">
          <w:r w:rsidR="006044F0" w:rsidDel="007D3528">
            <w:delText xml:space="preserve">was selected </w:delText>
          </w:r>
        </w:del>
      </w:ins>
      <w:ins w:id="723" w:author="Claire Kouba" w:date="2024-03-12T17:42:00Z">
        <w:del w:id="724" w:author="Thomas Harter" w:date="2024-03-21T03:23:00Z">
          <w:r w:rsidDel="007D3528">
            <w:delText xml:space="preserve">to represent the ecological response </w:delText>
          </w:r>
        </w:del>
      </w:ins>
      <w:ins w:id="725" w:author="Claire Kouba" w:date="2024-03-12T17:13:00Z">
        <w:del w:id="726" w:author="Thomas Harter" w:date="2024-03-21T03:23:00Z">
          <w:r w:rsidR="006044F0" w:rsidDel="007D3528">
            <w:delText>for each species for further analysis (see further details in Results):</w:delText>
          </w:r>
        </w:del>
      </w:ins>
    </w:p>
    <w:p w14:paraId="554989E3" w14:textId="3B667331" w:rsidR="004D72A2" w:rsidDel="007D3528" w:rsidRDefault="006044F0" w:rsidP="00CA4C9C">
      <w:pPr>
        <w:pStyle w:val="Compact"/>
        <w:numPr>
          <w:ilvl w:val="0"/>
          <w:numId w:val="6"/>
        </w:numPr>
        <w:rPr>
          <w:ins w:id="727" w:author="Claire Kouba" w:date="2024-03-12T17:13:00Z"/>
          <w:del w:id="728" w:author="Thomas Harter" w:date="2024-03-21T03:23:00Z"/>
        </w:rPr>
      </w:pPr>
      <w:ins w:id="729" w:author="Claire Kouba" w:date="2024-03-12T17:13:00Z">
        <w:del w:id="730" w:author="Thomas Harter" w:date="2024-03-21T03:23:00Z">
          <w:r w:rsidDel="007D3528">
            <w:delText>coho smolt per female (coho spf)</w:delText>
          </w:r>
        </w:del>
      </w:ins>
    </w:p>
    <w:p w14:paraId="7DC6FE77" w14:textId="01527D33" w:rsidR="006044F0" w:rsidDel="007D3528" w:rsidRDefault="006044F0">
      <w:pPr>
        <w:pStyle w:val="Compact"/>
        <w:numPr>
          <w:ilvl w:val="0"/>
          <w:numId w:val="6"/>
        </w:numPr>
        <w:rPr>
          <w:ins w:id="731" w:author="Claire Kouba" w:date="2024-03-12T17:13:00Z"/>
          <w:del w:id="732" w:author="Thomas Harter" w:date="2024-03-21T03:23:00Z"/>
        </w:rPr>
        <w:pPrChange w:id="733" w:author="Claire Kouba" w:date="2024-03-12T17:13:00Z">
          <w:pPr>
            <w:pStyle w:val="FirstParagraph"/>
          </w:pPr>
        </w:pPrChange>
      </w:pPr>
      <w:ins w:id="734" w:author="Claire Kouba" w:date="2024-03-12T17:13:00Z">
        <w:del w:id="735" w:author="Thomas Harter" w:date="2024-03-21T03:23:00Z">
          <w:r w:rsidDel="007D3528">
            <w:delText>Chinook juvenile per adult (Chinook jpa)</w:delText>
          </w:r>
        </w:del>
      </w:ins>
    </w:p>
    <w:p w14:paraId="1287F806" w14:textId="329DD79D" w:rsidR="00C26AC4" w:rsidDel="007D3528" w:rsidRDefault="0080747B">
      <w:pPr>
        <w:pStyle w:val="FirstParagraph"/>
        <w:rPr>
          <w:del w:id="736" w:author="Thomas Harter" w:date="2024-03-21T03:23:00Z"/>
        </w:rPr>
      </w:pPr>
      <w:del w:id="737" w:author="Thomas Harter" w:date="2024-03-21T03:23:00Z">
        <w:r w:rsidDel="007D3528">
          <w:delText>After this exercise to align the hydrologic metric data with the appropriate salmon cohort, we assessed the potential for hydrologic metrics to predict biological outcomes by calculating Pearson correlation coefficients. Correlation coefficients were calculated between all hydrologic metrics under consideration and each of four biological measurements (e.g., number of spawners observed and estimated number of outmigrating smolt; see Results). This set of correlations was used to refine the set of predictors evaluated in the second step of predictor selection. The refined set consisted of the following:</w:delText>
        </w:r>
      </w:del>
    </w:p>
    <w:p w14:paraId="0542A67F" w14:textId="08A7DC15" w:rsidR="00C26AC4" w:rsidDel="007D3528" w:rsidRDefault="0080747B">
      <w:pPr>
        <w:pStyle w:val="Compact"/>
        <w:numPr>
          <w:ilvl w:val="0"/>
          <w:numId w:val="5"/>
        </w:numPr>
        <w:rPr>
          <w:del w:id="738" w:author="Thomas Harter" w:date="2024-03-21T03:23:00Z"/>
        </w:rPr>
      </w:pPr>
      <w:del w:id="739" w:author="Thomas Harter" w:date="2024-03-21T03:23:00Z">
        <w:r w:rsidDel="007D3528">
          <w:delText>Reconnection dates, for Brood Year and Rearing Year, for 10, 15, 20, and 100 cfs</w:delText>
        </w:r>
      </w:del>
    </w:p>
    <w:p w14:paraId="68F9FEF8" w14:textId="26B0B4F3" w:rsidR="00C26AC4" w:rsidDel="007D3528" w:rsidRDefault="0080747B">
      <w:pPr>
        <w:pStyle w:val="Compact"/>
        <w:numPr>
          <w:ilvl w:val="0"/>
          <w:numId w:val="5"/>
        </w:numPr>
        <w:rPr>
          <w:del w:id="740" w:author="Thomas Harter" w:date="2024-03-21T03:23:00Z"/>
        </w:rPr>
      </w:pPr>
      <w:del w:id="741" w:author="Thomas Harter" w:date="2024-03-21T03:23:00Z">
        <w:r w:rsidDel="007D3528">
          <w:delText>Disconnection dates, for the Rearing Year, for 10, 15, 20 and 100 cfs, and for 100 cfs in the Smolt Year</w:delText>
        </w:r>
      </w:del>
    </w:p>
    <w:p w14:paraId="59B77012" w14:textId="6A0182FD" w:rsidR="00C26AC4" w:rsidDel="007D3528" w:rsidRDefault="0080747B">
      <w:pPr>
        <w:pStyle w:val="Compact"/>
        <w:numPr>
          <w:ilvl w:val="0"/>
          <w:numId w:val="5"/>
        </w:numPr>
        <w:rPr>
          <w:del w:id="742" w:author="Thomas Harter" w:date="2024-03-21T03:23:00Z"/>
        </w:rPr>
      </w:pPr>
      <w:del w:id="743" w:author="Thomas Harter" w:date="2024-03-21T03:23:00Z">
        <w:r w:rsidDel="007D3528">
          <w:delText>Total flow (i.e., the sum of volumetric flow on all days) in the Brood Year, Rearing Year, Smolt Year, and CFLP periods</w:delText>
        </w:r>
      </w:del>
    </w:p>
    <w:p w14:paraId="6D5345AB" w14:textId="5CFD31AD" w:rsidR="00C26AC4" w:rsidDel="007D3528" w:rsidRDefault="0080747B">
      <w:pPr>
        <w:pStyle w:val="Compact"/>
        <w:numPr>
          <w:ilvl w:val="0"/>
          <w:numId w:val="5"/>
        </w:numPr>
        <w:rPr>
          <w:del w:id="744" w:author="Thomas Harter" w:date="2024-03-21T03:23:00Z"/>
        </w:rPr>
      </w:pPr>
      <w:del w:id="745" w:author="Thomas Harter" w:date="2024-03-21T03:23:00Z">
        <w:r w:rsidDel="007D3528">
          <w:delText>Wet season onset timing and baseflow duration, Rearing Year and Smolt Year</w:delText>
        </w:r>
      </w:del>
    </w:p>
    <w:p w14:paraId="2EA496E0" w14:textId="3CDDE777" w:rsidR="00C26AC4" w:rsidDel="007D3528" w:rsidRDefault="0080747B">
      <w:pPr>
        <w:pStyle w:val="Compact"/>
        <w:numPr>
          <w:ilvl w:val="0"/>
          <w:numId w:val="5"/>
        </w:numPr>
        <w:rPr>
          <w:del w:id="746" w:author="Thomas Harter" w:date="2024-03-21T03:23:00Z"/>
        </w:rPr>
      </w:pPr>
      <w:del w:id="747" w:author="Thomas Harter" w:date="2024-03-21T03:23:00Z">
        <w:r w:rsidDel="007D3528">
          <w:delText>Spring recession rate of change, Rearing Year and Smolt Year</w:delText>
        </w:r>
      </w:del>
    </w:p>
    <w:p w14:paraId="1530974E" w14:textId="093E4976" w:rsidR="00980F93" w:rsidDel="007D3528" w:rsidRDefault="0080747B">
      <w:pPr>
        <w:pStyle w:val="FirstParagraph"/>
        <w:rPr>
          <w:del w:id="748" w:author="Thomas Harter" w:date="2024-03-21T03:23:00Z"/>
        </w:rPr>
        <w:pPrChange w:id="749" w:author="Claire Kouba" w:date="2024-03-19T18:39:00Z">
          <w:pPr>
            <w:pStyle w:val="Compact"/>
            <w:numPr>
              <w:numId w:val="5"/>
            </w:numPr>
            <w:ind w:left="720" w:hanging="480"/>
          </w:pPr>
        </w:pPrChange>
      </w:pPr>
      <w:del w:id="750" w:author="Thomas Harter" w:date="2024-03-21T03:23:00Z">
        <w:r w:rsidDel="007D3528">
          <w:delText xml:space="preserve">Dry season flow magnitude in the Rearing Year (50th and 90th </w:delText>
        </w:r>
        <w:commentRangeStart w:id="751"/>
        <w:commentRangeStart w:id="752"/>
        <w:commentRangeStart w:id="753"/>
        <w:r w:rsidDel="007D3528">
          <w:delText>percentiles</w:delText>
        </w:r>
        <w:commentRangeEnd w:id="751"/>
        <w:r w:rsidR="00646818" w:rsidDel="007D3528">
          <w:rPr>
            <w:rStyle w:val="CommentReference"/>
          </w:rPr>
          <w:commentReference w:id="751"/>
        </w:r>
        <w:commentRangeEnd w:id="752"/>
        <w:r w:rsidR="00020B56" w:rsidDel="007D3528">
          <w:rPr>
            <w:rStyle w:val="CommentReference"/>
          </w:rPr>
          <w:commentReference w:id="752"/>
        </w:r>
        <w:commentRangeEnd w:id="753"/>
        <w:r w:rsidR="00CA4C9C" w:rsidDel="007D3528">
          <w:rPr>
            <w:rStyle w:val="CommentReference"/>
          </w:rPr>
          <w:commentReference w:id="753"/>
        </w:r>
        <w:r w:rsidDel="007D3528">
          <w:delText>)</w:delText>
        </w:r>
      </w:del>
    </w:p>
    <w:p w14:paraId="0F605872" w14:textId="3594D7AF" w:rsidR="009E28C2" w:rsidRPr="009E28C2" w:rsidDel="007D3528" w:rsidRDefault="009E28C2">
      <w:pPr>
        <w:pStyle w:val="BodyText"/>
        <w:rPr>
          <w:ins w:id="754" w:author="Claire Kouba" w:date="2024-03-11T14:13:00Z"/>
          <w:del w:id="755" w:author="Thomas Harter" w:date="2024-03-21T03:23:00Z"/>
          <w:rPrChange w:id="756" w:author="Claire Kouba" w:date="2024-03-11T14:14:00Z">
            <w:rPr>
              <w:ins w:id="757" w:author="Claire Kouba" w:date="2024-03-11T14:13:00Z"/>
              <w:del w:id="758" w:author="Thomas Harter" w:date="2024-03-21T03:23:00Z"/>
              <w:rStyle w:val="SectionNumber"/>
              <w:rFonts w:asciiTheme="minorHAnsi" w:eastAsiaTheme="minorHAnsi" w:hAnsiTheme="minorHAnsi" w:cstheme="minorBidi"/>
              <w:b w:val="0"/>
              <w:bCs w:val="0"/>
              <w:color w:val="auto"/>
              <w:sz w:val="24"/>
              <w:szCs w:val="24"/>
            </w:rPr>
          </w:rPrChange>
        </w:rPr>
        <w:pPrChange w:id="759" w:author="Claire Kouba" w:date="2024-03-11T14:14:00Z">
          <w:pPr>
            <w:pStyle w:val="Heading2"/>
          </w:pPr>
        </w:pPrChange>
      </w:pPr>
      <w:bookmarkStart w:id="760" w:name="X9a8b029ebc5b02b7e8c6071856b5ee7a459bfc3"/>
      <w:bookmarkEnd w:id="670"/>
    </w:p>
    <w:p w14:paraId="68E8CA60" w14:textId="09084B2E" w:rsidR="00C26AC4" w:rsidDel="00E32749" w:rsidRDefault="0080747B">
      <w:pPr>
        <w:pStyle w:val="Heading2"/>
        <w:rPr>
          <w:del w:id="761" w:author="Claire Kouba" w:date="2024-03-12T18:47:00Z"/>
        </w:rPr>
      </w:pPr>
      <w:del w:id="762" w:author="Claire Kouba" w:date="2024-03-12T18:47:00Z">
        <w:r w:rsidDel="00E32749">
          <w:rPr>
            <w:rStyle w:val="SectionNumber"/>
          </w:rPr>
          <w:delText>3.4</w:delText>
        </w:r>
        <w:r w:rsidDel="00E32749">
          <w:tab/>
          <w:delText xml:space="preserve">Selection of ecological response variable and critical flow thresholds for reconnection </w:delText>
        </w:r>
        <w:commentRangeStart w:id="763"/>
        <w:r w:rsidDel="00E32749">
          <w:delText>predictors</w:delText>
        </w:r>
        <w:commentRangeEnd w:id="763"/>
        <w:r w:rsidR="0042015C" w:rsidDel="00E32749">
          <w:rPr>
            <w:rStyle w:val="CommentReference"/>
            <w:rFonts w:asciiTheme="minorHAnsi" w:eastAsiaTheme="minorHAnsi" w:hAnsiTheme="minorHAnsi" w:cstheme="minorBidi"/>
            <w:b w:val="0"/>
            <w:bCs w:val="0"/>
            <w:color w:val="auto"/>
          </w:rPr>
          <w:commentReference w:id="763"/>
        </w:r>
      </w:del>
    </w:p>
    <w:p w14:paraId="45A8C693" w14:textId="5DBEA02B" w:rsidR="00C26AC4" w:rsidDel="007F4CE1" w:rsidRDefault="0080747B">
      <w:pPr>
        <w:pStyle w:val="FirstParagraph"/>
        <w:rPr>
          <w:del w:id="764" w:author="Thomas Harter" w:date="2024-03-11T01:30:00Z"/>
        </w:rPr>
      </w:pPr>
      <w:del w:id="765" w:author="Thomas Harter" w:date="2024-03-11T01:22:00Z">
        <w:r w:rsidDel="00082067">
          <w:delText>S</w:delText>
        </w:r>
      </w:del>
      <w:del w:id="766" w:author="Thomas Harter" w:date="2024-03-11T01:30:00Z">
        <w:r w:rsidDel="007F4CE1">
          <w:delText>elected response variables for further analysis:</w:delText>
        </w:r>
      </w:del>
    </w:p>
    <w:p w14:paraId="76D6DF59" w14:textId="08A63629" w:rsidR="00C26AC4" w:rsidDel="007F4CE1" w:rsidRDefault="0080747B">
      <w:pPr>
        <w:pStyle w:val="Compact"/>
        <w:numPr>
          <w:ilvl w:val="0"/>
          <w:numId w:val="6"/>
        </w:numPr>
        <w:rPr>
          <w:del w:id="767" w:author="Thomas Harter" w:date="2024-03-11T01:30:00Z"/>
        </w:rPr>
      </w:pPr>
      <w:del w:id="768" w:author="Thomas Harter" w:date="2024-03-11T01:30:00Z">
        <w:r w:rsidDel="007F4CE1">
          <w:delText>coho smolt per female (coho spf)</w:delText>
        </w:r>
      </w:del>
    </w:p>
    <w:p w14:paraId="2C435364" w14:textId="052E8589" w:rsidR="00C26AC4" w:rsidDel="007F4CE1" w:rsidRDefault="0080747B">
      <w:pPr>
        <w:pStyle w:val="Compact"/>
        <w:numPr>
          <w:ilvl w:val="0"/>
          <w:numId w:val="6"/>
        </w:numPr>
        <w:rPr>
          <w:del w:id="769" w:author="Thomas Harter" w:date="2024-03-11T01:30:00Z"/>
        </w:rPr>
      </w:pPr>
      <w:del w:id="770" w:author="Thomas Harter" w:date="2024-03-11T01:30:00Z">
        <w:r w:rsidDel="007F4CE1">
          <w:delText>Chinook juvenile per adult (Chinook jpa)</w:delText>
        </w:r>
      </w:del>
    </w:p>
    <w:p w14:paraId="2DE2F91F" w14:textId="3A4BA921" w:rsidR="00C26AC4" w:rsidDel="007F4CE1" w:rsidRDefault="0080747B">
      <w:pPr>
        <w:pStyle w:val="FirstParagraph"/>
        <w:rPr>
          <w:del w:id="771" w:author="Thomas Harter" w:date="2024-03-11T01:30:00Z"/>
        </w:rPr>
      </w:pPr>
      <w:del w:id="772" w:author="Thomas Harter" w:date="2024-03-11T01:23:00Z">
        <w:r w:rsidDel="00076641">
          <w:delText>S</w:delText>
        </w:r>
      </w:del>
      <w:del w:id="773" w:author="Thomas Harter" w:date="2024-03-11T01:30:00Z">
        <w:r w:rsidDel="007F4CE1">
          <w:delText>elected flow thresholds for river reconnection and disconnection analyses:</w:delText>
        </w:r>
      </w:del>
    </w:p>
    <w:p w14:paraId="777BF346" w14:textId="4D22E47D" w:rsidR="00C26AC4" w:rsidDel="007F4CE1" w:rsidRDefault="0080747B">
      <w:pPr>
        <w:pStyle w:val="Compact"/>
        <w:numPr>
          <w:ilvl w:val="0"/>
          <w:numId w:val="7"/>
        </w:numPr>
        <w:rPr>
          <w:del w:id="774" w:author="Thomas Harter" w:date="2024-03-11T01:30:00Z"/>
        </w:rPr>
      </w:pPr>
      <w:del w:id="775" w:author="Thomas Harter" w:date="2024-03-11T01:30:00Z">
        <w:r w:rsidDel="007F4CE1">
          <w:delText>10 and 100 cfs</w:delText>
        </w:r>
      </w:del>
    </w:p>
    <w:p w14:paraId="6930BC8A" w14:textId="46EFC471" w:rsidR="00C26AC4" w:rsidDel="00E32749" w:rsidRDefault="0080747B">
      <w:pPr>
        <w:pStyle w:val="FirstParagraph"/>
        <w:rPr>
          <w:del w:id="776" w:author="Claire Kouba" w:date="2024-03-12T18:42:00Z"/>
        </w:rPr>
      </w:pPr>
      <w:del w:id="777" w:author="Claire Kouba" w:date="2024-03-12T18:42:00Z">
        <w:r w:rsidDel="00E32749">
          <w:delText xml:space="preserve">Of the ecological response variables that were evaluated for coho, one variable clearly showed a higher degree of correlatedness with hydrologic metrics (see Results, Section 4.2): the number of coho smolt produced (i.e., that were estimated as outmigrating from </w:delText>
        </w:r>
        <w:r w:rsidDel="00E32749">
          <w:lastRenderedPageBreak/>
          <w:delText>the watershed) divided by the estimate of spawning females migrating upstream almost two years prior (i.e., the cohort’s parents). One reason for this strong degree of correlatedness may be that the normalization to the number of spawners makes the three cohorts more comparable. This metric has also been identified by state agency analysts as indicative of freshwater ecosystem conditions at coho salmon populations below carrying capacity (CDFW 2021). Consequently, all further hydro-ecological modeling for coho uses this coho smolt per female (coho spf) metric as the response variable.</w:delText>
        </w:r>
      </w:del>
    </w:p>
    <w:p w14:paraId="0DBDDA92" w14:textId="2AA70ADE" w:rsidR="00C26AC4" w:rsidDel="00E32749" w:rsidRDefault="0080747B">
      <w:pPr>
        <w:pStyle w:val="BodyText"/>
        <w:rPr>
          <w:del w:id="778" w:author="Claire Kouba" w:date="2024-03-12T18:42:00Z"/>
        </w:rPr>
      </w:pPr>
      <w:del w:id="779" w:author="Claire Kouba" w:date="2024-03-12T18:42:00Z">
        <w:r w:rsidDel="00E32749">
          <w:delText xml:space="preserve">For Chinook, conversely, none of the three available ecological response variables stood out as being substantially more correlated with hydrologic metrics than the others (see Results, Section 4.2 and </w:delText>
        </w:r>
        <w:r w:rsidDel="00E32749">
          <w:rPr>
            <w:i/>
            <w:iCs/>
          </w:rPr>
          <w:delText>Supplemental Figure 1</w:delText>
        </w:r>
        <w:r w:rsidDel="00E32749">
          <w:delText>). Furthermore, they all appeared less correlated than coho with the hydrology (i.e., the coho-hydrology correlations produced more absolute values greater than 0.5 than correlations between Chinook and hydrology). For comparability with coho, the Chinook juvenile per adult metric (Chinook jpa) was selected for further Chinook-based hydro-ecological modeling.</w:delText>
        </w:r>
      </w:del>
    </w:p>
    <w:p w14:paraId="4776BDC0" w14:textId="680557A0" w:rsidR="00C26AC4" w:rsidDel="00E32749" w:rsidRDefault="0080747B">
      <w:pPr>
        <w:pStyle w:val="BodyText"/>
        <w:rPr>
          <w:ins w:id="780" w:author="Thomas Harter" w:date="2024-03-11T01:30:00Z"/>
          <w:del w:id="781" w:author="Claire Kouba" w:date="2024-03-12T18:42:00Z"/>
        </w:rPr>
      </w:pPr>
      <w:del w:id="782" w:author="Claire Kouba" w:date="2024-03-12T18:42:00Z">
        <w:r w:rsidDel="00E32749">
          <w:delText>To avoid introducing redundant information into the prediction analysis (Olden and Poff 2003), we examined relationships between reconnection dates and biological monitoring data to find the flow thresholds with the highest predictive power. Two critical flow thresholds (10 cfs and 100 cfs) were selected, based on the ability for the flow threshold reconnection dates to predict the observed biological data for coho (based on R</w:delText>
        </w:r>
        <w:r w:rsidDel="00E32749">
          <w:rPr>
            <w:vertAlign w:val="superscript"/>
          </w:rPr>
          <w:delText>2</w:delText>
        </w:r>
        <w:r w:rsidDel="00E32749">
          <w:delText xml:space="preserve"> values), as well as professional judgment and previous work done on salmon passage in the watershed (e.g., SRWC 2018).</w:delText>
        </w:r>
      </w:del>
    </w:p>
    <w:p w14:paraId="456B15F8" w14:textId="1757122F" w:rsidR="007F4CE1" w:rsidDel="00E32749" w:rsidRDefault="007F4CE1" w:rsidP="007F4CE1">
      <w:pPr>
        <w:pStyle w:val="FirstParagraph"/>
        <w:rPr>
          <w:ins w:id="783" w:author="Thomas Harter" w:date="2024-03-11T01:30:00Z"/>
          <w:del w:id="784" w:author="Claire Kouba" w:date="2024-03-12T18:42:00Z"/>
        </w:rPr>
      </w:pPr>
      <w:ins w:id="785" w:author="Thomas Harter" w:date="2024-03-11T01:30:00Z">
        <w:del w:id="786" w:author="Claire Kouba" w:date="2024-03-12T18:42:00Z">
          <w:r w:rsidDel="00E32749">
            <w:delText xml:space="preserve">In summary, </w:delText>
          </w:r>
          <w:r w:rsidR="00C0135F" w:rsidDel="00E32749">
            <w:delText xml:space="preserve">from the first round of analysis, </w:delText>
          </w:r>
          <w:r w:rsidDel="00E32749">
            <w:delText>we selected the following response variables for further analysis (see Results):</w:delText>
          </w:r>
        </w:del>
      </w:ins>
    </w:p>
    <w:p w14:paraId="3836AD7A" w14:textId="02615F55" w:rsidR="007F4CE1" w:rsidDel="00E32749" w:rsidRDefault="007F4CE1" w:rsidP="007F4CE1">
      <w:pPr>
        <w:pStyle w:val="Compact"/>
        <w:numPr>
          <w:ilvl w:val="0"/>
          <w:numId w:val="6"/>
        </w:numPr>
        <w:rPr>
          <w:ins w:id="787" w:author="Thomas Harter" w:date="2024-03-11T01:30:00Z"/>
          <w:del w:id="788" w:author="Claire Kouba" w:date="2024-03-12T18:42:00Z"/>
        </w:rPr>
      </w:pPr>
      <w:ins w:id="789" w:author="Thomas Harter" w:date="2024-03-11T01:30:00Z">
        <w:del w:id="790" w:author="Claire Kouba" w:date="2024-03-12T18:42:00Z">
          <w:r w:rsidDel="00E32749">
            <w:delText>coho smolt per female (coho spf)</w:delText>
          </w:r>
        </w:del>
      </w:ins>
    </w:p>
    <w:p w14:paraId="24A9E7C1" w14:textId="6C92F394" w:rsidR="007F4CE1" w:rsidDel="00E32749" w:rsidRDefault="007F4CE1" w:rsidP="007F4CE1">
      <w:pPr>
        <w:pStyle w:val="Compact"/>
        <w:numPr>
          <w:ilvl w:val="0"/>
          <w:numId w:val="6"/>
        </w:numPr>
        <w:rPr>
          <w:ins w:id="791" w:author="Thomas Harter" w:date="2024-03-11T01:30:00Z"/>
          <w:del w:id="792" w:author="Claire Kouba" w:date="2024-03-12T18:42:00Z"/>
        </w:rPr>
      </w:pPr>
      <w:ins w:id="793" w:author="Thomas Harter" w:date="2024-03-11T01:30:00Z">
        <w:del w:id="794" w:author="Claire Kouba" w:date="2024-03-12T18:42:00Z">
          <w:r w:rsidDel="00E32749">
            <w:delText>Chinook juvenile per adult (Chinook jpa)</w:delText>
          </w:r>
        </w:del>
      </w:ins>
    </w:p>
    <w:p w14:paraId="252CA710" w14:textId="35982300" w:rsidR="007F4CE1" w:rsidDel="00E32749" w:rsidRDefault="007F4CE1" w:rsidP="007F4CE1">
      <w:pPr>
        <w:pStyle w:val="FirstParagraph"/>
        <w:rPr>
          <w:ins w:id="795" w:author="Thomas Harter" w:date="2024-03-11T01:30:00Z"/>
          <w:del w:id="796" w:author="Claire Kouba" w:date="2024-03-12T18:42:00Z"/>
        </w:rPr>
      </w:pPr>
      <w:ins w:id="797" w:author="Thomas Harter" w:date="2024-03-11T01:30:00Z">
        <w:del w:id="798" w:author="Claire Kouba" w:date="2024-03-12T18:42:00Z">
          <w:r w:rsidDel="00E32749">
            <w:delText>We selected the following flow thresholds for river reconnection and disconnection analyses (hydrologic predictors, see Results):</w:delText>
          </w:r>
        </w:del>
      </w:ins>
    </w:p>
    <w:p w14:paraId="3D11E362" w14:textId="28837D49" w:rsidR="007F4CE1" w:rsidDel="00E32749" w:rsidRDefault="007F4CE1" w:rsidP="007F4CE1">
      <w:pPr>
        <w:pStyle w:val="Compact"/>
        <w:numPr>
          <w:ilvl w:val="0"/>
          <w:numId w:val="7"/>
        </w:numPr>
        <w:rPr>
          <w:ins w:id="799" w:author="Thomas Harter" w:date="2024-03-11T01:30:00Z"/>
          <w:del w:id="800" w:author="Claire Kouba" w:date="2024-03-12T18:42:00Z"/>
        </w:rPr>
      </w:pPr>
      <w:ins w:id="801" w:author="Thomas Harter" w:date="2024-03-11T01:30:00Z">
        <w:del w:id="802" w:author="Claire Kouba" w:date="2024-03-12T18:42:00Z">
          <w:r w:rsidDel="00E32749">
            <w:delText>10 and 100 cfs</w:delText>
          </w:r>
        </w:del>
      </w:ins>
    </w:p>
    <w:p w14:paraId="4668AD53" w14:textId="71F9BD3C" w:rsidR="007F4CE1" w:rsidDel="004D0E63" w:rsidRDefault="007F4CE1">
      <w:pPr>
        <w:pStyle w:val="BodyText"/>
        <w:rPr>
          <w:del w:id="803" w:author="Claire Kouba" w:date="2024-03-12T18:31:00Z"/>
        </w:rPr>
      </w:pPr>
    </w:p>
    <w:p w14:paraId="315A36C2" w14:textId="63EA8A31" w:rsidR="00C26AC4" w:rsidDel="004D0E63" w:rsidRDefault="0080747B">
      <w:pPr>
        <w:pStyle w:val="Heading2"/>
        <w:rPr>
          <w:del w:id="804" w:author="Claire Kouba" w:date="2024-03-12T18:31:00Z"/>
        </w:rPr>
      </w:pPr>
      <w:bookmarkStart w:id="805" w:name="X4645f8f4a124565f9d466360a95c2cc73f4432d"/>
      <w:bookmarkEnd w:id="760"/>
      <w:del w:id="806" w:author="Claire Kouba" w:date="2024-03-12T18:31:00Z">
        <w:r w:rsidDel="004D0E63">
          <w:rPr>
            <w:rStyle w:val="SectionNumber"/>
          </w:rPr>
          <w:delText>3.5</w:delText>
        </w:r>
        <w:r w:rsidDel="004D0E63">
          <w:tab/>
          <w:delText>Evaluation of all possible linear models and exclusion of Chinook</w:delText>
        </w:r>
      </w:del>
    </w:p>
    <w:p w14:paraId="6CF3794E" w14:textId="0A29EF3F" w:rsidR="00C26AC4" w:rsidDel="004D0E63" w:rsidRDefault="0080747B">
      <w:pPr>
        <w:pStyle w:val="FirstParagraph"/>
        <w:rPr>
          <w:del w:id="807" w:author="Claire Kouba" w:date="2024-03-12T18:31:00Z"/>
        </w:rPr>
      </w:pPr>
      <w:del w:id="808" w:author="Claire Kouba" w:date="2024-03-12T18:31:00Z">
        <w:r w:rsidDel="004D0E63">
          <w:delText>Before finalizing the selection of the highest-utility hydrologic predictors, all predictors which survived the first pass were evaluated in aggregate. Based on this analysis, we determined that Chinook reproductive outcomes were substantially less predictable than coho reproductive outcomes (discussed further in Results). The final linear modeling exercise was carried out only for coho salmon.</w:delText>
        </w:r>
      </w:del>
    </w:p>
    <w:p w14:paraId="7547C792" w14:textId="77777777" w:rsidR="005A3C0F" w:rsidRDefault="0080747B">
      <w:pPr>
        <w:pStyle w:val="Heading2"/>
        <w:rPr>
          <w:ins w:id="809" w:author="Claire Kouba" w:date="2024-03-12T20:39:00Z"/>
        </w:rPr>
      </w:pPr>
      <w:bookmarkStart w:id="810" w:name="linear-model-selection-for-coho-only"/>
      <w:bookmarkEnd w:id="805"/>
      <w:r>
        <w:rPr>
          <w:rStyle w:val="SectionNumber"/>
        </w:rPr>
        <w:lastRenderedPageBreak/>
        <w:t>3.</w:t>
      </w:r>
      <w:del w:id="811" w:author="Claire Kouba" w:date="2024-03-12T20:37:00Z">
        <w:r w:rsidDel="005A3C0F">
          <w:rPr>
            <w:rStyle w:val="SectionNumber"/>
          </w:rPr>
          <w:delText>6</w:delText>
        </w:r>
      </w:del>
      <w:ins w:id="812" w:author="Claire Kouba" w:date="2024-03-12T20:37:00Z">
        <w:r w:rsidR="005A3C0F">
          <w:rPr>
            <w:rStyle w:val="SectionNumber"/>
          </w:rPr>
          <w:t>4</w:t>
        </w:r>
      </w:ins>
      <w:r>
        <w:tab/>
      </w:r>
      <w:ins w:id="813" w:author="Claire Kouba" w:date="2024-03-12T20:39:00Z">
        <w:r w:rsidR="005A3C0F">
          <w:t>Predicting</w:t>
        </w:r>
      </w:ins>
      <w:ins w:id="814" w:author="Claire Kouba" w:date="2024-03-12T20:38:00Z">
        <w:r w:rsidR="005A3C0F">
          <w:t xml:space="preserve"> coho reproduction </w:t>
        </w:r>
      </w:ins>
    </w:p>
    <w:p w14:paraId="0C7FD434" w14:textId="599EDD29" w:rsidR="00EA5BC0" w:rsidRPr="00BB242C" w:rsidRDefault="00EA5BC0" w:rsidP="00EA5BC0">
      <w:pPr>
        <w:pStyle w:val="Heading3"/>
        <w:rPr>
          <w:ins w:id="815" w:author="Thomas Harter" w:date="2024-03-21T03:42:00Z"/>
        </w:rPr>
      </w:pPr>
      <w:ins w:id="816" w:author="Thomas Harter" w:date="2024-03-21T03:42:00Z">
        <w:r>
          <w:t xml:space="preserve">3.4.1 </w:t>
        </w:r>
      </w:ins>
      <w:ins w:id="817" w:author="Thomas Harter" w:date="2024-03-21T03:43:00Z">
        <w:r>
          <w:t>Correlation analysis</w:t>
        </w:r>
      </w:ins>
    </w:p>
    <w:p w14:paraId="434203A8" w14:textId="2B3188D4" w:rsidR="00FE435A" w:rsidRDefault="00FE435A" w:rsidP="00FE435A">
      <w:pPr>
        <w:pStyle w:val="BodyText"/>
        <w:rPr>
          <w:ins w:id="818" w:author="Thomas Harter" w:date="2024-03-21T03:12:00Z"/>
        </w:rPr>
      </w:pPr>
      <w:ins w:id="819" w:author="Thomas Harter" w:date="2024-03-21T03:12:00Z">
        <w:r>
          <w:t>Wit</w:t>
        </w:r>
      </w:ins>
      <w:ins w:id="820" w:author="Thomas Harter" w:date="2024-03-21T05:50:00Z">
        <w:r w:rsidR="00327F84">
          <w:t>h hydrologic metrics assigned</w:t>
        </w:r>
      </w:ins>
      <w:ins w:id="821" w:author="Thomas Harter" w:date="2024-03-21T05:51:00Z">
        <w:r w:rsidR="00327F84">
          <w:t xml:space="preserve"> to each salmon </w:t>
        </w:r>
      </w:ins>
      <w:ins w:id="822" w:author="Thomas Harter" w:date="2024-03-21T06:09:00Z">
        <w:r w:rsidR="004E4C88">
          <w:t>generation, indexed by brood-year and corresponding smolt year</w:t>
        </w:r>
        <w:r w:rsidR="00DB3160">
          <w:t xml:space="preserve"> (Supplemental Table 1)</w:t>
        </w:r>
      </w:ins>
      <w:ins w:id="823" w:author="Thomas Harter" w:date="2024-03-21T03:12:00Z">
        <w:r>
          <w:t xml:space="preserve">, we assessed the potential for </w:t>
        </w:r>
      </w:ins>
      <w:ins w:id="824" w:author="Thomas Harter" w:date="2024-03-21T05:51:00Z">
        <w:r w:rsidR="00332BE5">
          <w:t xml:space="preserve">these </w:t>
        </w:r>
      </w:ins>
      <w:ins w:id="825" w:author="Thomas Harter" w:date="2024-03-21T03:12:00Z">
        <w:r>
          <w:t xml:space="preserve">hydrologic metrics to predict </w:t>
        </w:r>
      </w:ins>
      <w:ins w:id="826" w:author="Thomas Harter" w:date="2024-03-21T05:51:00Z">
        <w:r w:rsidR="00332BE5">
          <w:t>ec</w:t>
        </w:r>
      </w:ins>
      <w:ins w:id="827" w:author="Thomas Harter" w:date="2024-03-21T03:12:00Z">
        <w:r>
          <w:t>ological outcomes by calculating Pearson correlation coefficients (Pearson 1895) between 49 hydrologic predictors and 7 ecological metrics (4 four for coho and three for Chinook) (</w:t>
        </w:r>
        <w:r w:rsidRPr="00A53D5F">
          <w:rPr>
            <w:i/>
          </w:rPr>
          <w:t>Supplemental Figure 1</w:t>
        </w:r>
        <w:r>
          <w:t xml:space="preserve">). </w:t>
        </w:r>
      </w:ins>
      <w:ins w:id="828" w:author="Thomas Harter" w:date="2024-03-21T03:27:00Z">
        <w:r w:rsidR="005C0045">
          <w:t xml:space="preserve"> The </w:t>
        </w:r>
        <w:r w:rsidR="00E72E11">
          <w:t xml:space="preserve">ecological variable best predicted by hydrologic metrics was selected for further </w:t>
        </w:r>
      </w:ins>
      <w:ins w:id="829" w:author="Thomas Harter" w:date="2024-03-21T03:28:00Z">
        <w:r w:rsidR="00313922">
          <w:t>statistical model development.</w:t>
        </w:r>
      </w:ins>
    </w:p>
    <w:p w14:paraId="53819474" w14:textId="4F6ED39A" w:rsidR="00C26AC4" w:rsidDel="001E3A2E" w:rsidRDefault="0080747B">
      <w:pPr>
        <w:pStyle w:val="Heading3"/>
        <w:rPr>
          <w:del w:id="830" w:author="Claire Kouba" w:date="2024-03-19T16:51:00Z"/>
        </w:rPr>
        <w:pPrChange w:id="831" w:author="Claire Kouba" w:date="2024-03-12T20:50:00Z">
          <w:pPr>
            <w:pStyle w:val="Heading2"/>
          </w:pPr>
        </w:pPrChange>
      </w:pPr>
      <w:del w:id="832" w:author="Claire Kouba" w:date="2024-03-19T16:51:00Z">
        <w:r w:rsidDel="001E3A2E">
          <w:delText>Linear model selection</w:delText>
        </w:r>
      </w:del>
      <w:del w:id="833" w:author="Claire Kouba" w:date="2024-03-12T20:39:00Z">
        <w:r w:rsidDel="005A3C0F">
          <w:delText xml:space="preserve"> for coho only</w:delText>
        </w:r>
      </w:del>
    </w:p>
    <w:p w14:paraId="161ADB81" w14:textId="61D81E15" w:rsidR="001E3A2E" w:rsidDel="00776DBB" w:rsidRDefault="0080747B">
      <w:pPr>
        <w:pStyle w:val="FirstParagraph"/>
        <w:rPr>
          <w:ins w:id="834" w:author="Claire Kouba" w:date="2024-03-19T16:48:00Z"/>
          <w:del w:id="835" w:author="Thomas Harter" w:date="2024-03-21T03:34:00Z"/>
        </w:rPr>
      </w:pPr>
      <w:del w:id="836" w:author="Thomas Harter" w:date="2024-03-21T03:34:00Z">
        <w:r w:rsidDel="00776DBB">
          <w:delText>In the second pass of flow metric predictor selection, a refined</w:delText>
        </w:r>
      </w:del>
      <w:ins w:id="837" w:author="Claire Kouba" w:date="2024-03-19T16:41:00Z">
        <w:del w:id="838" w:author="Thomas Harter" w:date="2024-03-21T03:34:00Z">
          <w:r w:rsidR="001051C9" w:rsidDel="00776DBB">
            <w:delText>W</w:delText>
          </w:r>
        </w:del>
      </w:ins>
      <w:ins w:id="839" w:author="Claire Kouba" w:date="2024-03-19T16:38:00Z">
        <w:del w:id="840" w:author="Thomas Harter" w:date="2024-03-21T03:34:00Z">
          <w:r w:rsidR="001051C9" w:rsidDel="00776DBB">
            <w:delText xml:space="preserve">e used the R programming environment </w:delText>
          </w:r>
        </w:del>
      </w:ins>
      <w:ins w:id="841" w:author="Claire Kouba" w:date="2024-03-19T16:39:00Z">
        <w:del w:id="842" w:author="Thomas Harter" w:date="2024-03-21T03:34:00Z">
          <w:r w:rsidR="001051C9" w:rsidDel="00776DBB">
            <w:delText>(</w:delText>
          </w:r>
        </w:del>
      </w:ins>
      <w:ins w:id="843" w:author="Claire Kouba" w:date="2024-03-19T16:41:00Z">
        <w:del w:id="844" w:author="Thomas Harter" w:date="2024-03-21T03:34:00Z">
          <w:r w:rsidR="001051C9" w:rsidDel="00776DBB">
            <w:delText>R Core Team 2021</w:delText>
          </w:r>
        </w:del>
      </w:ins>
      <w:ins w:id="845" w:author="Claire Kouba" w:date="2024-03-19T16:39:00Z">
        <w:del w:id="846" w:author="Thomas Harter" w:date="2024-03-21T03:34:00Z">
          <w:r w:rsidR="001051C9" w:rsidDel="00776DBB">
            <w:delText xml:space="preserve">) </w:delText>
          </w:r>
        </w:del>
      </w:ins>
      <w:ins w:id="847" w:author="Claire Kouba" w:date="2024-03-19T16:38:00Z">
        <w:del w:id="848" w:author="Thomas Harter" w:date="2024-03-21T03:34:00Z">
          <w:r w:rsidR="001051C9" w:rsidDel="00776DBB">
            <w:delText>and the linear modeling function lm()</w:delText>
          </w:r>
        </w:del>
      </w:ins>
      <w:ins w:id="849" w:author="Claire Kouba" w:date="2024-03-19T16:39:00Z">
        <w:del w:id="850" w:author="Thomas Harter" w:date="2024-03-21T03:34:00Z">
          <w:r w:rsidR="001051C9" w:rsidDel="00776DBB">
            <w:delText xml:space="preserve"> </w:delText>
          </w:r>
        </w:del>
      </w:ins>
      <w:ins w:id="851" w:author="Claire Kouba" w:date="2024-03-19T16:41:00Z">
        <w:del w:id="852" w:author="Thomas Harter" w:date="2024-03-21T03:34:00Z">
          <w:r w:rsidR="001051C9" w:rsidDel="00776DBB">
            <w:delText>(</w:delText>
          </w:r>
          <w:commentRangeStart w:id="853"/>
          <w:commentRangeStart w:id="854"/>
          <w:r w:rsidR="001051C9" w:rsidDel="00776DBB">
            <w:delText>C</w:delText>
          </w:r>
        </w:del>
        <w:del w:id="855" w:author="Thomas Harter" w:date="2024-03-21T03:26:00Z">
          <w:r w:rsidR="001051C9" w:rsidDel="00A11BAE">
            <w:delText>I</w:delText>
          </w:r>
        </w:del>
        <w:del w:id="856" w:author="Thomas Harter" w:date="2024-03-21T03:25:00Z">
          <w:r w:rsidR="001051C9" w:rsidDel="00EB5700">
            <w:delText>TE</w:delText>
          </w:r>
        </w:del>
        <w:commentRangeEnd w:id="853"/>
        <w:del w:id="857" w:author="Thomas Harter" w:date="2024-03-21T03:34:00Z">
          <w:r w:rsidR="001051C9" w:rsidDel="00776DBB">
            <w:rPr>
              <w:rStyle w:val="CommentReference"/>
            </w:rPr>
            <w:commentReference w:id="853"/>
          </w:r>
        </w:del>
      </w:ins>
      <w:commentRangeEnd w:id="854"/>
      <w:del w:id="858" w:author="Thomas Harter" w:date="2024-03-21T03:34:00Z">
        <w:r w:rsidR="00DE36A6" w:rsidDel="00776DBB">
          <w:rPr>
            <w:rStyle w:val="CommentReference"/>
          </w:rPr>
          <w:commentReference w:id="854"/>
        </w:r>
      </w:del>
      <w:ins w:id="859" w:author="Claire Kouba" w:date="2024-03-19T18:39:00Z">
        <w:del w:id="860" w:author="Thomas Harter" w:date="2024-03-21T03:26:00Z">
          <w:r w:rsidR="00CB5A51" w:rsidDel="00A11BAE">
            <w:delText>?</w:delText>
          </w:r>
        </w:del>
      </w:ins>
      <w:ins w:id="861" w:author="Claire Kouba" w:date="2024-03-19T16:41:00Z">
        <w:del w:id="862" w:author="Thomas Harter" w:date="2024-03-21T03:34:00Z">
          <w:r w:rsidR="001051C9" w:rsidDel="00776DBB">
            <w:delText xml:space="preserve">) </w:delText>
          </w:r>
        </w:del>
      </w:ins>
      <w:ins w:id="863" w:author="Claire Kouba" w:date="2024-03-19T16:39:00Z">
        <w:del w:id="864" w:author="Thomas Harter" w:date="2024-03-21T03:34:00Z">
          <w:r w:rsidR="001051C9" w:rsidDel="00776DBB">
            <w:delText xml:space="preserve">to </w:delText>
          </w:r>
        </w:del>
      </w:ins>
      <w:del w:id="865" w:author="Thomas Harter" w:date="2024-03-21T03:34:00Z">
        <w:r w:rsidDel="00776DBB">
          <w:delText xml:space="preserve"> set of potential predictor variables was used to </w:delText>
        </w:r>
      </w:del>
      <w:del w:id="866" w:author="Thomas Harter" w:date="2024-03-18T01:43:00Z">
        <w:r w:rsidDel="00910BF0">
          <w:delText xml:space="preserve">make </w:delText>
        </w:r>
      </w:del>
      <w:del w:id="867" w:author="Thomas Harter" w:date="2024-03-21T03:34:00Z">
        <w:r w:rsidDel="00776DBB">
          <w:delText xml:space="preserve">one- and two-predictor linear </w:delText>
        </w:r>
      </w:del>
      <w:ins w:id="868" w:author="Claire Kouba" w:date="2024-03-18T13:28:00Z">
        <w:del w:id="869" w:author="Thomas Harter" w:date="2024-03-21T03:34:00Z">
          <w:r w:rsidR="00F55813" w:rsidDel="00776DBB">
            <w:delText xml:space="preserve">regression </w:delText>
          </w:r>
        </w:del>
      </w:ins>
      <w:del w:id="870" w:author="Thomas Harter" w:date="2024-03-21T03:34:00Z">
        <w:r w:rsidDel="00776DBB">
          <w:delText>models</w:delText>
        </w:r>
      </w:del>
      <w:ins w:id="871" w:author="Claire Kouba" w:date="2024-03-19T16:41:00Z">
        <w:del w:id="872" w:author="Thomas Harter" w:date="2024-03-21T03:34:00Z">
          <w:r w:rsidR="001051C9" w:rsidDel="00776DBB">
            <w:delText xml:space="preserve"> </w:delText>
          </w:r>
        </w:del>
      </w:ins>
      <w:del w:id="873" w:author="Thomas Harter" w:date="2024-03-21T03:34:00Z">
        <w:r w:rsidDel="00776DBB">
          <w:delText xml:space="preserve"> of the coho spf response variable</w:delText>
        </w:r>
      </w:del>
      <w:ins w:id="874" w:author="Claire Kouba" w:date="2024-03-19T16:39:00Z">
        <w:del w:id="875" w:author="Thomas Harter" w:date="2024-03-21T03:34:00Z">
          <w:r w:rsidR="001051C9" w:rsidDel="00776DBB">
            <w:delText xml:space="preserve">, </w:delText>
          </w:r>
        </w:del>
      </w:ins>
      <w:ins w:id="876" w:author="Claire Kouba" w:date="2024-03-19T16:48:00Z">
        <w:del w:id="877" w:author="Thomas Harter" w:date="2024-03-21T03:34:00Z">
          <w:r w:rsidR="001E3A2E" w:rsidDel="00776DBB">
            <w:delText>using</w:delText>
          </w:r>
        </w:del>
      </w:ins>
      <w:ins w:id="878" w:author="Claire Kouba" w:date="2024-03-19T16:49:00Z">
        <w:del w:id="879" w:author="Thomas Harter" w:date="2024-03-21T03:34:00Z">
          <w:r w:rsidR="001E3A2E" w:rsidDel="00776DBB">
            <w:delText xml:space="preserve"> </w:delText>
          </w:r>
        </w:del>
      </w:ins>
      <w:ins w:id="880" w:author="Claire Kouba" w:date="2024-03-19T16:39:00Z">
        <w:del w:id="881" w:author="Thomas Harter" w:date="2024-03-21T03:34:00Z">
          <w:r w:rsidR="001051C9" w:rsidDel="00776DBB">
            <w:delText>the set of hydrologic predictor variables described above</w:delText>
          </w:r>
        </w:del>
      </w:ins>
      <w:ins w:id="882" w:author="Claire Kouba" w:date="2024-03-19T16:41:00Z">
        <w:del w:id="883" w:author="Thomas Harter" w:date="2024-03-21T03:34:00Z">
          <w:r w:rsidR="001051C9" w:rsidDel="00776DBB">
            <w:delText>.</w:delText>
          </w:r>
        </w:del>
      </w:ins>
      <w:ins w:id="884" w:author="Claire Kouba" w:date="2024-03-19T20:07:00Z">
        <w:del w:id="885" w:author="Thomas Harter" w:date="2024-03-21T03:34:00Z">
          <w:r w:rsidR="0080325E" w:rsidDel="00776DBB">
            <w:delText xml:space="preserve"> </w:delText>
          </w:r>
        </w:del>
      </w:ins>
      <w:ins w:id="886" w:author="Claire Kouba" w:date="2024-03-19T20:06:00Z">
        <w:del w:id="887" w:author="Thomas Harter" w:date="2024-03-21T03:34:00Z">
          <w:r w:rsidR="0080325E" w:rsidDel="00776DBB">
            <w:delText>A complete set of one-predictor models was also produced for compara</w:delText>
          </w:r>
        </w:del>
      </w:ins>
      <w:ins w:id="888" w:author="Claire Kouba" w:date="2024-03-19T20:07:00Z">
        <w:del w:id="889" w:author="Thomas Harter" w:date="2024-03-21T03:34:00Z">
          <w:r w:rsidR="0080325E" w:rsidDel="00776DBB">
            <w:delText>tive purposes. Onl</w:delText>
          </w:r>
        </w:del>
      </w:ins>
      <w:ins w:id="890" w:author="Claire Kouba" w:date="2024-03-19T20:03:00Z">
        <w:del w:id="891" w:author="Thomas Harter" w:date="2024-03-21T03:34:00Z">
          <w:r w:rsidR="0080325E" w:rsidDel="00776DBB">
            <w:delText>y two-predictor models were included in the model selection exercise, because o</w:delText>
          </w:r>
        </w:del>
      </w:ins>
      <w:ins w:id="892" w:author="Claire Kouba" w:date="2024-03-19T16:45:00Z">
        <w:del w:id="893" w:author="Thomas Harter" w:date="2024-03-21T03:34:00Z">
          <w:r w:rsidR="001051C9" w:rsidDel="00776DBB">
            <w:delText xml:space="preserve">ne-predictor models performed </w:delText>
          </w:r>
        </w:del>
      </w:ins>
      <w:ins w:id="894" w:author="Claire Kouba" w:date="2024-03-19T16:46:00Z">
        <w:del w:id="895" w:author="Thomas Harter" w:date="2024-03-21T03:34:00Z">
          <w:r w:rsidR="001051C9" w:rsidDel="00776DBB">
            <w:delText xml:space="preserve">categorically </w:delText>
          </w:r>
        </w:del>
      </w:ins>
      <w:ins w:id="896" w:author="Claire Kouba" w:date="2024-03-19T16:45:00Z">
        <w:del w:id="897" w:author="Thomas Harter" w:date="2024-03-21T03:34:00Z">
          <w:r w:rsidR="001051C9" w:rsidDel="00776DBB">
            <w:delText xml:space="preserve">worse than </w:delText>
          </w:r>
        </w:del>
      </w:ins>
      <w:ins w:id="898" w:author="Claire Kouba" w:date="2024-03-19T20:04:00Z">
        <w:del w:id="899" w:author="Thomas Harter" w:date="2024-03-21T03:34:00Z">
          <w:r w:rsidR="0080325E" w:rsidDel="00776DBB">
            <w:delText>two</w:delText>
          </w:r>
        </w:del>
      </w:ins>
      <w:ins w:id="900" w:author="Claire Kouba" w:date="2024-03-19T16:45:00Z">
        <w:del w:id="901" w:author="Thomas Harter" w:date="2024-03-21T03:34:00Z">
          <w:r w:rsidR="001051C9" w:rsidDel="00776DBB">
            <w:delText>-predictor models</w:delText>
          </w:r>
        </w:del>
      </w:ins>
      <w:ins w:id="902" w:author="Claire Kouba" w:date="2024-03-19T20:03:00Z">
        <w:del w:id="903" w:author="Thomas Harter" w:date="2024-03-21T03:34:00Z">
          <w:r w:rsidR="0080325E" w:rsidDel="00776DBB">
            <w:delText xml:space="preserve"> (see Results Section 4.2.3)</w:delText>
          </w:r>
        </w:del>
      </w:ins>
      <w:ins w:id="904" w:author="Claire Kouba" w:date="2024-03-19T16:46:00Z">
        <w:del w:id="905" w:author="Thomas Harter" w:date="2024-03-21T03:34:00Z">
          <w:r w:rsidR="001051C9" w:rsidDel="00776DBB">
            <w:delText>. This is an expected outcome and likely reflects some ov</w:delText>
          </w:r>
        </w:del>
      </w:ins>
      <w:ins w:id="906" w:author="Claire Kouba" w:date="2024-03-19T16:47:00Z">
        <w:del w:id="907" w:author="Thomas Harter" w:date="2024-03-21T03:34:00Z">
          <w:r w:rsidR="001051C9" w:rsidDel="00776DBB">
            <w:delText>erf</w:delText>
          </w:r>
          <w:commentRangeStart w:id="908"/>
          <w:r w:rsidR="001051C9" w:rsidDel="00776DBB">
            <w:delText>itting</w:delText>
          </w:r>
        </w:del>
      </w:ins>
      <w:commentRangeEnd w:id="908"/>
      <w:ins w:id="909" w:author="Claire Kouba" w:date="2024-03-19T20:09:00Z">
        <w:del w:id="910" w:author="Thomas Harter" w:date="2024-03-21T03:34:00Z">
          <w:r w:rsidR="0080325E" w:rsidDel="00776DBB">
            <w:rPr>
              <w:rStyle w:val="CommentReference"/>
            </w:rPr>
            <w:commentReference w:id="908"/>
          </w:r>
          <w:r w:rsidR="0080325E" w:rsidDel="00776DBB">
            <w:delText>.</w:delText>
          </w:r>
        </w:del>
      </w:ins>
      <w:ins w:id="911" w:author="Claire Kouba" w:date="2024-03-19T16:47:00Z">
        <w:del w:id="912" w:author="Thomas Harter" w:date="2024-03-21T03:34:00Z">
          <w:r w:rsidR="001051C9" w:rsidDel="00776DBB">
            <w:delText xml:space="preserve"> </w:delText>
          </w:r>
        </w:del>
      </w:ins>
      <w:ins w:id="913" w:author="Claire Kouba" w:date="2024-03-19T20:13:00Z">
        <w:del w:id="914" w:author="Thomas Harter" w:date="2024-03-21T03:34:00Z">
          <w:r w:rsidR="008F6E1E" w:rsidDel="00776DBB">
            <w:delText xml:space="preserve">Diagnostics for all linear models are included in </w:delText>
          </w:r>
        </w:del>
        <w:del w:id="915" w:author="Thomas Harter" w:date="2024-03-21T03:12:00Z">
          <w:r w:rsidR="008F6E1E" w:rsidDel="00D05E32">
            <w:delText>Supplemnetal</w:delText>
          </w:r>
        </w:del>
        <w:del w:id="916" w:author="Thomas Harter" w:date="2024-03-21T03:34:00Z">
          <w:r w:rsidR="008F6E1E" w:rsidDel="00776DBB">
            <w:delText xml:space="preserve"> Tables 3 and 4.</w:delText>
          </w:r>
        </w:del>
      </w:ins>
    </w:p>
    <w:p w14:paraId="66745B9C" w14:textId="14594683" w:rsidR="008D2BDD" w:rsidRPr="00410EAA" w:rsidDel="00776DBB" w:rsidRDefault="001051C9">
      <w:pPr>
        <w:pStyle w:val="FirstParagraph"/>
        <w:rPr>
          <w:ins w:id="917" w:author="Claire Kouba" w:date="2024-03-19T16:32:00Z"/>
          <w:del w:id="918" w:author="Thomas Harter" w:date="2024-03-21T03:34:00Z"/>
          <w:rFonts w:eastAsiaTheme="minorEastAsia"/>
        </w:rPr>
        <w:pPrChange w:id="919" w:author="Claire Kouba" w:date="2024-03-19T16:51:00Z">
          <w:pPr>
            <w:pStyle w:val="BodyText"/>
          </w:pPr>
        </w:pPrChange>
      </w:pPr>
      <w:ins w:id="920" w:author="Claire Kouba" w:date="2024-03-19T16:43:00Z">
        <w:del w:id="921" w:author="Thomas Harter" w:date="2024-03-21T03:34:00Z">
          <w:r w:rsidDel="00776DBB">
            <w:delText>In</w:delText>
          </w:r>
        </w:del>
      </w:ins>
      <w:ins w:id="922" w:author="Claire Kouba" w:date="2024-03-19T16:48:00Z">
        <w:del w:id="923" w:author="Thomas Harter" w:date="2024-03-21T03:34:00Z">
          <w:r w:rsidDel="00776DBB">
            <w:delText xml:space="preserve"> all two-predictor </w:delText>
          </w:r>
        </w:del>
      </w:ins>
      <w:ins w:id="924" w:author="Claire Kouba" w:date="2024-03-19T16:41:00Z">
        <w:del w:id="925" w:author="Thomas Harter" w:date="2024-03-21T03:34:00Z">
          <w:r w:rsidDel="00776DBB">
            <w:delText xml:space="preserve">linear regression </w:delText>
          </w:r>
        </w:del>
      </w:ins>
      <w:ins w:id="926" w:author="Claire Kouba" w:date="2024-03-19T16:43:00Z">
        <w:del w:id="927" w:author="Thomas Harter" w:date="2024-03-21T03:34:00Z">
          <w:r w:rsidDel="00776DBB">
            <w:delText>models the ecological outcome for each water year was estimated as follows</w:delText>
          </w:r>
        </w:del>
      </w:ins>
    </w:p>
    <w:p w14:paraId="669162C3" w14:textId="3EEDEFD7" w:rsidR="004F01EE" w:rsidRPr="00BC3363" w:rsidDel="00776DBB" w:rsidRDefault="00E011D0">
      <w:pPr>
        <w:pStyle w:val="BodyText"/>
        <w:rPr>
          <w:del w:id="928" w:author="Thomas Harter" w:date="2024-03-21T03:34:00Z"/>
        </w:rPr>
        <w:pPrChange w:id="929" w:author="Thomas Harter" w:date="2024-03-18T02:06:00Z">
          <w:pPr>
            <w:pStyle w:val="FirstParagraph"/>
          </w:pPr>
        </w:pPrChange>
      </w:pPr>
      <m:oMath>
        <m:sSub>
          <m:sSubPr>
            <m:ctrlPr>
              <w:ins w:id="930" w:author="Claire Kouba" w:date="2024-03-19T16:32:00Z">
                <w:del w:id="931" w:author="Thomas Harter" w:date="2024-03-21T03:34:00Z">
                  <w:rPr>
                    <w:rFonts w:ascii="Cambria Math" w:hAnsi="Cambria Math"/>
                    <w:i/>
                  </w:rPr>
                </w:del>
              </w:ins>
            </m:ctrlPr>
          </m:sSubPr>
          <m:e>
            <m:r>
              <w:ins w:id="932" w:author="Claire Kouba" w:date="2024-03-19T16:32:00Z">
                <w:del w:id="933" w:author="Thomas Harter" w:date="2024-03-21T03:34:00Z">
                  <w:rPr>
                    <w:rFonts w:ascii="Cambria Math" w:hAnsi="Cambria Math"/>
                  </w:rPr>
                  <m:t>y</m:t>
                </w:del>
              </w:ins>
            </m:r>
          </m:e>
          <m:sub>
            <m:r>
              <w:ins w:id="934" w:author="Claire Kouba" w:date="2024-03-19T16:32:00Z">
                <w:del w:id="935" w:author="Thomas Harter" w:date="2024-03-21T03:34:00Z">
                  <w:rPr>
                    <w:rFonts w:ascii="Cambria Math" w:hAnsi="Cambria Math"/>
                  </w:rPr>
                  <m:t>WY</m:t>
                </w:del>
              </w:ins>
            </m:r>
          </m:sub>
        </m:sSub>
        <m:r>
          <w:ins w:id="936" w:author="Claire Kouba" w:date="2024-03-19T16:32:00Z">
            <w:del w:id="937" w:author="Thomas Harter" w:date="2024-03-21T03:34:00Z">
              <w:rPr>
                <w:rFonts w:ascii="Cambria Math" w:hAnsi="Cambria Math"/>
              </w:rPr>
              <m:t xml:space="preserve">= </m:t>
            </w:del>
          </w:ins>
        </m:r>
        <m:r>
          <w:ins w:id="938" w:author="Claire Kouba" w:date="2024-03-19T16:35:00Z">
            <w:del w:id="939" w:author="Thomas Harter" w:date="2024-03-21T03:34:00Z">
              <w:rPr>
                <w:rFonts w:ascii="Cambria Math" w:hAnsi="Cambria Math"/>
              </w:rPr>
              <m:t>a</m:t>
            </w:del>
          </w:ins>
        </m:r>
        <m:r>
          <w:ins w:id="940" w:author="Claire Kouba" w:date="2024-03-19T16:32:00Z">
            <w:del w:id="941" w:author="Thomas Harter" w:date="2024-03-21T03:34:00Z">
              <w:rPr>
                <w:rFonts w:ascii="Cambria Math" w:hAnsi="Cambria Math"/>
              </w:rPr>
              <m:t>+</m:t>
            </w:del>
          </w:ins>
        </m:r>
        <m:sSub>
          <m:sSubPr>
            <m:ctrlPr>
              <w:ins w:id="942" w:author="Claire Kouba" w:date="2024-03-19T16:32:00Z">
                <w:del w:id="943" w:author="Thomas Harter" w:date="2024-03-21T03:34:00Z">
                  <w:rPr>
                    <w:rFonts w:ascii="Cambria Math" w:hAnsi="Cambria Math"/>
                    <w:i/>
                  </w:rPr>
                </w:del>
              </w:ins>
            </m:ctrlPr>
          </m:sSubPr>
          <m:e>
            <m:r>
              <w:ins w:id="944" w:author="Claire Kouba" w:date="2024-03-19T16:32:00Z">
                <w:del w:id="945" w:author="Thomas Harter" w:date="2024-03-21T03:34:00Z">
                  <w:rPr>
                    <w:rFonts w:ascii="Cambria Math" w:hAnsi="Cambria Math"/>
                  </w:rPr>
                  <m:t>b</m:t>
                </w:del>
              </w:ins>
            </m:r>
          </m:e>
          <m:sub>
            <m:r>
              <w:ins w:id="946" w:author="Claire Kouba" w:date="2024-03-19T16:34:00Z">
                <w:del w:id="947" w:author="Thomas Harter" w:date="2024-03-21T03:34:00Z">
                  <w:rPr>
                    <w:rFonts w:ascii="Cambria Math" w:hAnsi="Cambria Math"/>
                  </w:rPr>
                  <m:t>1</m:t>
                </w:del>
              </w:ins>
            </m:r>
          </m:sub>
        </m:sSub>
        <m:sSub>
          <m:sSubPr>
            <m:ctrlPr>
              <w:ins w:id="948" w:author="Claire Kouba" w:date="2024-03-19T16:32:00Z">
                <w:del w:id="949" w:author="Thomas Harter" w:date="2024-03-21T03:34:00Z">
                  <w:rPr>
                    <w:rFonts w:ascii="Cambria Math" w:hAnsi="Cambria Math"/>
                    <w:i/>
                  </w:rPr>
                </w:del>
              </w:ins>
            </m:ctrlPr>
          </m:sSubPr>
          <m:e>
            <m:r>
              <w:ins w:id="950" w:author="Claire Kouba" w:date="2024-03-19T16:32:00Z">
                <w:del w:id="951" w:author="Thomas Harter" w:date="2024-03-21T03:34:00Z">
                  <w:rPr>
                    <w:rFonts w:ascii="Cambria Math" w:hAnsi="Cambria Math"/>
                  </w:rPr>
                  <m:t>x</m:t>
                </w:del>
              </w:ins>
            </m:r>
          </m:e>
          <m:sub>
            <m:r>
              <w:ins w:id="952" w:author="Claire Kouba" w:date="2024-03-19T20:09:00Z">
                <w:del w:id="953" w:author="Thomas Harter" w:date="2024-03-21T03:34:00Z">
                  <w:rPr>
                    <w:rFonts w:ascii="Cambria Math" w:hAnsi="Cambria Math"/>
                  </w:rPr>
                  <m:t>1,</m:t>
                </w:del>
              </w:ins>
            </m:r>
            <m:r>
              <w:ins w:id="954" w:author="Claire Kouba" w:date="2024-03-19T16:32:00Z">
                <w:del w:id="955" w:author="Thomas Harter" w:date="2024-03-21T03:34:00Z">
                  <w:rPr>
                    <w:rFonts w:ascii="Cambria Math" w:hAnsi="Cambria Math"/>
                  </w:rPr>
                  <m:t>wy</m:t>
                </w:del>
              </w:ins>
            </m:r>
          </m:sub>
        </m:sSub>
        <m:r>
          <w:ins w:id="956" w:author="Claire Kouba" w:date="2024-03-19T16:33:00Z">
            <w:del w:id="957" w:author="Thomas Harter" w:date="2024-03-21T03:34:00Z">
              <w:rPr>
                <w:rFonts w:ascii="Cambria Math" w:hAnsi="Cambria Math"/>
              </w:rPr>
              <m:t>+</m:t>
            </w:del>
          </w:ins>
        </m:r>
        <m:sSub>
          <m:sSubPr>
            <m:ctrlPr>
              <w:ins w:id="958" w:author="Claire Kouba" w:date="2024-03-19T16:33:00Z">
                <w:del w:id="959" w:author="Thomas Harter" w:date="2024-03-21T03:34:00Z">
                  <w:rPr>
                    <w:rFonts w:ascii="Cambria Math" w:eastAsiaTheme="minorEastAsia" w:hAnsi="Cambria Math"/>
                    <w:i/>
                  </w:rPr>
                </w:del>
              </w:ins>
            </m:ctrlPr>
          </m:sSubPr>
          <m:e>
            <m:r>
              <w:ins w:id="960" w:author="Claire Kouba" w:date="2024-03-19T16:33:00Z">
                <w:del w:id="961" w:author="Thomas Harter" w:date="2024-03-21T03:34:00Z">
                  <w:rPr>
                    <w:rFonts w:ascii="Cambria Math" w:eastAsiaTheme="minorEastAsia" w:hAnsi="Cambria Math"/>
                  </w:rPr>
                  <m:t>b</m:t>
                </w:del>
              </w:ins>
            </m:r>
          </m:e>
          <m:sub>
            <m:r>
              <w:ins w:id="962" w:author="Claire Kouba" w:date="2024-03-19T16:34:00Z">
                <w:del w:id="963" w:author="Thomas Harter" w:date="2024-03-21T03:34:00Z">
                  <w:rPr>
                    <w:rFonts w:ascii="Cambria Math" w:eastAsiaTheme="minorEastAsia" w:hAnsi="Cambria Math"/>
                  </w:rPr>
                  <m:t>2</m:t>
                </w:del>
              </w:ins>
            </m:r>
          </m:sub>
        </m:sSub>
        <m:sSub>
          <m:sSubPr>
            <m:ctrlPr>
              <w:ins w:id="964" w:author="Claire Kouba" w:date="2024-03-19T16:33:00Z">
                <w:del w:id="965" w:author="Thomas Harter" w:date="2024-03-21T03:34:00Z">
                  <w:rPr>
                    <w:rFonts w:ascii="Cambria Math" w:eastAsiaTheme="minorEastAsia" w:hAnsi="Cambria Math"/>
                    <w:i/>
                  </w:rPr>
                </w:del>
              </w:ins>
            </m:ctrlPr>
          </m:sSubPr>
          <m:e>
            <m:r>
              <w:ins w:id="966" w:author="Claire Kouba" w:date="2024-03-19T16:33:00Z">
                <w:del w:id="967" w:author="Thomas Harter" w:date="2024-03-21T03:34:00Z">
                  <w:rPr>
                    <w:rFonts w:ascii="Cambria Math" w:eastAsiaTheme="minorEastAsia" w:hAnsi="Cambria Math"/>
                  </w:rPr>
                  <m:t>x</m:t>
                </w:del>
              </w:ins>
            </m:r>
          </m:e>
          <m:sub>
            <m:r>
              <w:ins w:id="968" w:author="Claire Kouba" w:date="2024-03-19T20:09:00Z">
                <w:del w:id="969" w:author="Thomas Harter" w:date="2024-03-21T03:34:00Z">
                  <w:rPr>
                    <w:rFonts w:ascii="Cambria Math" w:eastAsiaTheme="minorEastAsia" w:hAnsi="Cambria Math"/>
                  </w:rPr>
                  <m:t>2,</m:t>
                </w:del>
              </w:ins>
            </m:r>
            <m:r>
              <w:ins w:id="970" w:author="Claire Kouba" w:date="2024-03-19T16:33:00Z">
                <w:del w:id="971" w:author="Thomas Harter" w:date="2024-03-21T03:34:00Z">
                  <w:rPr>
                    <w:rFonts w:ascii="Cambria Math" w:eastAsiaTheme="minorEastAsia" w:hAnsi="Cambria Math"/>
                  </w:rPr>
                  <m:t>wy</m:t>
                </w:del>
              </w:ins>
            </m:r>
          </m:sub>
        </m:sSub>
      </m:oMath>
      <w:ins w:id="972" w:author="Claire Kouba" w:date="2024-03-19T16:50:00Z">
        <w:del w:id="973" w:author="Thomas Harter" w:date="2024-03-21T03:34:00Z">
          <w:r w:rsidR="001E3A2E" w:rsidDel="00776DBB">
            <w:delText xml:space="preserve">and </w:delText>
          </w:r>
        </w:del>
      </w:ins>
      <w:del w:id="974" w:author="Thomas Harter" w:date="2024-03-21T03:34:00Z">
        <w:r w:rsidR="007776B0" w:rsidDel="00776DBB">
          <w:rPr>
            <w:i/>
          </w:rPr>
          <w:delText xml:space="preserve">n </w:delText>
        </w:r>
        <w:r w:rsidR="007776B0" w:rsidDel="00776DBB">
          <w:delText xml:space="preserve">simply n, </w:delText>
        </w:r>
      </w:del>
      <w:del w:id="975" w:author="Thomas Harter" w:date="2024-03-21T03:15:00Z">
        <w:r w:rsidR="007776B0" w:rsidDel="007B29E3">
          <w:delText xml:space="preserve">average </w:delText>
        </w:r>
      </w:del>
      <w:del w:id="976" w:author="Thomas Harter" w:date="2024-03-21T03:34:00Z">
        <w:r w:rsidR="007776B0" w:rsidDel="00776DBB">
          <w:delText>ensemble</w:delText>
        </w:r>
      </w:del>
      <w:ins w:id="977" w:author="Claire Kouba" w:date="2024-03-19T16:44:00Z">
        <w:del w:id="978" w:author="Thomas Harter" w:date="2024-03-21T03:34:00Z">
          <w:r w:rsidR="001051C9" w:rsidDel="00776DBB">
            <w:delText xml:space="preserve">Results Section </w:delText>
          </w:r>
        </w:del>
      </w:ins>
      <w:del w:id="979" w:author="Thomas Harter" w:date="2024-03-18T01:51:00Z">
        <w:r w:rsidR="0080747B" w:rsidDel="00E56445">
          <w:delText>.</w:delText>
        </w:r>
      </w:del>
      <m:oMath>
        <m:r>
          <w:del w:id="980" w:author="Thomas Harter" w:date="2024-03-21T03:34:00Z">
            <w:rPr>
              <w:rFonts w:ascii="Cambria Math" w:hAnsi="Cambria Math"/>
            </w:rPr>
            <m:t xml:space="preserve"> </m:t>
          </w:del>
        </m:r>
        <m:f>
          <m:fPr>
            <m:ctrlPr>
              <w:del w:id="981" w:author="Thomas Harter" w:date="2024-03-21T03:34:00Z">
                <w:rPr>
                  <w:rFonts w:ascii="Cambria Math" w:hAnsi="Cambria Math"/>
                  <w:i/>
                </w:rPr>
              </w:del>
            </m:ctrlPr>
          </m:fPr>
          <m:num/>
          <m:den>
            <m:r>
              <w:del w:id="982" w:author="Thomas Harter" w:date="2024-03-21T03:34:00Z">
                <w:rPr>
                  <w:rFonts w:ascii="Cambria Math" w:hAnsi="Cambria Math"/>
                </w:rPr>
                <m:t>n</m:t>
              </w:del>
            </m:r>
          </m:den>
        </m:f>
      </m:oMath>
    </w:p>
    <w:p w14:paraId="02B665E8" w14:textId="60B3C6A5" w:rsidR="00741421" w:rsidDel="00776DBB" w:rsidRDefault="007776B0">
      <w:pPr>
        <w:pStyle w:val="BodyText"/>
        <w:rPr>
          <w:ins w:id="983" w:author="Claire Kouba" w:date="2024-03-19T16:51:00Z"/>
          <w:del w:id="984" w:author="Thomas Harter" w:date="2024-03-21T03:34:00Z"/>
        </w:rPr>
      </w:pPr>
      <w:ins w:id="985" w:author="Claire Kouba" w:date="2024-03-18T13:48:00Z">
        <w:del w:id="986" w:author="Thomas Harter" w:date="2024-03-21T03:14:00Z">
          <w:r w:rsidDel="00E03C27">
            <w:delText>The</w:delText>
          </w:r>
        </w:del>
        <w:del w:id="987" w:author="Thomas Harter" w:date="2024-03-21T03:34:00Z">
          <w:r w:rsidDel="00776DBB">
            <w:delText xml:space="preserve"> </w:delText>
          </w:r>
        </w:del>
        <w:del w:id="988" w:author="Thomas Harter" w:date="2024-03-21T03:14:00Z">
          <w:r w:rsidDel="00404F97">
            <w:delText xml:space="preserve">average </w:delText>
          </w:r>
        </w:del>
        <w:del w:id="989" w:author="Thomas Harter" w:date="2024-03-21T03:34:00Z">
          <w:r w:rsidDel="00776DBB">
            <w:delText>ensemble model was used</w:delText>
          </w:r>
        </w:del>
      </w:ins>
      <w:ins w:id="990" w:author="Claire Kouba" w:date="2024-03-18T13:49:00Z">
        <w:del w:id="991" w:author="Thomas Harter" w:date="2024-03-21T03:34:00Z">
          <w:r w:rsidDel="00776DBB">
            <w:delText xml:space="preserve"> to dampen the sensitivity of any individual model to a single water-year outcome.</w:delText>
          </w:r>
        </w:del>
      </w:ins>
      <w:ins w:id="992" w:author="Claire Kouba" w:date="2024-03-18T13:48:00Z">
        <w:del w:id="993" w:author="Thomas Harter" w:date="2024-03-21T03:34:00Z">
          <w:r w:rsidDel="00776DBB">
            <w:delText xml:space="preserve"> </w:delText>
          </w:r>
        </w:del>
      </w:ins>
    </w:p>
    <w:p w14:paraId="26BEE357" w14:textId="1F5C2379" w:rsidR="001E3A2E" w:rsidRPr="00BB242C" w:rsidRDefault="001E3A2E">
      <w:pPr>
        <w:pStyle w:val="Heading3"/>
        <w:rPr>
          <w:ins w:id="994" w:author="Thomas Harter" w:date="2024-03-18T02:08:00Z"/>
        </w:rPr>
        <w:pPrChange w:id="995" w:author="Claire Kouba" w:date="2024-03-19T16:51:00Z">
          <w:pPr>
            <w:pStyle w:val="BodyText"/>
          </w:pPr>
        </w:pPrChange>
      </w:pPr>
      <w:ins w:id="996" w:author="Claire Kouba" w:date="2024-03-19T16:51:00Z">
        <w:r>
          <w:t>3.4.</w:t>
        </w:r>
        <w:del w:id="997" w:author="Thomas Harter" w:date="2024-03-21T03:43:00Z">
          <w:r w:rsidDel="00EA5BC0">
            <w:delText>1</w:delText>
          </w:r>
        </w:del>
      </w:ins>
      <w:ins w:id="998" w:author="Thomas Harter" w:date="2024-03-21T03:43:00Z">
        <w:r w:rsidR="00EA5BC0">
          <w:t>2</w:t>
        </w:r>
      </w:ins>
      <w:ins w:id="999" w:author="Claire Kouba" w:date="2024-03-19T16:51:00Z">
        <w:r>
          <w:t xml:space="preserve"> Linear model</w:t>
        </w:r>
      </w:ins>
      <w:ins w:id="1000" w:author="Thomas Harter" w:date="2024-03-21T03:58:00Z">
        <w:r w:rsidR="0031372D">
          <w:t>ing</w:t>
        </w:r>
      </w:ins>
      <w:ins w:id="1001" w:author="Claire Kouba" w:date="2024-03-19T16:51:00Z">
        <w:del w:id="1002" w:author="Thomas Harter" w:date="2024-03-21T03:58:00Z">
          <w:r w:rsidDel="0031372D">
            <w:delText xml:space="preserve"> selection cri</w:delText>
          </w:r>
        </w:del>
      </w:ins>
      <w:ins w:id="1003" w:author="Claire Kouba" w:date="2024-03-19T16:52:00Z">
        <w:del w:id="1004" w:author="Thomas Harter" w:date="2024-03-21T03:58:00Z">
          <w:r w:rsidDel="0031372D">
            <w:delText>teria</w:delText>
          </w:r>
        </w:del>
      </w:ins>
      <w:ins w:id="1005" w:author="Thomas Harter" w:date="2024-03-21T03:59:00Z">
        <w:r w:rsidR="00391DD4">
          <w:t xml:space="preserve"> and model performance assessment</w:t>
        </w:r>
      </w:ins>
    </w:p>
    <w:p w14:paraId="47189F7F" w14:textId="358E7968" w:rsidR="00075B59" w:rsidRDefault="00776DBB" w:rsidP="00776DBB">
      <w:pPr>
        <w:pStyle w:val="FirstParagraph"/>
        <w:rPr>
          <w:ins w:id="1006" w:author="Thomas Harter" w:date="2024-03-21T03:52:00Z"/>
        </w:rPr>
      </w:pPr>
      <w:ins w:id="1007" w:author="Thomas Harter" w:date="2024-03-21T03:34:00Z">
        <w:r>
          <w:t xml:space="preserve">We used the R programming environment (R Core Team 2021) and the linear modeling function </w:t>
        </w:r>
        <w:proofErr w:type="spellStart"/>
        <w:proofErr w:type="gramStart"/>
        <w:r>
          <w:t>lm</w:t>
        </w:r>
        <w:proofErr w:type="spellEnd"/>
        <w:r>
          <w:t>(</w:t>
        </w:r>
        <w:proofErr w:type="gramEnd"/>
        <w:r>
          <w:t>) (</w:t>
        </w:r>
        <w:commentRangeStart w:id="1008"/>
        <w:commentRangeStart w:id="1009"/>
        <w:r>
          <w:t>Chambers, 1992</w:t>
        </w:r>
        <w:commentRangeEnd w:id="1008"/>
        <w:r>
          <w:rPr>
            <w:rStyle w:val="CommentReference"/>
          </w:rPr>
          <w:commentReference w:id="1008"/>
        </w:r>
        <w:commentRangeEnd w:id="1009"/>
        <w:r>
          <w:rPr>
            <w:rStyle w:val="CommentReference"/>
          </w:rPr>
          <w:commentReference w:id="1009"/>
        </w:r>
        <w:r>
          <w:t xml:space="preserve">) to build a complete set of two-predictor linear regression models of the </w:t>
        </w:r>
        <w:proofErr w:type="spellStart"/>
        <w:r>
          <w:t>coho</w:t>
        </w:r>
        <w:proofErr w:type="spellEnd"/>
        <w:r>
          <w:t xml:space="preserve"> </w:t>
        </w:r>
        <w:proofErr w:type="spellStart"/>
        <w:r>
          <w:t>spf</w:t>
        </w:r>
        <w:proofErr w:type="spellEnd"/>
        <w:r>
          <w:t xml:space="preserve"> response variable</w:t>
        </w:r>
      </w:ins>
      <w:ins w:id="1010" w:author="Thomas Harter" w:date="2024-03-21T03:51:00Z">
        <w:r w:rsidR="009D11E3">
          <w:t xml:space="preserve"> for each brood-year</w:t>
        </w:r>
      </w:ins>
      <w:ins w:id="1011" w:author="Thomas Harter" w:date="2024-03-21T05:52:00Z">
        <w:r w:rsidR="00135A2C">
          <w:t xml:space="preserve"> </w:t>
        </w:r>
        <w:r w:rsidR="00AB2730">
          <w:t>(the index used to typify a specific generation of salmon)</w:t>
        </w:r>
      </w:ins>
      <w:ins w:id="1012" w:author="Thomas Harter" w:date="2024-03-21T03:34:00Z">
        <w:r>
          <w:t>, using the set of hydrologic predictor variables described above</w:t>
        </w:r>
      </w:ins>
      <w:ins w:id="1013" w:author="Thomas Harter" w:date="2024-03-21T03:51:00Z">
        <w:r w:rsidR="00075B59">
          <w:t>:</w:t>
        </w:r>
      </w:ins>
    </w:p>
    <w:p w14:paraId="4C11AF31" w14:textId="7A1792F8" w:rsidR="009D11E3" w:rsidRPr="008D2BDD" w:rsidRDefault="00E011D0" w:rsidP="009D11E3">
      <w:pPr>
        <w:pStyle w:val="BodyText"/>
        <w:rPr>
          <w:ins w:id="1014" w:author="Thomas Harter" w:date="2024-03-21T03:52:00Z"/>
        </w:rPr>
      </w:pPr>
      <m:oMathPara>
        <m:oMath>
          <m:sSub>
            <m:sSubPr>
              <m:ctrlPr>
                <w:ins w:id="1015" w:author="Thomas Harter" w:date="2024-03-21T03:52:00Z">
                  <w:rPr>
                    <w:rFonts w:ascii="Cambria Math" w:hAnsi="Cambria Math"/>
                    <w:i/>
                  </w:rPr>
                </w:ins>
              </m:ctrlPr>
            </m:sSubPr>
            <m:e>
              <m:r>
                <w:ins w:id="1016" w:author="Thomas Harter" w:date="2024-03-21T03:52:00Z">
                  <w:rPr>
                    <w:rFonts w:ascii="Cambria Math" w:hAnsi="Cambria Math"/>
                  </w:rPr>
                  <m:t>y</m:t>
                </w:ins>
              </m:r>
            </m:e>
            <m:sub>
              <m:r>
                <w:ins w:id="1017" w:author="Thomas Harter" w:date="2024-03-21T03:52:00Z">
                  <w:rPr>
                    <w:rFonts w:ascii="Cambria Math" w:hAnsi="Cambria Math"/>
                  </w:rPr>
                  <m:t>BY</m:t>
                </w:ins>
              </m:r>
            </m:sub>
          </m:sSub>
          <m:r>
            <w:ins w:id="1018" w:author="Thomas Harter" w:date="2024-03-21T03:52:00Z">
              <w:rPr>
                <w:rFonts w:ascii="Cambria Math" w:hAnsi="Cambria Math"/>
              </w:rPr>
              <m:t>= a+</m:t>
            </w:ins>
          </m:r>
          <m:sSub>
            <m:sSubPr>
              <m:ctrlPr>
                <w:ins w:id="1019" w:author="Thomas Harter" w:date="2024-03-21T03:52:00Z">
                  <w:rPr>
                    <w:rFonts w:ascii="Cambria Math" w:hAnsi="Cambria Math"/>
                    <w:i/>
                  </w:rPr>
                </w:ins>
              </m:ctrlPr>
            </m:sSubPr>
            <m:e>
              <m:r>
                <w:ins w:id="1020" w:author="Thomas Harter" w:date="2024-03-21T03:52:00Z">
                  <w:rPr>
                    <w:rFonts w:ascii="Cambria Math" w:hAnsi="Cambria Math"/>
                  </w:rPr>
                  <m:t>b</m:t>
                </w:ins>
              </m:r>
            </m:e>
            <m:sub>
              <m:r>
                <w:ins w:id="1021" w:author="Thomas Harter" w:date="2024-03-21T03:52:00Z">
                  <w:rPr>
                    <w:rFonts w:ascii="Cambria Math" w:hAnsi="Cambria Math"/>
                  </w:rPr>
                  <m:t>1</m:t>
                </w:ins>
              </m:r>
            </m:sub>
          </m:sSub>
          <m:sSub>
            <m:sSubPr>
              <m:ctrlPr>
                <w:ins w:id="1022" w:author="Thomas Harter" w:date="2024-03-21T03:52:00Z">
                  <w:rPr>
                    <w:rFonts w:ascii="Cambria Math" w:hAnsi="Cambria Math"/>
                    <w:i/>
                  </w:rPr>
                </w:ins>
              </m:ctrlPr>
            </m:sSubPr>
            <m:e>
              <m:r>
                <w:ins w:id="1023" w:author="Thomas Harter" w:date="2024-03-21T03:52:00Z">
                  <w:rPr>
                    <w:rFonts w:ascii="Cambria Math" w:hAnsi="Cambria Math"/>
                  </w:rPr>
                  <m:t>x</m:t>
                </w:ins>
              </m:r>
            </m:e>
            <m:sub>
              <m:r>
                <w:ins w:id="1024" w:author="Thomas Harter" w:date="2024-03-21T03:52:00Z">
                  <w:rPr>
                    <w:rFonts w:ascii="Cambria Math" w:hAnsi="Cambria Math"/>
                  </w:rPr>
                  <m:t>1,BY</m:t>
                </w:ins>
              </m:r>
            </m:sub>
          </m:sSub>
          <m:r>
            <w:ins w:id="1025" w:author="Thomas Harter" w:date="2024-03-21T03:52:00Z">
              <w:rPr>
                <w:rFonts w:ascii="Cambria Math" w:hAnsi="Cambria Math"/>
              </w:rPr>
              <m:t>+</m:t>
            </w:ins>
          </m:r>
          <m:sSub>
            <m:sSubPr>
              <m:ctrlPr>
                <w:ins w:id="1026" w:author="Thomas Harter" w:date="2024-03-21T03:52:00Z">
                  <w:rPr>
                    <w:rFonts w:ascii="Cambria Math" w:eastAsiaTheme="minorEastAsia" w:hAnsi="Cambria Math"/>
                    <w:i/>
                  </w:rPr>
                </w:ins>
              </m:ctrlPr>
            </m:sSubPr>
            <m:e>
              <m:r>
                <w:ins w:id="1027" w:author="Thomas Harter" w:date="2024-03-21T03:52:00Z">
                  <w:rPr>
                    <w:rFonts w:ascii="Cambria Math" w:eastAsiaTheme="minorEastAsia" w:hAnsi="Cambria Math"/>
                  </w:rPr>
                  <m:t>b</m:t>
                </w:ins>
              </m:r>
            </m:e>
            <m:sub>
              <m:r>
                <w:ins w:id="1028" w:author="Thomas Harter" w:date="2024-03-21T03:52:00Z">
                  <w:rPr>
                    <w:rFonts w:ascii="Cambria Math" w:eastAsiaTheme="minorEastAsia" w:hAnsi="Cambria Math"/>
                  </w:rPr>
                  <m:t>2</m:t>
                </w:ins>
              </m:r>
            </m:sub>
          </m:sSub>
          <m:sSub>
            <m:sSubPr>
              <m:ctrlPr>
                <w:ins w:id="1029" w:author="Thomas Harter" w:date="2024-03-21T03:52:00Z">
                  <w:rPr>
                    <w:rFonts w:ascii="Cambria Math" w:eastAsiaTheme="minorEastAsia" w:hAnsi="Cambria Math"/>
                    <w:i/>
                  </w:rPr>
                </w:ins>
              </m:ctrlPr>
            </m:sSubPr>
            <m:e>
              <m:r>
                <w:ins w:id="1030" w:author="Thomas Harter" w:date="2024-03-21T03:52:00Z">
                  <w:rPr>
                    <w:rFonts w:ascii="Cambria Math" w:eastAsiaTheme="minorEastAsia" w:hAnsi="Cambria Math"/>
                  </w:rPr>
                  <m:t>x</m:t>
                </w:ins>
              </m:r>
            </m:e>
            <m:sub>
              <m:r>
                <w:ins w:id="1031" w:author="Thomas Harter" w:date="2024-03-21T03:52:00Z">
                  <w:rPr>
                    <w:rFonts w:ascii="Cambria Math" w:eastAsiaTheme="minorEastAsia" w:hAnsi="Cambria Math"/>
                  </w:rPr>
                  <m:t>2,BY</m:t>
                </w:ins>
              </m:r>
            </m:sub>
          </m:sSub>
        </m:oMath>
      </m:oMathPara>
    </w:p>
    <w:p w14:paraId="04C82A73" w14:textId="1CEB9885" w:rsidR="009D11E3" w:rsidRPr="009D11E3" w:rsidRDefault="009D11E3" w:rsidP="007F0CCF">
      <w:pPr>
        <w:pStyle w:val="FirstParagraph"/>
        <w:rPr>
          <w:ins w:id="1032" w:author="Thomas Harter" w:date="2024-03-21T03:51:00Z"/>
        </w:rPr>
      </w:pPr>
      <w:ins w:id="1033" w:author="Thomas Harter" w:date="2024-03-21T03:52:00Z">
        <w:r>
          <w:t xml:space="preserve">where </w:t>
        </w:r>
        <w:r>
          <w:rPr>
            <w:i/>
            <w:iCs/>
          </w:rPr>
          <w:t>y</w:t>
        </w:r>
        <w:r>
          <w:t xml:space="preserve"> is the ecologic response variable, </w:t>
        </w:r>
        <w:r>
          <w:rPr>
            <w:i/>
            <w:iCs/>
          </w:rPr>
          <w:t>x</w:t>
        </w:r>
        <w:r>
          <w:t xml:space="preserve"> is the hydrologic predictor variable, and </w:t>
        </w:r>
        <w:r>
          <w:rPr>
            <w:i/>
            <w:iCs/>
          </w:rPr>
          <w:t>a</w:t>
        </w:r>
        <w:r>
          <w:t xml:space="preserve"> and </w:t>
        </w:r>
        <w:r w:rsidRPr="00A53D5F">
          <w:rPr>
            <w:i/>
            <w:iCs/>
          </w:rPr>
          <w:t>b</w:t>
        </w:r>
        <w:r>
          <w:rPr>
            <w:i/>
            <w:iCs/>
          </w:rPr>
          <w:t xml:space="preserve"> </w:t>
        </w:r>
        <w:r>
          <w:t>are regression coefficients.</w:t>
        </w:r>
      </w:ins>
    </w:p>
    <w:p w14:paraId="6BEE7051" w14:textId="31D75E2A" w:rsidR="00A61693" w:rsidRDefault="00776DBB" w:rsidP="00A61693">
      <w:pPr>
        <w:pStyle w:val="BodyText"/>
        <w:rPr>
          <w:ins w:id="1034" w:author="Thomas Harter" w:date="2024-03-21T03:54:00Z"/>
        </w:rPr>
      </w:pPr>
      <w:ins w:id="1035" w:author="Thomas Harter" w:date="2024-03-21T03:34:00Z">
        <w:r>
          <w:t xml:space="preserve">A complete set of one-predictor models </w:t>
        </w:r>
      </w:ins>
      <w:ins w:id="1036" w:author="Thomas Harter" w:date="2024-03-21T03:53:00Z">
        <w:r w:rsidR="00CE50F5">
          <w:t>(</w:t>
        </w:r>
        <w:r w:rsidR="00CE50F5">
          <w:rPr>
            <w:i/>
            <w:iCs/>
          </w:rPr>
          <w:t>b</w:t>
        </w:r>
        <w:proofErr w:type="gramStart"/>
        <w:r w:rsidR="00CE50F5">
          <w:rPr>
            <w:i/>
            <w:iCs/>
            <w:vertAlign w:val="subscript"/>
          </w:rPr>
          <w:t>2</w:t>
        </w:r>
        <w:r w:rsidR="00CE50F5">
          <w:rPr>
            <w:i/>
            <w:iCs/>
          </w:rPr>
          <w:t xml:space="preserve"> </w:t>
        </w:r>
        <w:r w:rsidR="00CE50F5">
          <w:t xml:space="preserve"> =</w:t>
        </w:r>
        <w:proofErr w:type="gramEnd"/>
        <w:r w:rsidR="00CE50F5">
          <w:t xml:space="preserve"> 0)</w:t>
        </w:r>
        <w:r w:rsidR="008D1FB4">
          <w:t xml:space="preserve"> </w:t>
        </w:r>
      </w:ins>
      <w:ins w:id="1037" w:author="Thomas Harter" w:date="2024-03-21T03:34:00Z">
        <w:r>
          <w:t xml:space="preserve">was also produced for comparative purposes. </w:t>
        </w:r>
      </w:ins>
      <w:ins w:id="1038" w:author="Thomas Harter" w:date="2024-03-21T03:55:00Z">
        <w:r w:rsidR="00AD0F72">
          <w:t>Linear models with more than two predictors were not evaluated. W</w:t>
        </w:r>
      </w:ins>
      <w:ins w:id="1039" w:author="Thomas Harter" w:date="2024-03-21T03:54:00Z">
        <w:r w:rsidR="00A61693">
          <w:t xml:space="preserve">ith a dataset this small, the risk of overfitting </w:t>
        </w:r>
      </w:ins>
      <w:ins w:id="1040" w:author="Thomas Harter" w:date="2024-03-21T03:55:00Z">
        <w:r w:rsidR="0028042E">
          <w:t xml:space="preserve">such higher order linear models </w:t>
        </w:r>
      </w:ins>
      <w:proofErr w:type="gramStart"/>
      <w:ins w:id="1041" w:author="Thomas Harter" w:date="2024-03-21T03:54:00Z">
        <w:r w:rsidR="00A61693">
          <w:t>is</w:t>
        </w:r>
        <w:proofErr w:type="gramEnd"/>
        <w:r w:rsidR="00A61693">
          <w:t xml:space="preserve"> relatively high (James et al. 2013).</w:t>
        </w:r>
      </w:ins>
    </w:p>
    <w:p w14:paraId="0B26F736" w14:textId="592A3E08" w:rsidR="00835A6B" w:rsidRDefault="0080747B">
      <w:pPr>
        <w:pStyle w:val="BodyText"/>
        <w:rPr>
          <w:ins w:id="1042" w:author="Claire Kouba" w:date="2024-03-12T20:26:00Z"/>
        </w:rPr>
      </w:pPr>
      <w:del w:id="1043" w:author="Thomas Harter" w:date="2024-03-21T03:54:00Z">
        <w:r w:rsidDel="00A61693">
          <w:lastRenderedPageBreak/>
          <w:delText>With a dataset this small, the risk of overfitting is relatively high (James et al. 2013). Consequently</w:delText>
        </w:r>
      </w:del>
      <w:ins w:id="1044" w:author="Claire Kouba" w:date="2024-03-19T19:59:00Z">
        <w:del w:id="1045" w:author="Thomas Harter" w:date="2024-03-21T03:54:00Z">
          <w:r w:rsidR="00E07B7C" w:rsidDel="00A61693">
            <w:delText>,</w:delText>
          </w:r>
        </w:del>
      </w:ins>
      <w:del w:id="1046" w:author="Thomas Harter" w:date="2024-03-21T03:54:00Z">
        <w:r w:rsidDel="00A61693">
          <w:delText xml:space="preserve"> linear models with </w:delText>
        </w:r>
      </w:del>
      <w:del w:id="1047" w:author="Thomas Harter" w:date="2024-03-21T03:53:00Z">
        <w:r w:rsidDel="00E42ED4">
          <w:delText xml:space="preserve">a maximum of </w:delText>
        </w:r>
      </w:del>
      <w:del w:id="1048" w:author="Thomas Harter" w:date="2024-03-21T03:54:00Z">
        <w:r w:rsidDel="00A61693">
          <w:delText>two predictors were evaluated.</w:delText>
        </w:r>
      </w:del>
      <w:del w:id="1049" w:author="Thomas Harter" w:date="2024-03-21T03:53:00Z">
        <w:r w:rsidDel="008D1FB4">
          <w:delText xml:space="preserve"> </w:delText>
        </w:r>
      </w:del>
      <w:moveToRangeStart w:id="1050" w:author="Claire Kouba" w:date="2024-03-12T20:26:00Z" w:name="move161167623"/>
      <w:moveTo w:id="1051" w:author="Claire Kouba" w:date="2024-03-12T20:26:00Z">
        <w:r w:rsidR="00716F5E">
          <w:t xml:space="preserve">Criteria used to </w:t>
        </w:r>
        <w:del w:id="1052" w:author="Claire Kouba" w:date="2024-03-12T20:30:00Z">
          <w:r w:rsidR="00716F5E" w:rsidDel="00716F5E">
            <w:delText>make the selection</w:delText>
          </w:r>
        </w:del>
      </w:moveTo>
      <w:ins w:id="1053" w:author="Claire Kouba" w:date="2024-03-12T20:30:00Z">
        <w:r w:rsidR="00716F5E">
          <w:t>evaluate model performance</w:t>
        </w:r>
      </w:ins>
      <w:moveTo w:id="1054" w:author="Claire Kouba" w:date="2024-03-12T20:26:00Z">
        <w:r w:rsidR="00716F5E">
          <w:t xml:space="preserve"> included degree of variability explained by the predictors (R</w:t>
        </w:r>
        <w:r w:rsidR="00716F5E">
          <w:rPr>
            <w:vertAlign w:val="superscript"/>
          </w:rPr>
          <w:t>2</w:t>
        </w:r>
        <w:r w:rsidR="00716F5E">
          <w:t xml:space="preserve"> and adjusted R</w:t>
        </w:r>
        <w:r w:rsidR="00716F5E">
          <w:rPr>
            <w:vertAlign w:val="superscript"/>
          </w:rPr>
          <w:t>2</w:t>
        </w:r>
        <w:r w:rsidR="00716F5E">
          <w:t xml:space="preserve">), statistical significance (p-value and F-statistic), the amount of total non-correlated information contained in the set of predictors (corrected AIC, or </w:t>
        </w:r>
        <w:proofErr w:type="spellStart"/>
        <w:r w:rsidR="00716F5E">
          <w:t>AIC</w:t>
        </w:r>
        <w:r w:rsidR="00716F5E">
          <w:rPr>
            <w:vertAlign w:val="subscript"/>
          </w:rPr>
          <w:t>c</w:t>
        </w:r>
        <w:proofErr w:type="spellEnd"/>
        <w:r w:rsidR="00716F5E">
          <w:t>, a statistic used for small sample sizes).</w:t>
        </w:r>
      </w:moveTo>
      <w:moveToRangeEnd w:id="1050"/>
    </w:p>
    <w:p w14:paraId="1B18F907" w14:textId="6AD3553B" w:rsidR="00C26AC4" w:rsidDel="00716F5E" w:rsidRDefault="0080747B">
      <w:pPr>
        <w:pStyle w:val="BodyText"/>
        <w:rPr>
          <w:del w:id="1055" w:author="Claire Kouba" w:date="2024-03-12T20:27:00Z"/>
        </w:rPr>
      </w:pPr>
      <w:del w:id="1056" w:author="Claire Kouba" w:date="2024-03-12T20:27:00Z">
        <w:r w:rsidDel="00716F5E">
          <w:delText xml:space="preserve">The four best one-predictor models and six of the best two-predictor models are shown in Table 2. </w:delText>
        </w:r>
      </w:del>
      <w:moveFromRangeStart w:id="1057" w:author="Claire Kouba" w:date="2024-03-12T20:26:00Z" w:name="move161167623"/>
      <w:moveFrom w:id="1058" w:author="Claire Kouba" w:date="2024-03-12T20:26:00Z">
        <w:del w:id="1059" w:author="Claire Kouba" w:date="2024-03-12T20:27:00Z">
          <w:r w:rsidDel="00716F5E">
            <w:delText>Criteria used to make the selection included degree of variability explained by the predictors (R</w:delText>
          </w:r>
          <w:r w:rsidDel="00716F5E">
            <w:rPr>
              <w:vertAlign w:val="superscript"/>
            </w:rPr>
            <w:delText>2</w:delText>
          </w:r>
          <w:r w:rsidDel="00716F5E">
            <w:delText xml:space="preserve"> and adjusted R</w:delText>
          </w:r>
          <w:r w:rsidDel="00716F5E">
            <w:rPr>
              <w:vertAlign w:val="superscript"/>
            </w:rPr>
            <w:delText>2</w:delText>
          </w:r>
          <w:r w:rsidDel="00716F5E">
            <w:delText>), statistical significance (p-value and F-statistic), the amount of total non-correlated information contained in the set of predictors (corrected AIC, or AIC</w:delText>
          </w:r>
          <w:r w:rsidDel="00716F5E">
            <w:rPr>
              <w:vertAlign w:val="subscript"/>
            </w:rPr>
            <w:delText>c</w:delText>
          </w:r>
          <w:r w:rsidDel="00716F5E">
            <w:delText xml:space="preserve">, a statistic used for small sample sizes). </w:delText>
          </w:r>
        </w:del>
      </w:moveFrom>
      <w:moveFromRangeEnd w:id="1057"/>
      <w:del w:id="1060" w:author="Claire Kouba" w:date="2024-03-12T20:27:00Z">
        <w:r w:rsidDel="00716F5E">
          <w:delText>For coho, because the predictor BY_recon_10 (Brood Year reconnection date, 10 cfs) performed so much better than all other metrics in the one-predictor model set, all two-predictor models evaluated included that predictor.</w:delText>
        </w:r>
      </w:del>
    </w:p>
    <w:p w14:paraId="281642F5" w14:textId="4B10815B" w:rsidR="00C26AC4" w:rsidRDefault="0080747B">
      <w:pPr>
        <w:pStyle w:val="BodyText"/>
      </w:pPr>
      <w:r>
        <w:t xml:space="preserve">For each of </w:t>
      </w:r>
      <w:del w:id="1061" w:author="Claire Kouba" w:date="2024-03-12T20:30:00Z">
        <w:r w:rsidDel="00716F5E">
          <w:delText xml:space="preserve">these </w:delText>
        </w:r>
      </w:del>
      <w:ins w:id="1062" w:author="Claire Kouba" w:date="2024-03-12T20:30:00Z">
        <w:r w:rsidR="00716F5E">
          <w:t xml:space="preserve">the one- and two-predictor </w:t>
        </w:r>
      </w:ins>
      <w:r>
        <w:t xml:space="preserve">models, we calculated the estimated average model error using leave-one-out cross-validation (LOOCV; Table 3). In the LOOCV method, for a dataset with </w:t>
      </w:r>
      <m:oMath>
        <m:r>
          <w:rPr>
            <w:rFonts w:ascii="Cambria Math" w:hAnsi="Cambria Math"/>
          </w:rPr>
          <m:t>n</m:t>
        </m:r>
      </m:oMath>
      <w:r>
        <w:t xml:space="preserve"> observations, the LOOCV error of a predictive model is obtained by recalculating the model coefficients </w:t>
      </w:r>
      <m:oMath>
        <m:r>
          <w:rPr>
            <w:rFonts w:ascii="Cambria Math" w:hAnsi="Cambria Math"/>
          </w:rPr>
          <m:t>n</m:t>
        </m:r>
      </m:oMath>
      <w:r>
        <w:t xml:space="preserve"> times, each time leaving out one observation, and comparing the resulting prediction to the single left-out observation. The root mean square of these </w:t>
      </w:r>
      <m:oMath>
        <m:r>
          <w:rPr>
            <w:rFonts w:ascii="Cambria Math" w:hAnsi="Cambria Math"/>
          </w:rPr>
          <m:t>n</m:t>
        </m:r>
      </m:oMath>
      <w:r>
        <w:t xml:space="preserve"> errors is the LOOCV error used to evaluate model performance in Results.</w:t>
      </w:r>
    </w:p>
    <w:p w14:paraId="79137A6E" w14:textId="43E32299" w:rsidR="00C26AC4" w:rsidDel="00716F5E" w:rsidRDefault="0080747B" w:rsidP="00716F5E">
      <w:pPr>
        <w:pStyle w:val="BodyText"/>
        <w:rPr>
          <w:del w:id="1063" w:author="Claire Kouba" w:date="2024-03-12T20:29:00Z"/>
        </w:rPr>
      </w:pPr>
      <w:r>
        <w:t>Finally, minimum performance criteria were established to select the models which were incorporated into the ultimate HB function</w:t>
      </w:r>
      <w:ins w:id="1064" w:author="Claire Kouba" w:date="2024-03-12T20:28:00Z">
        <w:r w:rsidR="00716F5E">
          <w:t xml:space="preserve"> (discussed further in Results)</w:t>
        </w:r>
      </w:ins>
      <w:r>
        <w:t xml:space="preserve">. </w:t>
      </w:r>
      <w:del w:id="1065" w:author="Claire Kouba" w:date="2024-03-12T20:29:00Z">
        <w:r w:rsidDel="00716F5E">
          <w:delText>These criteria were: adjusted R</w:delText>
        </w:r>
        <w:r w:rsidDel="00716F5E">
          <w:rPr>
            <w:vertAlign w:val="superscript"/>
          </w:rPr>
          <w:delText>2</w:delText>
        </w:r>
        <w:r w:rsidDel="00716F5E">
          <w:delText xml:space="preserve"> value of &gt;0.6, a p-value of &lt;0.2, an F-statistic of more than 10, and a LOOCV value of less than 747 (i.e., the LOOCV value of the best one-predictor model). The predictors and </w:delText>
        </w:r>
      </w:del>
      <w:del w:id="1066" w:author="Claire Kouba" w:date="2024-03-12T20:27:00Z">
        <w:r w:rsidDel="00716F5E">
          <w:delText xml:space="preserve">slopes </w:delText>
        </w:r>
      </w:del>
      <w:del w:id="1067" w:author="Claire Kouba" w:date="2024-03-12T20:29:00Z">
        <w:r w:rsidDel="00716F5E">
          <w:delText>of the three models which met these criteria (lm2a, lm2b, and lm2c) are shown in Table 4.</w:delText>
        </w:r>
      </w:del>
    </w:p>
    <w:p w14:paraId="7B4CCE76" w14:textId="3D187B97" w:rsidR="00C26AC4" w:rsidRDefault="0080747B" w:rsidP="00716F5E">
      <w:pPr>
        <w:pStyle w:val="BodyText"/>
        <w:rPr>
          <w:ins w:id="1068" w:author="Claire Kouba" w:date="2024-03-12T20:37:00Z"/>
        </w:rPr>
      </w:pPr>
      <w:del w:id="1069" w:author="Claire Kouba" w:date="2024-03-12T20:29:00Z">
        <w:r w:rsidDel="00716F5E">
          <w:delText>These criteria were selected using professional judgment based on the features of the available models, and the diversity of predictors in the resulting ensemble model. For example, the selection of a p-value criteria of &lt;0.2 allowed the inclusion of lm2c (Table 2), with a p-value of 0.18, but excluded lm2d, with a p-value of 0.64. The authors felt that this was a reasonable cutoff in statistical significance for such a small sample size of observed response variable. Additionally, the three models that met these criteria incorporate information from the end of a dry season (BY_recon_10 and 100), the onset of the wet season (RY_Wet_Tim), and the wet season duration (Wet_BFL_Dur), which supports the professional judgment of the authors that the degree of hydro-ecological services provided each water year should be evaluated using information from multiple seasons.</w:delText>
        </w:r>
      </w:del>
    </w:p>
    <w:p w14:paraId="1E85B92A" w14:textId="79EFA5A4" w:rsidR="00C3717D" w:rsidRDefault="00C3717D">
      <w:pPr>
        <w:pStyle w:val="Heading3"/>
        <w:rPr>
          <w:ins w:id="1070" w:author="Claire Kouba" w:date="2024-03-12T20:37:00Z"/>
        </w:rPr>
        <w:pPrChange w:id="1071" w:author="Claire Kouba" w:date="2024-03-12T20:51:00Z">
          <w:pPr>
            <w:pStyle w:val="Heading2"/>
          </w:pPr>
        </w:pPrChange>
      </w:pPr>
      <w:ins w:id="1072" w:author="Claire Kouba" w:date="2024-03-12T20:37:00Z">
        <w:r>
          <w:rPr>
            <w:rStyle w:val="SectionNumber"/>
          </w:rPr>
          <w:t>3.4</w:t>
        </w:r>
      </w:ins>
      <w:ins w:id="1073" w:author="Claire Kouba" w:date="2024-03-12T20:39:00Z">
        <w:r w:rsidR="005A3C0F">
          <w:rPr>
            <w:rStyle w:val="SectionNumber"/>
          </w:rPr>
          <w:t>.</w:t>
        </w:r>
        <w:del w:id="1074" w:author="Thomas Harter" w:date="2024-03-21T03:43:00Z">
          <w:r w:rsidR="005A3C0F" w:rsidDel="00EA5BC0">
            <w:rPr>
              <w:rStyle w:val="SectionNumber"/>
            </w:rPr>
            <w:delText>2</w:delText>
          </w:r>
        </w:del>
      </w:ins>
      <w:ins w:id="1075" w:author="Thomas Harter" w:date="2024-03-21T03:43:00Z">
        <w:r w:rsidR="00EA5BC0">
          <w:rPr>
            <w:rStyle w:val="SectionNumber"/>
          </w:rPr>
          <w:t>3</w:t>
        </w:r>
      </w:ins>
      <w:ins w:id="1076" w:author="Claire Kouba" w:date="2024-03-12T20:37:00Z">
        <w:r>
          <w:rPr>
            <w:rStyle w:val="SectionNumber"/>
          </w:rPr>
          <w:t xml:space="preserve"> </w:t>
        </w:r>
        <w:r>
          <w:t>Hydrologic benefit formulation</w:t>
        </w:r>
      </w:ins>
    </w:p>
    <w:p w14:paraId="0B1D4BB7" w14:textId="61822A5C" w:rsidR="00C3717D" w:rsidDel="002D7BFD" w:rsidRDefault="00C3717D" w:rsidP="00C3717D">
      <w:pPr>
        <w:pStyle w:val="FirstParagraph"/>
        <w:rPr>
          <w:ins w:id="1077" w:author="Claire Kouba" w:date="2024-03-12T20:37:00Z"/>
          <w:del w:id="1078" w:author="Thomas Harter" w:date="2024-03-21T04:00:00Z"/>
        </w:rPr>
      </w:pPr>
      <w:ins w:id="1079" w:author="Claire Kouba" w:date="2024-03-12T20:37:00Z">
        <w:del w:id="1080" w:author="Thomas Harter" w:date="2024-03-21T04:00:00Z">
          <w:r w:rsidDel="002D7BFD">
            <w:delText xml:space="preserve">Before finalizing the selection of the highest-utility hydrologic predictors, all predictors were evaluated in aggregate. Based on this analysis, we determined that Chinook reproductive outcomes were substantially less predictable than coho reproductive outcomes. The </w:delText>
          </w:r>
        </w:del>
        <w:del w:id="1081" w:author="Thomas Harter" w:date="2024-03-21T03:38:00Z">
          <w:r w:rsidDel="00E10C37">
            <w:delText>final linear modeling exercise</w:delText>
          </w:r>
        </w:del>
        <w:del w:id="1082" w:author="Thomas Harter" w:date="2024-03-21T04:00:00Z">
          <w:r w:rsidDel="002D7BFD">
            <w:delText xml:space="preserve"> was carried out only for coho salmon.</w:delText>
          </w:r>
        </w:del>
      </w:ins>
    </w:p>
    <w:p w14:paraId="744DCE8E" w14:textId="3D465DD7" w:rsidR="00776DBB" w:rsidRDefault="00776DBB" w:rsidP="00776DBB">
      <w:pPr>
        <w:pStyle w:val="FirstParagraph"/>
        <w:rPr>
          <w:ins w:id="1083" w:author="Thomas Harter" w:date="2024-03-21T03:34:00Z"/>
        </w:rPr>
      </w:pPr>
      <w:ins w:id="1084" w:author="Thomas Harter" w:date="2024-03-21T03:34:00Z">
        <w:r>
          <w:lastRenderedPageBreak/>
          <w:t xml:space="preserve">The best </w:t>
        </w:r>
        <w:r>
          <w:rPr>
            <w:i/>
          </w:rPr>
          <w:t xml:space="preserve">n </w:t>
        </w:r>
        <w:r>
          <w:t>performing linear models are selected and combined into an ensemble average model that comprises the “hydrologic benefit (HB) function”:</w:t>
        </w:r>
      </w:ins>
    </w:p>
    <w:p w14:paraId="67FA170B" w14:textId="4DA21CC5" w:rsidR="00776DBB" w:rsidRPr="00BC3363" w:rsidRDefault="00E011D0" w:rsidP="00776DBB">
      <w:pPr>
        <w:pStyle w:val="BodyText"/>
        <w:rPr>
          <w:ins w:id="1085" w:author="Thomas Harter" w:date="2024-03-21T03:34:00Z"/>
        </w:rPr>
      </w:pPr>
      <m:oMathPara>
        <m:oMath>
          <m:sSub>
            <m:sSubPr>
              <m:ctrlPr>
                <w:ins w:id="1086" w:author="Thomas Harter" w:date="2024-03-21T03:34:00Z">
                  <w:rPr>
                    <w:rFonts w:ascii="Cambria Math" w:hAnsi="Cambria Math"/>
                    <w:i/>
                  </w:rPr>
                </w:ins>
              </m:ctrlPr>
            </m:sSubPr>
            <m:e>
              <m:r>
                <w:ins w:id="1087" w:author="Thomas Harter" w:date="2024-03-21T03:34:00Z">
                  <w:rPr>
                    <w:rFonts w:ascii="Cambria Math" w:hAnsi="Cambria Math"/>
                  </w:rPr>
                  <m:t>HB</m:t>
                </w:ins>
              </m:r>
            </m:e>
            <m:sub>
              <m:r>
                <w:ins w:id="1088" w:author="Thomas Harter" w:date="2024-03-21T05:53:00Z">
                  <w:rPr>
                    <w:rFonts w:ascii="Cambria Math" w:hAnsi="Cambria Math"/>
                  </w:rPr>
                  <m:t>BY</m:t>
                </w:ins>
              </m:r>
            </m:sub>
          </m:sSub>
          <m:r>
            <w:ins w:id="1089" w:author="Thomas Harter" w:date="2024-03-21T03:34:00Z">
              <w:rPr>
                <w:rFonts w:ascii="Cambria Math" w:hAnsi="Cambria Math"/>
              </w:rPr>
              <m:t xml:space="preserve">= </m:t>
            </w:ins>
          </m:r>
          <m:f>
            <m:fPr>
              <m:ctrlPr>
                <w:ins w:id="1090" w:author="Thomas Harter" w:date="2024-03-21T03:34:00Z">
                  <w:rPr>
                    <w:rFonts w:ascii="Cambria Math" w:hAnsi="Cambria Math"/>
                    <w:i/>
                  </w:rPr>
                </w:ins>
              </m:ctrlPr>
            </m:fPr>
            <m:num>
              <m:nary>
                <m:naryPr>
                  <m:chr m:val="∑"/>
                  <m:limLoc m:val="undOvr"/>
                  <m:ctrlPr>
                    <w:ins w:id="1091" w:author="Thomas Harter" w:date="2024-03-21T03:34:00Z">
                      <w:rPr>
                        <w:rFonts w:ascii="Cambria Math" w:hAnsi="Cambria Math"/>
                        <w:i/>
                      </w:rPr>
                    </w:ins>
                  </m:ctrlPr>
                </m:naryPr>
                <m:sub>
                  <m:r>
                    <w:ins w:id="1092" w:author="Thomas Harter" w:date="2024-03-21T03:34:00Z">
                      <w:rPr>
                        <w:rFonts w:ascii="Cambria Math" w:hAnsi="Cambria Math"/>
                      </w:rPr>
                      <m:t>j=1</m:t>
                    </w:ins>
                  </m:r>
                </m:sub>
                <m:sup>
                  <m:r>
                    <w:ins w:id="1093" w:author="Thomas Harter" w:date="2024-03-21T03:34:00Z">
                      <w:rPr>
                        <w:rFonts w:ascii="Cambria Math" w:hAnsi="Cambria Math"/>
                      </w:rPr>
                      <m:t>n</m:t>
                    </w:ins>
                  </m:r>
                </m:sup>
                <m:e>
                  <m:r>
                    <w:ins w:id="1094" w:author="Thomas Harter" w:date="2024-03-21T03:34:00Z">
                      <w:rPr>
                        <w:rFonts w:ascii="Cambria Math" w:hAnsi="Cambria Math"/>
                      </w:rPr>
                      <m:t>(</m:t>
                    </w:ins>
                  </m:r>
                  <m:sSub>
                    <m:sSubPr>
                      <m:ctrlPr>
                        <w:ins w:id="1095" w:author="Thomas Harter" w:date="2024-03-21T03:34:00Z">
                          <w:rPr>
                            <w:rFonts w:ascii="Cambria Math" w:hAnsi="Cambria Math"/>
                            <w:i/>
                          </w:rPr>
                        </w:ins>
                      </m:ctrlPr>
                    </m:sSubPr>
                    <m:e>
                      <m:r>
                        <w:ins w:id="1096" w:author="Thomas Harter" w:date="2024-03-21T03:34:00Z">
                          <w:rPr>
                            <w:rFonts w:ascii="Cambria Math" w:hAnsi="Cambria Math"/>
                          </w:rPr>
                          <m:t>a</m:t>
                        </w:ins>
                      </m:r>
                    </m:e>
                    <m:sub>
                      <m:r>
                        <w:ins w:id="1097" w:author="Thomas Harter" w:date="2024-03-21T03:34:00Z">
                          <w:rPr>
                            <w:rFonts w:ascii="Cambria Math" w:hAnsi="Cambria Math"/>
                          </w:rPr>
                          <m:t>j</m:t>
                        </w:ins>
                      </m:r>
                    </m:sub>
                  </m:sSub>
                  <m:r>
                    <w:ins w:id="1098" w:author="Thomas Harter" w:date="2024-03-21T03:34:00Z">
                      <w:rPr>
                        <w:rFonts w:ascii="Cambria Math" w:hAnsi="Cambria Math"/>
                      </w:rPr>
                      <m:t>+</m:t>
                    </w:ins>
                  </m:r>
                  <m:sSub>
                    <m:sSubPr>
                      <m:ctrlPr>
                        <w:ins w:id="1099" w:author="Thomas Harter" w:date="2024-03-21T03:34:00Z">
                          <w:rPr>
                            <w:rFonts w:ascii="Cambria Math" w:hAnsi="Cambria Math"/>
                            <w:i/>
                          </w:rPr>
                        </w:ins>
                      </m:ctrlPr>
                    </m:sSubPr>
                    <m:e>
                      <m:r>
                        <w:ins w:id="1100" w:author="Thomas Harter" w:date="2024-03-21T03:34:00Z">
                          <w:rPr>
                            <w:rFonts w:ascii="Cambria Math" w:hAnsi="Cambria Math"/>
                          </w:rPr>
                          <m:t>b</m:t>
                        </w:ins>
                      </m:r>
                    </m:e>
                    <m:sub>
                      <m:r>
                        <w:ins w:id="1101" w:author="Thomas Harter" w:date="2024-03-21T03:34:00Z">
                          <w:rPr>
                            <w:rFonts w:ascii="Cambria Math" w:hAnsi="Cambria Math"/>
                          </w:rPr>
                          <m:t>j,1</m:t>
                        </w:ins>
                      </m:r>
                    </m:sub>
                  </m:sSub>
                  <m:sSub>
                    <m:sSubPr>
                      <m:ctrlPr>
                        <w:ins w:id="1102" w:author="Thomas Harter" w:date="2024-03-21T03:34:00Z">
                          <w:rPr>
                            <w:rFonts w:ascii="Cambria Math" w:hAnsi="Cambria Math"/>
                            <w:i/>
                          </w:rPr>
                        </w:ins>
                      </m:ctrlPr>
                    </m:sSubPr>
                    <m:e>
                      <m:r>
                        <w:ins w:id="1103" w:author="Thomas Harter" w:date="2024-03-21T03:34:00Z">
                          <w:rPr>
                            <w:rFonts w:ascii="Cambria Math" w:hAnsi="Cambria Math"/>
                          </w:rPr>
                          <m:t>x</m:t>
                        </w:ins>
                      </m:r>
                    </m:e>
                    <m:sub>
                      <m:r>
                        <w:ins w:id="1104" w:author="Thomas Harter" w:date="2024-03-21T03:34:00Z">
                          <w:rPr>
                            <w:rFonts w:ascii="Cambria Math" w:hAnsi="Cambria Math"/>
                          </w:rPr>
                          <m:t>j,1,</m:t>
                        </w:ins>
                      </m:r>
                      <m:r>
                        <w:ins w:id="1105" w:author="Thomas Harter" w:date="2024-03-21T05:54:00Z">
                          <w:rPr>
                            <w:rFonts w:ascii="Cambria Math" w:hAnsi="Cambria Math"/>
                          </w:rPr>
                          <m:t>BY</m:t>
                        </w:ins>
                      </m:r>
                    </m:sub>
                  </m:sSub>
                  <m:r>
                    <w:ins w:id="1106" w:author="Thomas Harter" w:date="2024-03-21T03:34:00Z">
                      <w:rPr>
                        <w:rFonts w:ascii="Cambria Math" w:hAnsi="Cambria Math"/>
                      </w:rPr>
                      <m:t>+</m:t>
                    </w:ins>
                  </m:r>
                  <m:sSub>
                    <m:sSubPr>
                      <m:ctrlPr>
                        <w:ins w:id="1107" w:author="Thomas Harter" w:date="2024-03-21T03:34:00Z">
                          <w:rPr>
                            <w:rFonts w:ascii="Cambria Math" w:hAnsi="Cambria Math"/>
                            <w:i/>
                          </w:rPr>
                        </w:ins>
                      </m:ctrlPr>
                    </m:sSubPr>
                    <m:e>
                      <m:r>
                        <w:ins w:id="1108" w:author="Thomas Harter" w:date="2024-03-21T03:34:00Z">
                          <w:rPr>
                            <w:rFonts w:ascii="Cambria Math" w:hAnsi="Cambria Math"/>
                          </w:rPr>
                          <m:t>b</m:t>
                        </w:ins>
                      </m:r>
                    </m:e>
                    <m:sub>
                      <m:r>
                        <w:ins w:id="1109" w:author="Thomas Harter" w:date="2024-03-21T03:34:00Z">
                          <w:rPr>
                            <w:rFonts w:ascii="Cambria Math" w:hAnsi="Cambria Math"/>
                          </w:rPr>
                          <m:t>j,2</m:t>
                        </w:ins>
                      </m:r>
                    </m:sub>
                  </m:sSub>
                  <m:sSub>
                    <m:sSubPr>
                      <m:ctrlPr>
                        <w:ins w:id="1110" w:author="Thomas Harter" w:date="2024-03-21T03:34:00Z">
                          <w:rPr>
                            <w:rFonts w:ascii="Cambria Math" w:hAnsi="Cambria Math"/>
                            <w:i/>
                          </w:rPr>
                        </w:ins>
                      </m:ctrlPr>
                    </m:sSubPr>
                    <m:e>
                      <m:r>
                        <w:ins w:id="1111" w:author="Thomas Harter" w:date="2024-03-21T03:34:00Z">
                          <w:rPr>
                            <w:rFonts w:ascii="Cambria Math" w:hAnsi="Cambria Math"/>
                          </w:rPr>
                          <m:t>x</m:t>
                        </w:ins>
                      </m:r>
                    </m:e>
                    <m:sub>
                      <m:r>
                        <w:ins w:id="1112" w:author="Thomas Harter" w:date="2024-03-21T03:34:00Z">
                          <w:rPr>
                            <w:rFonts w:ascii="Cambria Math" w:hAnsi="Cambria Math"/>
                          </w:rPr>
                          <m:t>j,2,</m:t>
                        </w:ins>
                      </m:r>
                      <m:r>
                        <w:ins w:id="1113" w:author="Thomas Harter" w:date="2024-03-21T05:54:00Z">
                          <w:rPr>
                            <w:rFonts w:ascii="Cambria Math" w:hAnsi="Cambria Math"/>
                          </w:rPr>
                          <m:t>BY</m:t>
                        </w:ins>
                      </m:r>
                    </m:sub>
                  </m:sSub>
                  <m:r>
                    <w:ins w:id="1114" w:author="Thomas Harter" w:date="2024-03-21T03:34:00Z">
                      <w:rPr>
                        <w:rFonts w:ascii="Cambria Math" w:hAnsi="Cambria Math"/>
                      </w:rPr>
                      <m:t>)</m:t>
                    </w:ins>
                  </m:r>
                </m:e>
              </m:nary>
            </m:num>
            <m:den>
              <m:r>
                <w:ins w:id="1115" w:author="Thomas Harter" w:date="2024-03-21T03:34:00Z">
                  <w:rPr>
                    <w:rFonts w:ascii="Cambria Math" w:hAnsi="Cambria Math"/>
                  </w:rPr>
                  <m:t>n</m:t>
                </w:ins>
              </m:r>
            </m:den>
          </m:f>
        </m:oMath>
      </m:oMathPara>
    </w:p>
    <w:p w14:paraId="0EF8D3D4" w14:textId="6679565C" w:rsidR="00644FE4" w:rsidRDefault="00644FE4" w:rsidP="00644FE4">
      <w:pPr>
        <w:pStyle w:val="BodyText"/>
        <w:rPr>
          <w:ins w:id="1116" w:author="Thomas Harter" w:date="2024-03-21T06:29:00Z"/>
        </w:rPr>
      </w:pPr>
      <w:ins w:id="1117" w:author="Thomas Harter" w:date="2024-03-21T06:29:00Z">
        <w:r>
          <w:t>We note that ecologic outcome in water year</w:t>
        </w:r>
      </w:ins>
      <w:ins w:id="1118" w:author="Thomas Harter" w:date="2024-03-21T06:30:00Z">
        <w:r>
          <w:t>,</w:t>
        </w:r>
      </w:ins>
      <w:ins w:id="1119" w:author="Thomas Harter" w:date="2024-03-21T06:29:00Z">
        <w:r>
          <w:t xml:space="preserve"> </w:t>
        </w:r>
        <w:proofErr w:type="spellStart"/>
        <w:r>
          <w:rPr>
            <w:i/>
            <w:iCs/>
            <w:u w:val="single"/>
          </w:rPr>
          <w:t>wy</w:t>
        </w:r>
      </w:ins>
      <w:proofErr w:type="spellEnd"/>
      <w:ins w:id="1120" w:author="Thomas Harter" w:date="2024-03-21T06:30:00Z">
        <w:r>
          <w:rPr>
            <w:u w:val="single"/>
          </w:rPr>
          <w:t>,</w:t>
        </w:r>
      </w:ins>
      <w:ins w:id="1121" w:author="Thomas Harter" w:date="2024-03-21T06:29:00Z">
        <w:r>
          <w:t xml:space="preserve"> is </w:t>
        </w:r>
      </w:ins>
      <w:ins w:id="1122" w:author="Thomas Harter" w:date="2024-03-21T06:30:00Z">
        <w:r w:rsidR="006C4727">
          <w:t>obtained</w:t>
        </w:r>
      </w:ins>
      <w:ins w:id="1123" w:author="Thomas Harter" w:date="2024-03-21T06:29:00Z">
        <w:r>
          <w:t xml:space="preserve"> for </w:t>
        </w:r>
        <w:r>
          <w:rPr>
            <w:i/>
            <w:iCs/>
          </w:rPr>
          <w:t>BY</w:t>
        </w:r>
        <w:r>
          <w:t xml:space="preserve"> = </w:t>
        </w:r>
        <w:proofErr w:type="spellStart"/>
        <w:r>
          <w:rPr>
            <w:i/>
            <w:iCs/>
          </w:rPr>
          <w:t>wy</w:t>
        </w:r>
        <w:proofErr w:type="spellEnd"/>
        <w:r>
          <w:rPr>
            <w:i/>
            <w:iCs/>
          </w:rPr>
          <w:t xml:space="preserve"> </w:t>
        </w:r>
        <w:r>
          <w:t xml:space="preserve">– 1 and for </w:t>
        </w:r>
        <w:r>
          <w:rPr>
            <w:i/>
            <w:iCs/>
          </w:rPr>
          <w:t xml:space="preserve">BY </w:t>
        </w:r>
        <w:r>
          <w:t xml:space="preserve">= </w:t>
        </w:r>
        <w:proofErr w:type="spellStart"/>
        <w:r>
          <w:rPr>
            <w:i/>
            <w:iCs/>
          </w:rPr>
          <w:t>wy</w:t>
        </w:r>
        <w:proofErr w:type="spellEnd"/>
        <w:r>
          <w:t xml:space="preserve"> – 2 for Chinook and coho salmon, respectively.</w:t>
        </w:r>
      </w:ins>
    </w:p>
    <w:p w14:paraId="7DEE5B95" w14:textId="74DF6106" w:rsidR="00C3717D" w:rsidRDefault="00776DBB" w:rsidP="006C609C">
      <w:pPr>
        <w:pStyle w:val="BodyText"/>
        <w:rPr>
          <w:ins w:id="1124" w:author="Claire Kouba" w:date="2024-03-12T20:37:00Z"/>
        </w:rPr>
      </w:pPr>
      <w:ins w:id="1125" w:author="Thomas Harter" w:date="2024-03-21T03:34:00Z">
        <w:r>
          <w:t xml:space="preserve">An ensemble average model approach </w:t>
        </w:r>
      </w:ins>
      <w:ins w:id="1126" w:author="Thomas Harter" w:date="2024-03-21T06:29:00Z">
        <w:r w:rsidR="00FC5039">
          <w:t>is</w:t>
        </w:r>
      </w:ins>
      <w:ins w:id="1127" w:author="Thomas Harter" w:date="2024-03-21T03:34:00Z">
        <w:r>
          <w:t xml:space="preserve"> </w:t>
        </w:r>
      </w:ins>
      <w:ins w:id="1128" w:author="Thomas Harter" w:date="2024-03-21T03:40:00Z">
        <w:r w:rsidR="00FC282A">
          <w:t>necessary</w:t>
        </w:r>
      </w:ins>
      <w:ins w:id="1129" w:author="Thomas Harter" w:date="2024-03-21T03:34:00Z">
        <w:r>
          <w:t xml:space="preserve"> for the HB function to dampen the</w:t>
        </w:r>
      </w:ins>
      <w:ins w:id="1130" w:author="Thomas Harter" w:date="2024-03-21T06:29:00Z">
        <w:r w:rsidR="00D05D34">
          <w:t xml:space="preserve"> possible</w:t>
        </w:r>
      </w:ins>
      <w:ins w:id="1131" w:author="Thomas Harter" w:date="2024-03-21T03:34:00Z">
        <w:r>
          <w:t xml:space="preserve"> sensitivity of any individual </w:t>
        </w:r>
      </w:ins>
      <w:ins w:id="1132" w:author="Thomas Harter" w:date="2024-03-21T03:40:00Z">
        <w:r w:rsidR="002C686E">
          <w:t xml:space="preserve">linear </w:t>
        </w:r>
      </w:ins>
      <w:ins w:id="1133" w:author="Thomas Harter" w:date="2024-03-21T03:34:00Z">
        <w:r>
          <w:t xml:space="preserve">model to a single water-year outcome. </w:t>
        </w:r>
      </w:ins>
      <w:ins w:id="1134" w:author="Thomas Harter" w:date="2024-03-21T03:41:00Z">
        <w:r w:rsidR="006C609C">
          <w:t>This approach</w:t>
        </w:r>
      </w:ins>
      <w:ins w:id="1135" w:author="Claire Kouba" w:date="2024-03-19T20:10:00Z">
        <w:del w:id="1136" w:author="Thomas Harter" w:date="2024-03-21T03:41:00Z">
          <w:r w:rsidR="00827650" w:rsidDel="002C686E">
            <w:delText>As described above, c</w:delText>
          </w:r>
        </w:del>
      </w:ins>
      <w:ins w:id="1137" w:author="Claire Kouba" w:date="2024-03-12T20:37:00Z">
        <w:del w:id="1138" w:author="Thomas Harter" w:date="2024-03-21T03:41:00Z">
          <w:r w:rsidR="00C3717D" w:rsidDel="002C686E">
            <w:delText xml:space="preserve">oho salmon outcomes were modeled using two-predictor linear </w:delText>
          </w:r>
        </w:del>
      </w:ins>
      <w:ins w:id="1139" w:author="Claire Kouba" w:date="2024-03-19T20:02:00Z">
        <w:del w:id="1140" w:author="Thomas Harter" w:date="2024-03-21T03:41:00Z">
          <w:r w:rsidR="0080325E" w:rsidDel="002C686E">
            <w:delText xml:space="preserve">regression </w:delText>
          </w:r>
        </w:del>
      </w:ins>
      <w:ins w:id="1141" w:author="Claire Kouba" w:date="2024-03-12T20:37:00Z">
        <w:del w:id="1142" w:author="Thomas Harter" w:date="2024-03-21T03:41:00Z">
          <w:r w:rsidR="00C3717D" w:rsidDel="002C686E">
            <w:delText>models.</w:delText>
          </w:r>
        </w:del>
      </w:ins>
      <w:ins w:id="1143" w:author="Claire Kouba" w:date="2024-03-19T20:01:00Z">
        <w:del w:id="1144" w:author="Thomas Harter" w:date="2024-03-21T03:41:00Z">
          <w:r w:rsidR="0080325E" w:rsidDel="002C686E">
            <w:delText xml:space="preserve"> One-predictor models were also calculated for comparative purposes</w:delText>
          </w:r>
        </w:del>
      </w:ins>
      <w:ins w:id="1145" w:author="Claire Kouba" w:date="2024-03-19T20:11:00Z">
        <w:del w:id="1146" w:author="Thomas Harter" w:date="2024-03-21T03:41:00Z">
          <w:r w:rsidR="00827650" w:rsidDel="002C686E">
            <w:delText xml:space="preserve"> (see Results)</w:delText>
          </w:r>
        </w:del>
      </w:ins>
      <w:ins w:id="1147" w:author="Claire Kouba" w:date="2024-03-19T20:01:00Z">
        <w:del w:id="1148" w:author="Thomas Harter" w:date="2024-03-21T03:41:00Z">
          <w:r w:rsidR="0080325E" w:rsidDel="002C686E">
            <w:delText>.</w:delText>
          </w:r>
        </w:del>
      </w:ins>
      <w:ins w:id="1149" w:author="Claire Kouba" w:date="2024-03-12T20:37:00Z">
        <w:del w:id="1150" w:author="Thomas Harter" w:date="2024-03-21T03:41:00Z">
          <w:r w:rsidR="00C3717D" w:rsidDel="002C686E">
            <w:delText xml:space="preserve"> </w:delText>
          </w:r>
          <w:r w:rsidR="00C3717D" w:rsidDel="006C609C">
            <w:delText>To</w:delText>
          </w:r>
        </w:del>
        <w:r w:rsidR="00C3717D">
          <w:t xml:space="preserve"> avoid</w:t>
        </w:r>
      </w:ins>
      <w:ins w:id="1151" w:author="Thomas Harter" w:date="2024-03-21T03:41:00Z">
        <w:r w:rsidR="006C609C">
          <w:t>s</w:t>
        </w:r>
      </w:ins>
      <w:ins w:id="1152" w:author="Claire Kouba" w:date="2024-03-12T20:37:00Z">
        <w:r w:rsidR="00C3717D">
          <w:t xml:space="preserve"> over-interpret</w:t>
        </w:r>
      </w:ins>
      <w:ins w:id="1153" w:author="Thomas Harter" w:date="2024-03-21T03:41:00Z">
        <w:r w:rsidR="006C609C">
          <w:t>ation of</w:t>
        </w:r>
      </w:ins>
      <w:ins w:id="1154" w:author="Claire Kouba" w:date="2024-03-12T20:37:00Z">
        <w:del w:id="1155" w:author="Thomas Harter" w:date="2024-03-21T03:41:00Z">
          <w:r w:rsidR="00C3717D" w:rsidDel="006C609C">
            <w:delText>ing</w:delText>
          </w:r>
        </w:del>
        <w:r w:rsidR="00C3717D">
          <w:t xml:space="preserve"> results </w:t>
        </w:r>
        <w:del w:id="1156" w:author="Thomas Harter" w:date="2024-03-21T06:29:00Z">
          <w:r w:rsidR="00C3717D" w:rsidDel="00D05D34">
            <w:delText>based on</w:delText>
          </w:r>
        </w:del>
      </w:ins>
      <w:ins w:id="1157" w:author="Thomas Harter" w:date="2024-03-21T06:29:00Z">
        <w:r w:rsidR="00D05D34">
          <w:t>given</w:t>
        </w:r>
      </w:ins>
      <w:ins w:id="1158" w:author="Claire Kouba" w:date="2024-03-12T20:37:00Z">
        <w:r w:rsidR="00C3717D">
          <w:t xml:space="preserve"> the small ecological dataset of coho </w:t>
        </w:r>
        <w:del w:id="1159" w:author="Thomas Harter" w:date="2024-03-21T03:42:00Z">
          <w:r w:rsidR="00C3717D" w:rsidDel="006C609C">
            <w:delText>reproduction</w:delText>
          </w:r>
        </w:del>
      </w:ins>
      <w:ins w:id="1160" w:author="Thomas Harter" w:date="2024-03-21T03:42:00Z">
        <w:r w:rsidR="006C609C">
          <w:t>outcomes.</w:t>
        </w:r>
        <w:r w:rsidR="00EA5BC0">
          <w:t xml:space="preserve"> </w:t>
        </w:r>
      </w:ins>
      <w:ins w:id="1161" w:author="Claire Kouba" w:date="2024-03-12T20:37:00Z">
        <w:del w:id="1162" w:author="Thomas Harter" w:date="2024-03-21T03:42:00Z">
          <w:r w:rsidR="00C3717D" w:rsidDel="00EA5BC0">
            <w:delText>, the coefficients of the three best selected models were averaged into the coefficients of an ensemble model shown in Table 4. The ensemble model coefficients provide the formulation of the Hydrologic Benefit function.</w:delText>
          </w:r>
        </w:del>
      </w:ins>
    </w:p>
    <w:p w14:paraId="3C3C547F" w14:textId="6488E1FA" w:rsidR="00C3717D" w:rsidRDefault="00C3717D">
      <w:pPr>
        <w:pStyle w:val="Heading3"/>
        <w:rPr>
          <w:ins w:id="1163" w:author="Claire Kouba" w:date="2024-03-12T20:37:00Z"/>
        </w:rPr>
        <w:pPrChange w:id="1164" w:author="Claire Kouba" w:date="2024-03-12T20:51:00Z">
          <w:pPr>
            <w:pStyle w:val="Heading2"/>
          </w:pPr>
        </w:pPrChange>
      </w:pPr>
      <w:ins w:id="1165" w:author="Claire Kouba" w:date="2024-03-12T20:37:00Z">
        <w:r>
          <w:t>3.</w:t>
        </w:r>
      </w:ins>
      <w:ins w:id="1166" w:author="Claire Kouba" w:date="2024-03-12T20:39:00Z">
        <w:r w:rsidR="005A3C0F">
          <w:t>4.</w:t>
        </w:r>
        <w:del w:id="1167" w:author="Thomas Harter" w:date="2024-03-21T03:43:00Z">
          <w:r w:rsidR="005A3C0F" w:rsidDel="00EA5BC0">
            <w:delText>3</w:delText>
          </w:r>
        </w:del>
      </w:ins>
      <w:ins w:id="1168" w:author="Thomas Harter" w:date="2024-03-21T03:43:00Z">
        <w:r w:rsidR="00EA5BC0">
          <w:t>4</w:t>
        </w:r>
      </w:ins>
      <w:ins w:id="1169" w:author="Claire Kouba" w:date="2024-03-12T20:37:00Z">
        <w:r>
          <w:t xml:space="preserve"> Hydrologic benefit function sensitivity</w:t>
        </w:r>
      </w:ins>
    </w:p>
    <w:p w14:paraId="71825F3B" w14:textId="649082BF" w:rsidR="00C3717D" w:rsidRDefault="00C3717D" w:rsidP="00C3717D">
      <w:pPr>
        <w:pStyle w:val="BodyText"/>
        <w:rPr>
          <w:ins w:id="1170" w:author="Claire Kouba" w:date="2024-03-12T20:37:00Z"/>
        </w:rPr>
      </w:pPr>
      <w:ins w:id="1171" w:author="Claire Kouba" w:date="2024-03-12T20:37:00Z">
        <w:r>
          <w:t xml:space="preserve">To further explore the uncertainty associated with such a small dataset, the sensitivity of the predictive model was estimated by adding an additional data point. Specifically, a hypothetical value of “observed” </w:t>
        </w:r>
        <w:proofErr w:type="spellStart"/>
        <w:r>
          <w:t>coho</w:t>
        </w:r>
        <w:proofErr w:type="spellEnd"/>
        <w:r>
          <w:t xml:space="preserve"> </w:t>
        </w:r>
        <w:proofErr w:type="spellStart"/>
        <w:r>
          <w:t>spf</w:t>
        </w:r>
        <w:proofErr w:type="spellEnd"/>
        <w:r>
          <w:t xml:space="preserve"> was assigned to brood year 2015 (influenced by conditions in water year 2016). This is a missing value in the existing observational dataset. The missing value for brood year 2015 was replaced by 0, as well as the minimum, mean and maximum values of observed </w:t>
        </w:r>
        <w:proofErr w:type="spellStart"/>
        <w:r>
          <w:t>coho</w:t>
        </w:r>
        <w:proofErr w:type="spellEnd"/>
        <w:r>
          <w:t xml:space="preserve"> </w:t>
        </w:r>
        <w:proofErr w:type="spellStart"/>
        <w:r>
          <w:t>spf</w:t>
        </w:r>
        <w:proofErr w:type="spellEnd"/>
        <w:r>
          <w:t xml:space="preserve"> (5.8, 60.0, and 101.8 </w:t>
        </w:r>
        <w:proofErr w:type="spellStart"/>
        <w:r>
          <w:t>coho</w:t>
        </w:r>
        <w:proofErr w:type="spellEnd"/>
        <w:r>
          <w:t xml:space="preserve"> </w:t>
        </w:r>
        <w:proofErr w:type="spellStart"/>
        <w:r>
          <w:t>spf</w:t>
        </w:r>
        <w:proofErr w:type="spellEnd"/>
        <w:r>
          <w:t>, respectively). The ensemble average coefficients in the HB function were recalculated based on each revised dataset.</w:t>
        </w:r>
      </w:ins>
      <w:ins w:id="1172" w:author="Thomas Harter" w:date="2024-03-21T04:02:00Z">
        <w:r w:rsidR="00E06BA9">
          <w:t xml:space="preserve"> This sensitivity analysis was not implemented for Chinook (see Results).</w:t>
        </w:r>
      </w:ins>
      <w:ins w:id="1173" w:author="Claire Kouba" w:date="2024-03-12T20:37:00Z">
        <w:del w:id="1174" w:author="Thomas Harter" w:date="2024-03-21T04:02:00Z">
          <w:r w:rsidDel="00E06BA9">
            <w:delText xml:space="preserve"> </w:delText>
          </w:r>
        </w:del>
      </w:ins>
    </w:p>
    <w:p w14:paraId="6F4A1B4E" w14:textId="12D83E74" w:rsidR="00C3717D" w:rsidDel="00827650" w:rsidRDefault="00C3717D" w:rsidP="00C3717D">
      <w:pPr>
        <w:pStyle w:val="BodyText"/>
        <w:rPr>
          <w:del w:id="1175" w:author="Claire Kouba" w:date="2024-03-19T20:11:00Z"/>
        </w:rPr>
      </w:pPr>
    </w:p>
    <w:p w14:paraId="4C99727D" w14:textId="6C30A272" w:rsidR="00C26AC4" w:rsidDel="005A3C0F" w:rsidRDefault="0080747B">
      <w:pPr>
        <w:pStyle w:val="Heading2"/>
        <w:rPr>
          <w:del w:id="1176" w:author="Claire Kouba" w:date="2024-03-12T20:43:00Z"/>
        </w:rPr>
      </w:pPr>
      <w:bookmarkStart w:id="1177" w:name="X57a52924c851c61a9341e8e93e70bf04d5c1aee"/>
      <w:bookmarkEnd w:id="810"/>
      <w:del w:id="1178" w:author="Claire Kouba" w:date="2024-03-12T20:43:00Z">
        <w:r w:rsidDel="005A3C0F">
          <w:rPr>
            <w:rStyle w:val="SectionNumber"/>
          </w:rPr>
          <w:delText>3.7</w:delText>
        </w:r>
        <w:r w:rsidDel="005A3C0F">
          <w:tab/>
          <w:delText>Proposed formulation of a water year-based Hydrologic Benefit function for coho salmon</w:delText>
        </w:r>
      </w:del>
    </w:p>
    <w:p w14:paraId="35C9F55C" w14:textId="7AE62F6A" w:rsidR="00C26AC4" w:rsidDel="005A3C0F" w:rsidRDefault="0080747B">
      <w:pPr>
        <w:pStyle w:val="FirstParagraph"/>
        <w:rPr>
          <w:del w:id="1179" w:author="Claire Kouba" w:date="2024-03-12T20:40:00Z"/>
        </w:rPr>
      </w:pPr>
      <w:del w:id="1180" w:author="Claire Kouba" w:date="2024-03-12T20:40:00Z">
        <w:r w:rsidDel="005A3C0F">
          <w:delText xml:space="preserve">To avoid over-interpreting the results of this small dataset, the coefficients of the three best selected models were averaged into the coefficients of an ensemble model shown in Table 4. The ensemble model coefficients provide the formulation of the Hydrologic Benefit function. Consequently the Hydrologic Benefit values can be interpreted as predictions of coho spf-equivalents for a given water year. The values of the predictors – the four hydrologic metrics for each water year in the Fort Jones gauge record (water years 1942-2021) – are included in </w:delText>
        </w:r>
        <w:r w:rsidDel="005A3C0F">
          <w:rPr>
            <w:i/>
            <w:iCs/>
          </w:rPr>
          <w:delText>Supplemental Table 2</w:delText>
        </w:r>
        <w:r w:rsidDel="005A3C0F">
          <w:delText>.</w:delText>
        </w:r>
      </w:del>
    </w:p>
    <w:p w14:paraId="1FD69CFF" w14:textId="3D97A4C3" w:rsidR="00C26AC4" w:rsidDel="005A3C0F" w:rsidRDefault="0080747B">
      <w:pPr>
        <w:pStyle w:val="BodyText"/>
        <w:rPr>
          <w:del w:id="1181" w:author="Claire Kouba" w:date="2024-03-12T20:40:00Z"/>
        </w:rPr>
      </w:pPr>
      <w:del w:id="1182" w:author="Claire Kouba" w:date="2024-03-12T20:40:00Z">
        <w:r w:rsidDel="005A3C0F">
          <w:delText>The combined formulation is as follows:</w:delText>
        </w:r>
      </w:del>
    </w:p>
    <w:p w14:paraId="07519C8F" w14:textId="522228C8" w:rsidR="00C26AC4" w:rsidDel="005A3C0F" w:rsidRDefault="0080747B">
      <w:pPr>
        <w:pStyle w:val="BodyText"/>
        <w:rPr>
          <w:del w:id="1183" w:author="Claire Kouba" w:date="2024-03-12T20:40:00Z"/>
        </w:rPr>
      </w:pPr>
      <m:oMathPara>
        <m:oMathParaPr>
          <m:jc m:val="center"/>
        </m:oMathParaPr>
        <m:oMath>
          <m:r>
            <w:del w:id="1184" w:author="Claire Kouba" w:date="2024-03-12T20:40:00Z">
              <w:rPr>
                <w:rFonts w:ascii="Cambria Math" w:hAnsi="Cambria Math"/>
              </w:rPr>
              <m:t>H</m:t>
            </w:del>
          </m:r>
          <m:sSub>
            <m:sSubPr>
              <m:ctrlPr>
                <w:del w:id="1185" w:author="Claire Kouba" w:date="2024-03-12T20:40:00Z">
                  <w:rPr>
                    <w:rFonts w:ascii="Cambria Math" w:hAnsi="Cambria Math"/>
                  </w:rPr>
                </w:del>
              </m:ctrlPr>
            </m:sSubPr>
            <m:e>
              <m:r>
                <w:del w:id="1186" w:author="Claire Kouba" w:date="2024-03-12T20:40:00Z">
                  <w:rPr>
                    <w:rFonts w:ascii="Cambria Math" w:hAnsi="Cambria Math"/>
                  </w:rPr>
                  <m:t>B</m:t>
                </w:del>
              </m:r>
            </m:e>
            <m:sub>
              <m:r>
                <w:del w:id="1187" w:author="Claire Kouba" w:date="2024-03-12T20:40:00Z">
                  <w:rPr>
                    <w:rFonts w:ascii="Cambria Math" w:hAnsi="Cambria Math"/>
                  </w:rPr>
                  <m:t>wy</m:t>
                </w:del>
              </m:r>
            </m:sub>
          </m:sSub>
          <m:r>
            <w:del w:id="1188" w:author="Claire Kouba" w:date="2024-03-12T20:40:00Z">
              <m:rPr>
                <m:sty m:val="p"/>
              </m:rPr>
              <w:rPr>
                <w:rFonts w:ascii="Cambria Math" w:hAnsi="Cambria Math"/>
              </w:rPr>
              <m:t>=</m:t>
            </w:del>
          </m:r>
          <m:r>
            <w:del w:id="1189" w:author="Claire Kouba" w:date="2024-03-12T20:40:00Z">
              <w:rPr>
                <w:rFonts w:ascii="Cambria Math" w:hAnsi="Cambria Math"/>
              </w:rPr>
              <m:t>b</m:t>
            </w:del>
          </m:r>
          <m:r>
            <w:del w:id="1190" w:author="Claire Kouba" w:date="2024-03-12T20:40:00Z">
              <m:rPr>
                <m:sty m:val="p"/>
              </m:rPr>
              <w:rPr>
                <w:rFonts w:ascii="Cambria Math" w:hAnsi="Cambria Math"/>
              </w:rPr>
              <m:t>+</m:t>
            </w:del>
          </m:r>
          <m:sSub>
            <m:sSubPr>
              <m:ctrlPr>
                <w:del w:id="1191" w:author="Claire Kouba" w:date="2024-03-12T20:40:00Z">
                  <w:rPr>
                    <w:rFonts w:ascii="Cambria Math" w:hAnsi="Cambria Math"/>
                  </w:rPr>
                </w:del>
              </m:ctrlPr>
            </m:sSubPr>
            <m:e>
              <m:r>
                <w:del w:id="1192" w:author="Claire Kouba" w:date="2024-03-12T20:40:00Z">
                  <w:rPr>
                    <w:rFonts w:ascii="Cambria Math" w:hAnsi="Cambria Math"/>
                  </w:rPr>
                  <m:t>m</m:t>
                </w:del>
              </m:r>
            </m:e>
            <m:sub>
              <m:r>
                <w:del w:id="1193" w:author="Claire Kouba" w:date="2024-03-12T20:40:00Z">
                  <w:rPr>
                    <w:rFonts w:ascii="Cambria Math" w:hAnsi="Cambria Math"/>
                  </w:rPr>
                  <m:t>1</m:t>
                </w:del>
              </m:r>
            </m:sub>
          </m:sSub>
          <m:r>
            <w:del w:id="1194" w:author="Claire Kouba" w:date="2024-03-12T20:40:00Z">
              <m:rPr>
                <m:sty m:val="p"/>
              </m:rPr>
              <w:rPr>
                <w:rFonts w:ascii="Cambria Math" w:hAnsi="Cambria Math"/>
              </w:rPr>
              <m:t>*</m:t>
            </w:del>
          </m:r>
          <m:r>
            <w:del w:id="1195" w:author="Claire Kouba" w:date="2024-03-12T20:40:00Z">
              <w:rPr>
                <w:rFonts w:ascii="Cambria Math" w:hAnsi="Cambria Math"/>
              </w:rPr>
              <m:t>metri</m:t>
            </w:del>
          </m:r>
          <m:sSub>
            <m:sSubPr>
              <m:ctrlPr>
                <w:del w:id="1196" w:author="Claire Kouba" w:date="2024-03-12T20:40:00Z">
                  <w:rPr>
                    <w:rFonts w:ascii="Cambria Math" w:hAnsi="Cambria Math"/>
                  </w:rPr>
                </w:del>
              </m:ctrlPr>
            </m:sSubPr>
            <m:e>
              <m:r>
                <w:del w:id="1197" w:author="Claire Kouba" w:date="2024-03-12T20:40:00Z">
                  <w:rPr>
                    <w:rFonts w:ascii="Cambria Math" w:hAnsi="Cambria Math"/>
                  </w:rPr>
                  <m:t>c</m:t>
                </w:del>
              </m:r>
            </m:e>
            <m:sub>
              <m:r>
                <w:del w:id="1198" w:author="Claire Kouba" w:date="2024-03-12T20:40:00Z">
                  <w:rPr>
                    <w:rFonts w:ascii="Cambria Math" w:hAnsi="Cambria Math"/>
                  </w:rPr>
                  <m:t>1</m:t>
                </w:del>
              </m:r>
              <m:r>
                <w:del w:id="1199" w:author="Claire Kouba" w:date="2024-03-12T20:40:00Z">
                  <m:rPr>
                    <m:sty m:val="p"/>
                  </m:rPr>
                  <w:rPr>
                    <w:rFonts w:ascii="Cambria Math" w:hAnsi="Cambria Math"/>
                  </w:rPr>
                  <m:t>,</m:t>
                </w:del>
              </m:r>
              <m:r>
                <w:del w:id="1200" w:author="Claire Kouba" w:date="2024-03-12T20:40:00Z">
                  <w:rPr>
                    <w:rFonts w:ascii="Cambria Math" w:hAnsi="Cambria Math"/>
                  </w:rPr>
                  <m:t> wy</m:t>
                </w:del>
              </m:r>
            </m:sub>
          </m:sSub>
          <m:r>
            <w:del w:id="1201" w:author="Claire Kouba" w:date="2024-03-12T20:40:00Z">
              <m:rPr>
                <m:sty m:val="p"/>
              </m:rPr>
              <w:rPr>
                <w:rFonts w:ascii="Cambria Math" w:hAnsi="Cambria Math"/>
              </w:rPr>
              <m:t>+...+</m:t>
            </w:del>
          </m:r>
          <m:sSub>
            <m:sSubPr>
              <m:ctrlPr>
                <w:del w:id="1202" w:author="Claire Kouba" w:date="2024-03-12T20:40:00Z">
                  <w:rPr>
                    <w:rFonts w:ascii="Cambria Math" w:hAnsi="Cambria Math"/>
                  </w:rPr>
                </w:del>
              </m:ctrlPr>
            </m:sSubPr>
            <m:e>
              <m:r>
                <w:del w:id="1203" w:author="Claire Kouba" w:date="2024-03-12T20:40:00Z">
                  <w:rPr>
                    <w:rFonts w:ascii="Cambria Math" w:hAnsi="Cambria Math"/>
                  </w:rPr>
                  <m:t>m</m:t>
                </w:del>
              </m:r>
            </m:e>
            <m:sub>
              <m:r>
                <w:del w:id="1204" w:author="Claire Kouba" w:date="2024-03-12T20:40:00Z">
                  <w:rPr>
                    <w:rFonts w:ascii="Cambria Math" w:hAnsi="Cambria Math"/>
                  </w:rPr>
                  <m:t>4</m:t>
                </w:del>
              </m:r>
            </m:sub>
          </m:sSub>
          <m:r>
            <w:del w:id="1205" w:author="Claire Kouba" w:date="2024-03-12T20:40:00Z">
              <m:rPr>
                <m:sty m:val="p"/>
              </m:rPr>
              <w:rPr>
                <w:rFonts w:ascii="Cambria Math" w:hAnsi="Cambria Math"/>
              </w:rPr>
              <m:t>*</m:t>
            </w:del>
          </m:r>
          <m:r>
            <w:del w:id="1206" w:author="Claire Kouba" w:date="2024-03-12T20:40:00Z">
              <w:rPr>
                <w:rFonts w:ascii="Cambria Math" w:hAnsi="Cambria Math"/>
              </w:rPr>
              <m:t>metri</m:t>
            </w:del>
          </m:r>
          <m:sSub>
            <m:sSubPr>
              <m:ctrlPr>
                <w:del w:id="1207" w:author="Claire Kouba" w:date="2024-03-12T20:40:00Z">
                  <w:rPr>
                    <w:rFonts w:ascii="Cambria Math" w:hAnsi="Cambria Math"/>
                  </w:rPr>
                </w:del>
              </m:ctrlPr>
            </m:sSubPr>
            <m:e>
              <m:r>
                <w:del w:id="1208" w:author="Claire Kouba" w:date="2024-03-12T20:40:00Z">
                  <w:rPr>
                    <w:rFonts w:ascii="Cambria Math" w:hAnsi="Cambria Math"/>
                  </w:rPr>
                  <m:t>c</m:t>
                </w:del>
              </m:r>
            </m:e>
            <m:sub>
              <m:r>
                <w:del w:id="1209" w:author="Claire Kouba" w:date="2024-03-12T20:40:00Z">
                  <w:rPr>
                    <w:rFonts w:ascii="Cambria Math" w:hAnsi="Cambria Math"/>
                  </w:rPr>
                  <m:t>4</m:t>
                </w:del>
              </m:r>
              <m:r>
                <w:del w:id="1210" w:author="Claire Kouba" w:date="2024-03-12T20:40:00Z">
                  <m:rPr>
                    <m:sty m:val="p"/>
                  </m:rPr>
                  <w:rPr>
                    <w:rFonts w:ascii="Cambria Math" w:hAnsi="Cambria Math"/>
                  </w:rPr>
                  <m:t>,</m:t>
                </w:del>
              </m:r>
              <m:r>
                <w:del w:id="1211" w:author="Claire Kouba" w:date="2024-03-12T20:40:00Z">
                  <w:rPr>
                    <w:rFonts w:ascii="Cambria Math" w:hAnsi="Cambria Math"/>
                  </w:rPr>
                  <m:t> wy</m:t>
                </w:del>
              </m:r>
            </m:sub>
          </m:sSub>
        </m:oMath>
      </m:oMathPara>
    </w:p>
    <w:p w14:paraId="60EFDD15" w14:textId="63EB2C83" w:rsidR="00C26AC4" w:rsidDel="005A3C0F" w:rsidRDefault="0080747B">
      <w:pPr>
        <w:pStyle w:val="FirstParagraph"/>
        <w:rPr>
          <w:del w:id="1212" w:author="Claire Kouba" w:date="2024-03-12T20:40:00Z"/>
        </w:rPr>
      </w:pPr>
      <w:del w:id="1213" w:author="Claire Kouba" w:date="2024-03-12T20:40:00Z">
        <w:r w:rsidDel="005A3C0F">
          <w:delText>Where:</w:delText>
        </w:r>
      </w:del>
    </w:p>
    <w:p w14:paraId="6D01653D" w14:textId="123C0130" w:rsidR="00C26AC4" w:rsidDel="005A3C0F" w:rsidRDefault="0080747B">
      <w:pPr>
        <w:pStyle w:val="BodyText"/>
        <w:rPr>
          <w:del w:id="1214" w:author="Claire Kouba" w:date="2024-03-12T20:40:00Z"/>
        </w:rPr>
      </w:pPr>
      <m:oMathPara>
        <m:oMath>
          <m:r>
            <w:del w:id="1215" w:author="Claire Kouba" w:date="2024-03-12T20:40:00Z">
              <w:rPr>
                <w:rFonts w:ascii="Cambria Math" w:hAnsi="Cambria Math"/>
              </w:rPr>
              <w:lastRenderedPageBreak/>
              <m:t>H</m:t>
            </w:del>
          </m:r>
          <m:sSub>
            <m:sSubPr>
              <m:ctrlPr>
                <w:del w:id="1216" w:author="Claire Kouba" w:date="2024-03-12T20:40:00Z">
                  <w:rPr>
                    <w:rFonts w:ascii="Cambria Math" w:hAnsi="Cambria Math"/>
                  </w:rPr>
                </w:del>
              </m:ctrlPr>
            </m:sSubPr>
            <m:e>
              <m:r>
                <w:del w:id="1217" w:author="Claire Kouba" w:date="2024-03-12T20:40:00Z">
                  <w:rPr>
                    <w:rFonts w:ascii="Cambria Math" w:hAnsi="Cambria Math"/>
                  </w:rPr>
                  <m:t>B</m:t>
                </w:del>
              </m:r>
            </m:e>
            <m:sub>
              <m:r>
                <w:del w:id="1218" w:author="Claire Kouba" w:date="2024-03-12T20:40:00Z">
                  <w:rPr>
                    <w:rFonts w:ascii="Cambria Math" w:hAnsi="Cambria Math"/>
                  </w:rPr>
                  <m:t>wy</m:t>
                </w:del>
              </m:r>
            </m:sub>
          </m:sSub>
          <m:r>
            <w:del w:id="1219" w:author="Claire Kouba" w:date="2024-03-12T20:40:00Z">
              <m:rPr>
                <m:sty m:val="p"/>
              </m:rPr>
              <w:rPr>
                <w:rFonts w:ascii="Cambria Math" w:hAnsi="Cambria Math"/>
              </w:rPr>
              <m:t>=</m:t>
            </w:del>
          </m:r>
          <m:r>
            <w:del w:id="1220" w:author="Claire Kouba" w:date="2024-03-12T20:40:00Z">
              <w:rPr>
                <w:rFonts w:ascii="Cambria Math" w:hAnsi="Cambria Math"/>
              </w:rPr>
              <m:t>Hydrologic Benefit value for a given water year </m:t>
            </w:del>
          </m:r>
          <m:d>
            <m:dPr>
              <m:ctrlPr>
                <w:del w:id="1221" w:author="Claire Kouba" w:date="2024-03-12T20:40:00Z">
                  <w:rPr>
                    <w:rFonts w:ascii="Cambria Math" w:hAnsi="Cambria Math"/>
                  </w:rPr>
                </w:del>
              </m:ctrlPr>
            </m:dPr>
            <m:e>
              <m:r>
                <w:del w:id="1222" w:author="Claire Kouba" w:date="2024-03-12T20:40:00Z">
                  <w:rPr>
                    <w:rFonts w:ascii="Cambria Math" w:hAnsi="Cambria Math"/>
                  </w:rPr>
                  <m:t>coho spf equiv</m:t>
                </w:del>
              </m:r>
              <m:r>
                <w:del w:id="1223" w:author="Claire Kouba" w:date="2024-03-12T20:40:00Z">
                  <m:rPr>
                    <m:sty m:val="p"/>
                  </m:rPr>
                  <w:rPr>
                    <w:rFonts w:ascii="Cambria Math" w:hAnsi="Cambria Math"/>
                  </w:rPr>
                  <m:t>.</m:t>
                </w:del>
              </m:r>
            </m:e>
          </m:d>
        </m:oMath>
      </m:oMathPara>
    </w:p>
    <w:p w14:paraId="6995C39A" w14:textId="2CD59311" w:rsidR="00C26AC4" w:rsidDel="005A3C0F" w:rsidRDefault="0080747B">
      <w:pPr>
        <w:pStyle w:val="BodyText"/>
        <w:rPr>
          <w:del w:id="1224" w:author="Claire Kouba" w:date="2024-03-12T20:40:00Z"/>
        </w:rPr>
      </w:pPr>
      <m:oMathPara>
        <m:oMath>
          <m:r>
            <w:del w:id="1225" w:author="Claire Kouba" w:date="2024-03-12T20:40:00Z">
              <w:rPr>
                <w:rFonts w:ascii="Cambria Math" w:hAnsi="Cambria Math"/>
              </w:rPr>
              <m:t>b</m:t>
            </w:del>
          </m:r>
          <m:r>
            <w:del w:id="1226" w:author="Claire Kouba" w:date="2024-03-12T20:40:00Z">
              <m:rPr>
                <m:sty m:val="p"/>
              </m:rPr>
              <w:rPr>
                <w:rFonts w:ascii="Cambria Math" w:hAnsi="Cambria Math"/>
              </w:rPr>
              <m:t>=</m:t>
            </w:del>
          </m:r>
          <m:r>
            <w:del w:id="1227" w:author="Claire Kouba" w:date="2024-03-12T20:40:00Z">
              <w:rPr>
                <w:rFonts w:ascii="Cambria Math" w:hAnsi="Cambria Math"/>
              </w:rPr>
              <m:t>93.4 spf equiv</m:t>
            </w:del>
          </m:r>
          <m:r>
            <w:del w:id="1228" w:author="Claire Kouba" w:date="2024-03-12T20:40:00Z">
              <m:rPr>
                <m:sty m:val="p"/>
              </m:rPr>
              <w:rPr>
                <w:rFonts w:ascii="Cambria Math" w:hAnsi="Cambria Math"/>
              </w:rPr>
              <m:t>.</m:t>
            </w:del>
          </m:r>
        </m:oMath>
      </m:oMathPara>
    </w:p>
    <w:p w14:paraId="317DE142" w14:textId="717F9B4E" w:rsidR="00C26AC4" w:rsidDel="005A3C0F" w:rsidRDefault="00E011D0">
      <w:pPr>
        <w:pStyle w:val="BodyText"/>
        <w:rPr>
          <w:del w:id="1229" w:author="Claire Kouba" w:date="2024-03-12T20:40:00Z"/>
        </w:rPr>
      </w:pPr>
      <m:oMathPara>
        <m:oMath>
          <m:sSub>
            <m:sSubPr>
              <m:ctrlPr>
                <w:del w:id="1230" w:author="Claire Kouba" w:date="2024-03-12T20:40:00Z">
                  <w:rPr>
                    <w:rFonts w:ascii="Cambria Math" w:hAnsi="Cambria Math"/>
                  </w:rPr>
                </w:del>
              </m:ctrlPr>
            </m:sSubPr>
            <m:e>
              <m:r>
                <w:del w:id="1231" w:author="Claire Kouba" w:date="2024-03-12T20:40:00Z">
                  <w:rPr>
                    <w:rFonts w:ascii="Cambria Math" w:hAnsi="Cambria Math"/>
                  </w:rPr>
                  <m:t>m</m:t>
                </w:del>
              </m:r>
            </m:e>
            <m:sub>
              <m:r>
                <w:del w:id="1232" w:author="Claire Kouba" w:date="2024-03-12T20:40:00Z">
                  <w:rPr>
                    <w:rFonts w:ascii="Cambria Math" w:hAnsi="Cambria Math"/>
                  </w:rPr>
                  <m:t>1</m:t>
                </w:del>
              </m:r>
            </m:sub>
          </m:sSub>
          <m:r>
            <w:del w:id="1233" w:author="Claire Kouba" w:date="2024-03-12T20:40:00Z">
              <m:rPr>
                <m:sty m:val="p"/>
              </m:rPr>
              <w:rPr>
                <w:rFonts w:ascii="Cambria Math" w:hAnsi="Cambria Math"/>
              </w:rPr>
              <m:t>=-</m:t>
            </w:del>
          </m:r>
          <m:r>
            <w:del w:id="1234" w:author="Claire Kouba" w:date="2024-03-12T20:40:00Z">
              <w:rPr>
                <w:rFonts w:ascii="Cambria Math" w:hAnsi="Cambria Math"/>
              </w:rPr>
              <m:t>1.15 spf equiv</m:t>
            </w:del>
          </m:r>
          <m:r>
            <w:del w:id="1235" w:author="Claire Kouba" w:date="2024-03-12T20:40:00Z">
              <m:rPr>
                <m:sty m:val="p"/>
              </m:rPr>
              <w:rPr>
                <w:rFonts w:ascii="Cambria Math" w:hAnsi="Cambria Math"/>
              </w:rPr>
              <m:t>./</m:t>
            </w:del>
          </m:r>
          <m:d>
            <m:dPr>
              <m:ctrlPr>
                <w:del w:id="1236" w:author="Claire Kouba" w:date="2024-03-12T20:40:00Z">
                  <w:rPr>
                    <w:rFonts w:ascii="Cambria Math" w:hAnsi="Cambria Math"/>
                  </w:rPr>
                </w:del>
              </m:ctrlPr>
            </m:dPr>
            <m:e>
              <m:r>
                <w:del w:id="1237" w:author="Claire Kouba" w:date="2024-03-12T20:40:00Z">
                  <w:rPr>
                    <w:rFonts w:ascii="Cambria Math" w:hAnsi="Cambria Math"/>
                  </w:rPr>
                  <m:t>day of reconnection after Aug</m:t>
                </w:del>
              </m:r>
              <m:r>
                <w:del w:id="1238" w:author="Claire Kouba" w:date="2024-03-12T20:40:00Z">
                  <m:rPr>
                    <m:sty m:val="p"/>
                  </m:rPr>
                  <w:rPr>
                    <w:rFonts w:ascii="Cambria Math" w:hAnsi="Cambria Math"/>
                  </w:rPr>
                  <m:t>.</m:t>
                </w:del>
              </m:r>
              <m:r>
                <w:del w:id="1239" w:author="Claire Kouba" w:date="2024-03-12T20:40:00Z">
                  <w:rPr>
                    <w:rFonts w:ascii="Cambria Math" w:hAnsi="Cambria Math"/>
                  </w:rPr>
                  <m:t> 31</m:t>
                </w:del>
              </m:r>
              <m:r>
                <w:del w:id="1240" w:author="Claire Kouba" w:date="2024-03-12T20:40:00Z">
                  <m:rPr>
                    <m:sty m:val="p"/>
                  </m:rPr>
                  <w:rPr>
                    <w:rFonts w:ascii="Cambria Math" w:hAnsi="Cambria Math"/>
                  </w:rPr>
                  <m:t>,</m:t>
                </w:del>
              </m:r>
              <m:r>
                <w:del w:id="1241" w:author="Claire Kouba" w:date="2024-03-12T20:40:00Z">
                  <w:rPr>
                    <w:rFonts w:ascii="Cambria Math" w:hAnsi="Cambria Math"/>
                  </w:rPr>
                  <m:t> 10 cfs</m:t>
                </w:del>
              </m:r>
            </m:e>
          </m:d>
        </m:oMath>
      </m:oMathPara>
    </w:p>
    <w:p w14:paraId="4537738C" w14:textId="1AAE9D83" w:rsidR="00C26AC4" w:rsidDel="005A3C0F" w:rsidRDefault="00E011D0">
      <w:pPr>
        <w:pStyle w:val="BodyText"/>
        <w:rPr>
          <w:del w:id="1242" w:author="Claire Kouba" w:date="2024-03-12T20:40:00Z"/>
        </w:rPr>
      </w:pPr>
      <m:oMathPara>
        <m:oMath>
          <m:sSub>
            <m:sSubPr>
              <m:ctrlPr>
                <w:del w:id="1243" w:author="Claire Kouba" w:date="2024-03-12T20:40:00Z">
                  <w:rPr>
                    <w:rFonts w:ascii="Cambria Math" w:hAnsi="Cambria Math"/>
                  </w:rPr>
                </w:del>
              </m:ctrlPr>
            </m:sSubPr>
            <m:e>
              <m:r>
                <w:del w:id="1244" w:author="Claire Kouba" w:date="2024-03-12T20:40:00Z">
                  <w:rPr>
                    <w:rFonts w:ascii="Cambria Math" w:hAnsi="Cambria Math"/>
                  </w:rPr>
                  <m:t>m</m:t>
                </w:del>
              </m:r>
            </m:e>
            <m:sub>
              <m:r>
                <w:del w:id="1245" w:author="Claire Kouba" w:date="2024-03-12T20:40:00Z">
                  <w:rPr>
                    <w:rFonts w:ascii="Cambria Math" w:hAnsi="Cambria Math"/>
                  </w:rPr>
                  <m:t>2</m:t>
                </w:del>
              </m:r>
            </m:sub>
          </m:sSub>
          <m:r>
            <w:del w:id="1246" w:author="Claire Kouba" w:date="2024-03-12T20:40:00Z">
              <m:rPr>
                <m:sty m:val="p"/>
              </m:rPr>
              <w:rPr>
                <w:rFonts w:ascii="Cambria Math" w:hAnsi="Cambria Math"/>
              </w:rPr>
              <m:t>=-</m:t>
            </w:del>
          </m:r>
          <m:r>
            <w:del w:id="1247" w:author="Claire Kouba" w:date="2024-03-12T20:40:00Z">
              <w:rPr>
                <w:rFonts w:ascii="Cambria Math" w:hAnsi="Cambria Math"/>
              </w:rPr>
              <m:t>0.17 spf equiv</m:t>
            </w:del>
          </m:r>
          <m:r>
            <w:del w:id="1248" w:author="Claire Kouba" w:date="2024-03-12T20:40:00Z">
              <m:rPr>
                <m:sty m:val="p"/>
              </m:rPr>
              <w:rPr>
                <w:rFonts w:ascii="Cambria Math" w:hAnsi="Cambria Math"/>
              </w:rPr>
              <m:t>./</m:t>
            </w:del>
          </m:r>
          <m:d>
            <m:dPr>
              <m:ctrlPr>
                <w:del w:id="1249" w:author="Claire Kouba" w:date="2024-03-12T20:40:00Z">
                  <w:rPr>
                    <w:rFonts w:ascii="Cambria Math" w:hAnsi="Cambria Math"/>
                  </w:rPr>
                </w:del>
              </m:ctrlPr>
            </m:dPr>
            <m:e>
              <m:r>
                <w:del w:id="1250" w:author="Claire Kouba" w:date="2024-03-12T20:40:00Z">
                  <w:rPr>
                    <w:rFonts w:ascii="Cambria Math" w:hAnsi="Cambria Math"/>
                  </w:rPr>
                  <m:t>day of reconnection after Aug</m:t>
                </w:del>
              </m:r>
              <m:r>
                <w:del w:id="1251" w:author="Claire Kouba" w:date="2024-03-12T20:40:00Z">
                  <m:rPr>
                    <m:sty m:val="p"/>
                  </m:rPr>
                  <w:rPr>
                    <w:rFonts w:ascii="Cambria Math" w:hAnsi="Cambria Math"/>
                  </w:rPr>
                  <m:t>.</m:t>
                </w:del>
              </m:r>
              <m:r>
                <w:del w:id="1252" w:author="Claire Kouba" w:date="2024-03-12T20:40:00Z">
                  <w:rPr>
                    <w:rFonts w:ascii="Cambria Math" w:hAnsi="Cambria Math"/>
                  </w:rPr>
                  <m:t> 31</m:t>
                </w:del>
              </m:r>
              <m:r>
                <w:del w:id="1253" w:author="Claire Kouba" w:date="2024-03-12T20:40:00Z">
                  <m:rPr>
                    <m:sty m:val="p"/>
                  </m:rPr>
                  <w:rPr>
                    <w:rFonts w:ascii="Cambria Math" w:hAnsi="Cambria Math"/>
                  </w:rPr>
                  <m:t>,</m:t>
                </w:del>
              </m:r>
              <m:r>
                <w:del w:id="1254" w:author="Claire Kouba" w:date="2024-03-12T20:40:00Z">
                  <w:rPr>
                    <w:rFonts w:ascii="Cambria Math" w:hAnsi="Cambria Math"/>
                  </w:rPr>
                  <m:t> 100 cfs</m:t>
                </w:del>
              </m:r>
            </m:e>
          </m:d>
        </m:oMath>
      </m:oMathPara>
    </w:p>
    <w:p w14:paraId="7B58A224" w14:textId="1B6E415B" w:rsidR="00C26AC4" w:rsidDel="005A3C0F" w:rsidRDefault="00E011D0">
      <w:pPr>
        <w:pStyle w:val="BodyText"/>
        <w:rPr>
          <w:del w:id="1255" w:author="Claire Kouba" w:date="2024-03-12T20:40:00Z"/>
        </w:rPr>
      </w:pPr>
      <m:oMathPara>
        <m:oMath>
          <m:sSub>
            <m:sSubPr>
              <m:ctrlPr>
                <w:del w:id="1256" w:author="Claire Kouba" w:date="2024-03-12T20:40:00Z">
                  <w:rPr>
                    <w:rFonts w:ascii="Cambria Math" w:hAnsi="Cambria Math"/>
                  </w:rPr>
                </w:del>
              </m:ctrlPr>
            </m:sSubPr>
            <m:e>
              <m:r>
                <w:del w:id="1257" w:author="Claire Kouba" w:date="2024-03-12T20:40:00Z">
                  <w:rPr>
                    <w:rFonts w:ascii="Cambria Math" w:hAnsi="Cambria Math"/>
                  </w:rPr>
                  <m:t>m</m:t>
                </w:del>
              </m:r>
            </m:e>
            <m:sub>
              <m:r>
                <w:del w:id="1258" w:author="Claire Kouba" w:date="2024-03-12T20:40:00Z">
                  <w:rPr>
                    <w:rFonts w:ascii="Cambria Math" w:hAnsi="Cambria Math"/>
                  </w:rPr>
                  <m:t>3</m:t>
                </w:del>
              </m:r>
            </m:sub>
          </m:sSub>
          <m:r>
            <w:del w:id="1259" w:author="Claire Kouba" w:date="2024-03-12T20:40:00Z">
              <m:rPr>
                <m:sty m:val="p"/>
              </m:rPr>
              <w:rPr>
                <w:rFonts w:ascii="Cambria Math" w:hAnsi="Cambria Math"/>
              </w:rPr>
              <m:t>=-</m:t>
            </w:del>
          </m:r>
          <m:r>
            <w:del w:id="1260" w:author="Claire Kouba" w:date="2024-03-12T20:40:00Z">
              <w:rPr>
                <w:rFonts w:ascii="Cambria Math" w:hAnsi="Cambria Math"/>
              </w:rPr>
              <m:t>0.20 spf equiv</m:t>
            </w:del>
          </m:r>
          <m:r>
            <w:del w:id="1261" w:author="Claire Kouba" w:date="2024-03-12T20:40:00Z">
              <m:rPr>
                <m:sty m:val="p"/>
              </m:rPr>
              <w:rPr>
                <w:rFonts w:ascii="Cambria Math" w:hAnsi="Cambria Math"/>
              </w:rPr>
              <m:t>./</m:t>
            </w:del>
          </m:r>
          <m:d>
            <m:dPr>
              <m:ctrlPr>
                <w:del w:id="1262" w:author="Claire Kouba" w:date="2024-03-12T20:40:00Z">
                  <w:rPr>
                    <w:rFonts w:ascii="Cambria Math" w:hAnsi="Cambria Math"/>
                  </w:rPr>
                </w:del>
              </m:ctrlPr>
            </m:dPr>
            <m:e>
              <m:r>
                <w:del w:id="1263" w:author="Claire Kouba" w:date="2024-03-12T20:40:00Z">
                  <w:rPr>
                    <w:rFonts w:ascii="Cambria Math" w:hAnsi="Cambria Math"/>
                  </w:rPr>
                  <m:t>day of wet season onset after Sep</m:t>
                </w:del>
              </m:r>
              <m:r>
                <w:del w:id="1264" w:author="Claire Kouba" w:date="2024-03-12T20:40:00Z">
                  <m:rPr>
                    <m:sty m:val="p"/>
                  </m:rPr>
                  <w:rPr>
                    <w:rFonts w:ascii="Cambria Math" w:hAnsi="Cambria Math"/>
                  </w:rPr>
                  <m:t>.</m:t>
                </w:del>
              </m:r>
              <m:r>
                <w:del w:id="1265" w:author="Claire Kouba" w:date="2024-03-12T20:40:00Z">
                  <w:rPr>
                    <w:rFonts w:ascii="Cambria Math" w:hAnsi="Cambria Math"/>
                  </w:rPr>
                  <m:t> 30</m:t>
                </w:del>
              </m:r>
            </m:e>
          </m:d>
        </m:oMath>
      </m:oMathPara>
    </w:p>
    <w:p w14:paraId="12512895" w14:textId="18D08894" w:rsidR="00C26AC4" w:rsidDel="005A3C0F" w:rsidRDefault="00E011D0">
      <w:pPr>
        <w:pStyle w:val="BodyText"/>
        <w:rPr>
          <w:del w:id="1266" w:author="Claire Kouba" w:date="2024-03-12T20:40:00Z"/>
        </w:rPr>
      </w:pPr>
      <m:oMathPara>
        <m:oMath>
          <m:sSub>
            <m:sSubPr>
              <m:ctrlPr>
                <w:del w:id="1267" w:author="Claire Kouba" w:date="2024-03-12T20:40:00Z">
                  <w:rPr>
                    <w:rFonts w:ascii="Cambria Math" w:hAnsi="Cambria Math"/>
                  </w:rPr>
                </w:del>
              </m:ctrlPr>
            </m:sSubPr>
            <m:e>
              <m:r>
                <w:del w:id="1268" w:author="Claire Kouba" w:date="2024-03-12T20:40:00Z">
                  <w:rPr>
                    <w:rFonts w:ascii="Cambria Math" w:hAnsi="Cambria Math"/>
                  </w:rPr>
                  <m:t>m</m:t>
                </w:del>
              </m:r>
            </m:e>
            <m:sub>
              <m:r>
                <w:del w:id="1269" w:author="Claire Kouba" w:date="2024-03-12T20:40:00Z">
                  <w:rPr>
                    <w:rFonts w:ascii="Cambria Math" w:hAnsi="Cambria Math"/>
                  </w:rPr>
                  <m:t>4</m:t>
                </w:del>
              </m:r>
            </m:sub>
          </m:sSub>
          <m:r>
            <w:del w:id="1270" w:author="Claire Kouba" w:date="2024-03-12T20:40:00Z">
              <m:rPr>
                <m:sty m:val="p"/>
              </m:rPr>
              <w:rPr>
                <w:rFonts w:ascii="Cambria Math" w:hAnsi="Cambria Math"/>
              </w:rPr>
              <m:t>=</m:t>
            </w:del>
          </m:r>
          <m:r>
            <w:del w:id="1271" w:author="Claire Kouba" w:date="2024-03-12T20:40:00Z">
              <w:rPr>
                <w:rFonts w:ascii="Cambria Math" w:hAnsi="Cambria Math"/>
              </w:rPr>
              <m:t>0.12 spf equiv</m:t>
            </w:del>
          </m:r>
          <m:r>
            <w:del w:id="1272" w:author="Claire Kouba" w:date="2024-03-12T20:40:00Z">
              <m:rPr>
                <m:sty m:val="p"/>
              </m:rPr>
              <w:rPr>
                <w:rFonts w:ascii="Cambria Math" w:hAnsi="Cambria Math"/>
              </w:rPr>
              <m:t>./</m:t>
            </w:del>
          </m:r>
          <m:d>
            <m:dPr>
              <m:ctrlPr>
                <w:del w:id="1273" w:author="Claire Kouba" w:date="2024-03-12T20:40:00Z">
                  <w:rPr>
                    <w:rFonts w:ascii="Cambria Math" w:hAnsi="Cambria Math"/>
                  </w:rPr>
                </w:del>
              </m:ctrlPr>
            </m:dPr>
            <m:e>
              <m:r>
                <w:del w:id="1274" w:author="Claire Kouba" w:date="2024-03-12T20:40:00Z">
                  <w:rPr>
                    <w:rFonts w:ascii="Cambria Math" w:hAnsi="Cambria Math"/>
                  </w:rPr>
                  <m:t>day of wet season baseflow duration</m:t>
                </w:del>
              </m:r>
            </m:e>
          </m:d>
        </m:oMath>
      </m:oMathPara>
    </w:p>
    <w:p w14:paraId="4E8E8603" w14:textId="4144542D" w:rsidR="00C26AC4" w:rsidDel="005A3C0F" w:rsidRDefault="0080747B">
      <w:pPr>
        <w:pStyle w:val="TableCaption"/>
        <w:rPr>
          <w:del w:id="1275" w:author="Claire Kouba" w:date="2024-03-12T20:40:00Z"/>
        </w:rPr>
      </w:pPr>
      <w:del w:id="1276" w:author="Claire Kouba" w:date="2024-03-12T20:40:00Z">
        <w:r w:rsidDel="005A3C0F">
          <w:delText>Table 2: Summary statistics of an example set of linear models predicting the number of coho smolt produced per female in a given water year. Because the Brood Year reconnection date for 10 cfs was by far the best single-predictor model, it is included in all two-predictor models under consideration.</w:delText>
        </w:r>
      </w:del>
    </w:p>
    <w:tbl>
      <w:tblPr>
        <w:tblStyle w:val="Table"/>
        <w:tblW w:w="0" w:type="auto"/>
        <w:jc w:val="center"/>
        <w:tblLayout w:type="fixed"/>
        <w:tblLook w:val="0420" w:firstRow="1" w:lastRow="0" w:firstColumn="0" w:lastColumn="0" w:noHBand="0" w:noVBand="1"/>
      </w:tblPr>
      <w:tblGrid>
        <w:gridCol w:w="1010"/>
        <w:gridCol w:w="2160"/>
        <w:gridCol w:w="1034"/>
        <w:gridCol w:w="1206"/>
        <w:gridCol w:w="1426"/>
        <w:gridCol w:w="1866"/>
        <w:gridCol w:w="961"/>
      </w:tblGrid>
      <w:tr w:rsidR="00C26AC4" w:rsidDel="005A3C0F" w14:paraId="224DF6C9" w14:textId="4353BCB6" w:rsidTr="00C26AC4">
        <w:trPr>
          <w:cnfStyle w:val="100000000000" w:firstRow="1" w:lastRow="0" w:firstColumn="0" w:lastColumn="0" w:oddVBand="0" w:evenVBand="0" w:oddHBand="0" w:evenHBand="0" w:firstRowFirstColumn="0" w:firstRowLastColumn="0" w:lastRowFirstColumn="0" w:lastRowLastColumn="0"/>
          <w:tblHeader/>
          <w:jc w:val="center"/>
          <w:del w:id="1277" w:author="Claire Kouba" w:date="2024-03-12T20:40:00Z"/>
        </w:trPr>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B80F89" w14:textId="335FC22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278" w:author="Claire Kouba" w:date="2024-03-12T20:40:00Z"/>
              </w:rPr>
            </w:pPr>
            <w:del w:id="1279" w:author="Claire Kouba" w:date="2024-03-12T20:40:00Z">
              <w:r w:rsidDel="005A3C0F">
                <w:rPr>
                  <w:rFonts w:ascii="Arial" w:eastAsia="Arial" w:hAnsi="Arial" w:cs="Arial"/>
                  <w:color w:val="000000"/>
                  <w:sz w:val="22"/>
                  <w:szCs w:val="22"/>
                </w:rPr>
                <w:delText>Model</w:delText>
              </w:r>
            </w:del>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38CA91" w14:textId="2C07048B"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280" w:author="Claire Kouba" w:date="2024-03-12T20:40:00Z"/>
              </w:rPr>
            </w:pPr>
            <w:del w:id="1281" w:author="Claire Kouba" w:date="2024-03-12T20:40:00Z">
              <w:r w:rsidDel="005A3C0F">
                <w:rPr>
                  <w:rFonts w:ascii="Arial" w:eastAsia="Arial" w:hAnsi="Arial" w:cs="Arial"/>
                  <w:color w:val="000000"/>
                  <w:sz w:val="22"/>
                  <w:szCs w:val="22"/>
                </w:rPr>
                <w:delText>Predictor(s)</w:delText>
              </w:r>
            </w:del>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C007AD" w14:textId="2F10AC67"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82" w:author="Claire Kouba" w:date="2024-03-12T20:40:00Z"/>
              </w:rPr>
            </w:pPr>
            <w:del w:id="1283" w:author="Claire Kouba" w:date="2024-03-12T20:40:00Z">
              <w:r w:rsidDel="005A3C0F">
                <w:rPr>
                  <w:rFonts w:ascii="Arial" w:eastAsia="Arial" w:hAnsi="Arial" w:cs="Arial"/>
                  <w:color w:val="000000"/>
                  <w:sz w:val="22"/>
                  <w:szCs w:val="22"/>
                </w:rPr>
                <w:delText>F-stat.</w:delText>
              </w:r>
            </w:del>
          </w:p>
        </w:tc>
        <w:tc>
          <w:tcPr>
            <w:tcW w:w="120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F33A03" w14:textId="3B49A90D"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84" w:author="Claire Kouba" w:date="2024-03-12T20:40:00Z"/>
              </w:rPr>
            </w:pPr>
            <w:del w:id="1285" w:author="Claire Kouba" w:date="2024-03-12T20:40:00Z">
              <w:r w:rsidDel="005A3C0F">
                <w:rPr>
                  <w:rFonts w:ascii="Arial" w:eastAsia="Arial" w:hAnsi="Arial" w:cs="Arial"/>
                  <w:color w:val="000000"/>
                  <w:sz w:val="22"/>
                  <w:szCs w:val="22"/>
                </w:rPr>
                <w:delText>P-value</w:delText>
              </w:r>
            </w:del>
          </w:p>
        </w:tc>
        <w:tc>
          <w:tcPr>
            <w:tcW w:w="142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05477B" w14:textId="24E14FF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86" w:author="Claire Kouba" w:date="2024-03-12T20:40:00Z"/>
              </w:rPr>
            </w:pPr>
            <w:del w:id="1287" w:author="Claire Kouba" w:date="2024-03-12T20:40:00Z">
              <w:r w:rsidDel="005A3C0F">
                <w:rPr>
                  <w:rFonts w:ascii="Arial" w:eastAsia="Arial" w:hAnsi="Arial" w:cs="Arial"/>
                  <w:color w:val="000000"/>
                  <w:sz w:val="22"/>
                  <w:szCs w:val="22"/>
                </w:rPr>
                <w:delText>R squared</w:delText>
              </w:r>
            </w:del>
          </w:p>
        </w:tc>
        <w:tc>
          <w:tcPr>
            <w:tcW w:w="18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93EA9D" w14:textId="0F5385F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88" w:author="Claire Kouba" w:date="2024-03-12T20:40:00Z"/>
              </w:rPr>
            </w:pPr>
            <w:del w:id="1289" w:author="Claire Kouba" w:date="2024-03-12T20:40:00Z">
              <w:r w:rsidDel="005A3C0F">
                <w:rPr>
                  <w:rFonts w:ascii="Arial" w:eastAsia="Arial" w:hAnsi="Arial" w:cs="Arial"/>
                  <w:color w:val="000000"/>
                  <w:sz w:val="22"/>
                  <w:szCs w:val="22"/>
                </w:rPr>
                <w:delText>Adj. R squared</w:delText>
              </w:r>
            </w:del>
          </w:p>
        </w:tc>
        <w:tc>
          <w:tcPr>
            <w:tcW w:w="96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9C53F6" w14:textId="79300C4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90" w:author="Claire Kouba" w:date="2024-03-12T20:40:00Z"/>
              </w:rPr>
            </w:pPr>
            <w:del w:id="1291" w:author="Claire Kouba" w:date="2024-03-12T20:40:00Z">
              <w:r w:rsidDel="005A3C0F">
                <w:rPr>
                  <w:rFonts w:ascii="Arial" w:eastAsia="Arial" w:hAnsi="Arial" w:cs="Arial"/>
                  <w:color w:val="000000"/>
                  <w:sz w:val="22"/>
                  <w:szCs w:val="22"/>
                </w:rPr>
                <w:delText>AICc</w:delText>
              </w:r>
            </w:del>
          </w:p>
        </w:tc>
      </w:tr>
      <w:tr w:rsidR="00C26AC4" w:rsidDel="005A3C0F" w14:paraId="16F3A972" w14:textId="60B9D096" w:rsidTr="00C26AC4">
        <w:trPr>
          <w:jc w:val="center"/>
          <w:del w:id="1292" w:author="Claire Kouba" w:date="2024-03-12T20:40:00Z"/>
        </w:trPr>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13E82" w14:textId="5E0C3D24"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293" w:author="Claire Kouba" w:date="2024-03-12T20:40:00Z"/>
              </w:rPr>
            </w:pPr>
            <w:del w:id="1294" w:author="Claire Kouba" w:date="2024-03-12T20:40:00Z">
              <w:r w:rsidDel="005A3C0F">
                <w:rPr>
                  <w:rFonts w:ascii="Arial" w:eastAsia="Arial" w:hAnsi="Arial" w:cs="Arial"/>
                  <w:color w:val="000000"/>
                  <w:sz w:val="22"/>
                  <w:szCs w:val="22"/>
                </w:rPr>
                <w:delText>lm1a</w:delText>
              </w:r>
            </w:del>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7D1A0" w14:textId="305B5D77"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295" w:author="Claire Kouba" w:date="2024-03-12T20:40:00Z"/>
              </w:rPr>
            </w:pPr>
            <w:del w:id="1296" w:author="Claire Kouba" w:date="2024-03-12T20:40:00Z">
              <w:r w:rsidDel="005A3C0F">
                <w:rPr>
                  <w:rFonts w:ascii="Arial" w:eastAsia="Arial" w:hAnsi="Arial" w:cs="Arial"/>
                  <w:color w:val="000000"/>
                  <w:sz w:val="22"/>
                  <w:szCs w:val="22"/>
                </w:rPr>
                <w:delText>BY_recon_10</w:delText>
              </w:r>
            </w:del>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1BD25" w14:textId="506C098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97" w:author="Claire Kouba" w:date="2024-03-12T20:40:00Z"/>
              </w:rPr>
            </w:pPr>
            <w:del w:id="1298" w:author="Claire Kouba" w:date="2024-03-12T20:40:00Z">
              <w:r w:rsidDel="005A3C0F">
                <w:rPr>
                  <w:rFonts w:ascii="Arial" w:eastAsia="Arial" w:hAnsi="Arial" w:cs="Arial"/>
                  <w:color w:val="000000"/>
                  <w:sz w:val="22"/>
                  <w:szCs w:val="22"/>
                </w:rPr>
                <w:delText>10.8</w:delText>
              </w:r>
            </w:del>
          </w:p>
        </w:tc>
        <w:tc>
          <w:tcPr>
            <w:tcW w:w="120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1FBFF" w14:textId="03B05F12"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99" w:author="Claire Kouba" w:date="2024-03-12T20:40:00Z"/>
              </w:rPr>
            </w:pPr>
            <w:del w:id="1300" w:author="Claire Kouba" w:date="2024-03-12T20:40:00Z">
              <w:r w:rsidDel="005A3C0F">
                <w:rPr>
                  <w:rFonts w:ascii="Arial" w:eastAsia="Arial" w:hAnsi="Arial" w:cs="Arial"/>
                  <w:color w:val="000000"/>
                  <w:sz w:val="22"/>
                  <w:szCs w:val="22"/>
                </w:rPr>
                <w:delText>0.00003</w:delText>
              </w:r>
            </w:del>
          </w:p>
        </w:tc>
        <w:tc>
          <w:tcPr>
            <w:tcW w:w="142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D5163" w14:textId="35E86A4E"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01" w:author="Claire Kouba" w:date="2024-03-12T20:40:00Z"/>
              </w:rPr>
            </w:pPr>
            <w:del w:id="1302" w:author="Claire Kouba" w:date="2024-03-12T20:40:00Z">
              <w:r w:rsidDel="005A3C0F">
                <w:rPr>
                  <w:rFonts w:ascii="Arial" w:eastAsia="Arial" w:hAnsi="Arial" w:cs="Arial"/>
                  <w:color w:val="000000"/>
                  <w:sz w:val="22"/>
                  <w:szCs w:val="22"/>
                </w:rPr>
                <w:delText>0.546</w:delText>
              </w:r>
            </w:del>
          </w:p>
        </w:tc>
        <w:tc>
          <w:tcPr>
            <w:tcW w:w="18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17FE16" w14:textId="181A01CE"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03" w:author="Claire Kouba" w:date="2024-03-12T20:40:00Z"/>
              </w:rPr>
            </w:pPr>
            <w:del w:id="1304" w:author="Claire Kouba" w:date="2024-03-12T20:40:00Z">
              <w:r w:rsidDel="005A3C0F">
                <w:rPr>
                  <w:rFonts w:ascii="Arial" w:eastAsia="Arial" w:hAnsi="Arial" w:cs="Arial"/>
                  <w:color w:val="000000"/>
                  <w:sz w:val="22"/>
                  <w:szCs w:val="22"/>
                </w:rPr>
                <w:delText>0.496</w:delText>
              </w:r>
            </w:del>
          </w:p>
        </w:tc>
        <w:tc>
          <w:tcPr>
            <w:tcW w:w="96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7B5187" w14:textId="52A3607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05" w:author="Claire Kouba" w:date="2024-03-12T20:40:00Z"/>
              </w:rPr>
            </w:pPr>
            <w:del w:id="1306" w:author="Claire Kouba" w:date="2024-03-12T20:40:00Z">
              <w:r w:rsidDel="005A3C0F">
                <w:rPr>
                  <w:rFonts w:ascii="Arial" w:eastAsia="Arial" w:hAnsi="Arial" w:cs="Arial"/>
                  <w:color w:val="000000"/>
                  <w:sz w:val="22"/>
                  <w:szCs w:val="22"/>
                </w:rPr>
                <w:delText>108.4</w:delText>
              </w:r>
            </w:del>
          </w:p>
        </w:tc>
      </w:tr>
      <w:tr w:rsidR="00C26AC4" w:rsidDel="005A3C0F" w14:paraId="6307858C" w14:textId="5F37AD9E" w:rsidTr="00C26AC4">
        <w:trPr>
          <w:jc w:val="center"/>
          <w:del w:id="1307"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84891" w14:textId="070C14D9"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308" w:author="Claire Kouba" w:date="2024-03-12T20:40:00Z"/>
              </w:rPr>
            </w:pPr>
            <w:del w:id="1309" w:author="Claire Kouba" w:date="2024-03-12T20:40:00Z">
              <w:r w:rsidDel="005A3C0F">
                <w:rPr>
                  <w:rFonts w:ascii="Arial" w:eastAsia="Arial" w:hAnsi="Arial" w:cs="Arial"/>
                  <w:color w:val="000000"/>
                  <w:sz w:val="22"/>
                  <w:szCs w:val="22"/>
                </w:rPr>
                <w:delText>lm1b</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4A775" w14:textId="0DCB4EC2"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310" w:author="Claire Kouba" w:date="2024-03-12T20:40:00Z"/>
              </w:rPr>
            </w:pPr>
            <w:del w:id="1311" w:author="Claire Kouba" w:date="2024-03-12T20:40:00Z">
              <w:r w:rsidDel="005A3C0F">
                <w:rPr>
                  <w:rFonts w:ascii="Arial" w:eastAsia="Arial" w:hAnsi="Arial" w:cs="Arial"/>
                  <w:color w:val="000000"/>
                  <w:sz w:val="22"/>
                  <w:szCs w:val="22"/>
                </w:rPr>
                <w:delText>BY_recon_100</w:delText>
              </w:r>
            </w:del>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5929F7" w14:textId="4B48378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12" w:author="Claire Kouba" w:date="2024-03-12T20:40:00Z"/>
              </w:rPr>
            </w:pPr>
            <w:del w:id="1313" w:author="Claire Kouba" w:date="2024-03-12T20:40:00Z">
              <w:r w:rsidDel="005A3C0F">
                <w:rPr>
                  <w:rFonts w:ascii="Arial" w:eastAsia="Arial" w:hAnsi="Arial" w:cs="Arial"/>
                  <w:color w:val="000000"/>
                  <w:sz w:val="22"/>
                  <w:szCs w:val="22"/>
                </w:rPr>
                <w:delText>6.9</w:delText>
              </w:r>
            </w:del>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BC93C" w14:textId="49CE5DA2"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14" w:author="Claire Kouba" w:date="2024-03-12T20:40:00Z"/>
              </w:rPr>
            </w:pPr>
            <w:del w:id="1315" w:author="Claire Kouba" w:date="2024-03-12T20:40:00Z">
              <w:r w:rsidDel="005A3C0F">
                <w:rPr>
                  <w:rFonts w:ascii="Arial" w:eastAsia="Arial" w:hAnsi="Arial" w:cs="Arial"/>
                  <w:color w:val="000000"/>
                  <w:sz w:val="22"/>
                  <w:szCs w:val="22"/>
                </w:rPr>
                <w:delText>0.00056</w:delText>
              </w:r>
            </w:del>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40133" w14:textId="2B4D7A63"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16" w:author="Claire Kouba" w:date="2024-03-12T20:40:00Z"/>
              </w:rPr>
            </w:pPr>
            <w:del w:id="1317" w:author="Claire Kouba" w:date="2024-03-12T20:40:00Z">
              <w:r w:rsidDel="005A3C0F">
                <w:rPr>
                  <w:rFonts w:ascii="Arial" w:eastAsia="Arial" w:hAnsi="Arial" w:cs="Arial"/>
                  <w:color w:val="000000"/>
                  <w:sz w:val="22"/>
                  <w:szCs w:val="22"/>
                </w:rPr>
                <w:delText>0.434</w:delText>
              </w:r>
            </w:del>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EEBC6" w14:textId="482F581D"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18" w:author="Claire Kouba" w:date="2024-03-12T20:40:00Z"/>
              </w:rPr>
            </w:pPr>
            <w:del w:id="1319" w:author="Claire Kouba" w:date="2024-03-12T20:40:00Z">
              <w:r w:rsidDel="005A3C0F">
                <w:rPr>
                  <w:rFonts w:ascii="Arial" w:eastAsia="Arial" w:hAnsi="Arial" w:cs="Arial"/>
                  <w:color w:val="000000"/>
                  <w:sz w:val="22"/>
                  <w:szCs w:val="22"/>
                </w:rPr>
                <w:delText>0.371</w:delText>
              </w:r>
            </w:del>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7FAA6" w14:textId="45BF83F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20" w:author="Claire Kouba" w:date="2024-03-12T20:40:00Z"/>
              </w:rPr>
            </w:pPr>
            <w:del w:id="1321" w:author="Claire Kouba" w:date="2024-03-12T20:40:00Z">
              <w:r w:rsidDel="005A3C0F">
                <w:rPr>
                  <w:rFonts w:ascii="Arial" w:eastAsia="Arial" w:hAnsi="Arial" w:cs="Arial"/>
                  <w:color w:val="000000"/>
                  <w:sz w:val="22"/>
                  <w:szCs w:val="22"/>
                </w:rPr>
                <w:delText>110.8</w:delText>
              </w:r>
            </w:del>
          </w:p>
        </w:tc>
      </w:tr>
      <w:tr w:rsidR="00C26AC4" w:rsidDel="005A3C0F" w14:paraId="67F7217C" w14:textId="02E0C0CD" w:rsidTr="00C26AC4">
        <w:trPr>
          <w:jc w:val="center"/>
          <w:del w:id="1322"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B447F" w14:textId="57C008B2"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323" w:author="Claire Kouba" w:date="2024-03-12T20:40:00Z"/>
              </w:rPr>
            </w:pPr>
            <w:del w:id="1324" w:author="Claire Kouba" w:date="2024-03-12T20:40:00Z">
              <w:r w:rsidDel="005A3C0F">
                <w:rPr>
                  <w:rFonts w:ascii="Arial" w:eastAsia="Arial" w:hAnsi="Arial" w:cs="Arial"/>
                  <w:color w:val="000000"/>
                  <w:sz w:val="22"/>
                  <w:szCs w:val="22"/>
                </w:rPr>
                <w:delText>lm1c</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F808D" w14:textId="7CEDFB6D"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325" w:author="Claire Kouba" w:date="2024-03-12T20:40:00Z"/>
              </w:rPr>
            </w:pPr>
            <w:del w:id="1326" w:author="Claire Kouba" w:date="2024-03-12T20:40:00Z">
              <w:r w:rsidDel="005A3C0F">
                <w:rPr>
                  <w:rFonts w:ascii="Arial" w:eastAsia="Arial" w:hAnsi="Arial" w:cs="Arial"/>
                  <w:color w:val="000000"/>
                  <w:sz w:val="22"/>
                  <w:szCs w:val="22"/>
                </w:rPr>
                <w:delText>RY_Wet_Tim</w:delText>
              </w:r>
            </w:del>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34E7B" w14:textId="5AAF1FD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27" w:author="Claire Kouba" w:date="2024-03-12T20:40:00Z"/>
              </w:rPr>
            </w:pPr>
            <w:del w:id="1328" w:author="Claire Kouba" w:date="2024-03-12T20:40:00Z">
              <w:r w:rsidDel="005A3C0F">
                <w:rPr>
                  <w:rFonts w:ascii="Arial" w:eastAsia="Arial" w:hAnsi="Arial" w:cs="Arial"/>
                  <w:color w:val="000000"/>
                  <w:sz w:val="22"/>
                  <w:szCs w:val="22"/>
                </w:rPr>
                <w:delText>4.1</w:delText>
              </w:r>
            </w:del>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6936F" w14:textId="4FCAF0C6"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29" w:author="Claire Kouba" w:date="2024-03-12T20:40:00Z"/>
              </w:rPr>
            </w:pPr>
            <w:del w:id="1330" w:author="Claire Kouba" w:date="2024-03-12T20:40:00Z">
              <w:r w:rsidDel="005A3C0F">
                <w:rPr>
                  <w:rFonts w:ascii="Arial" w:eastAsia="Arial" w:hAnsi="Arial" w:cs="Arial"/>
                  <w:color w:val="000000"/>
                  <w:sz w:val="22"/>
                  <w:szCs w:val="22"/>
                </w:rPr>
                <w:delText>0.00336</w:delText>
              </w:r>
            </w:del>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42DF7E" w14:textId="55CF567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31" w:author="Claire Kouba" w:date="2024-03-12T20:40:00Z"/>
              </w:rPr>
            </w:pPr>
            <w:del w:id="1332" w:author="Claire Kouba" w:date="2024-03-12T20:40:00Z">
              <w:r w:rsidDel="005A3C0F">
                <w:rPr>
                  <w:rFonts w:ascii="Arial" w:eastAsia="Arial" w:hAnsi="Arial" w:cs="Arial"/>
                  <w:color w:val="000000"/>
                  <w:sz w:val="22"/>
                  <w:szCs w:val="22"/>
                </w:rPr>
                <w:delText>0.316</w:delText>
              </w:r>
            </w:del>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4BA44" w14:textId="3BEE755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33" w:author="Claire Kouba" w:date="2024-03-12T20:40:00Z"/>
              </w:rPr>
            </w:pPr>
            <w:del w:id="1334" w:author="Claire Kouba" w:date="2024-03-12T20:40:00Z">
              <w:r w:rsidDel="005A3C0F">
                <w:rPr>
                  <w:rFonts w:ascii="Arial" w:eastAsia="Arial" w:hAnsi="Arial" w:cs="Arial"/>
                  <w:color w:val="000000"/>
                  <w:sz w:val="22"/>
                  <w:szCs w:val="22"/>
                </w:rPr>
                <w:delText>0.239</w:delText>
              </w:r>
            </w:del>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AA634" w14:textId="5CF01EF7"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35" w:author="Claire Kouba" w:date="2024-03-12T20:40:00Z"/>
              </w:rPr>
            </w:pPr>
            <w:del w:id="1336" w:author="Claire Kouba" w:date="2024-03-12T20:40:00Z">
              <w:r w:rsidDel="005A3C0F">
                <w:rPr>
                  <w:rFonts w:ascii="Arial" w:eastAsia="Arial" w:hAnsi="Arial" w:cs="Arial"/>
                  <w:color w:val="000000"/>
                  <w:sz w:val="22"/>
                  <w:szCs w:val="22"/>
                </w:rPr>
                <w:delText>112.9</w:delText>
              </w:r>
            </w:del>
          </w:p>
        </w:tc>
      </w:tr>
      <w:tr w:rsidR="00C26AC4" w:rsidDel="005A3C0F" w14:paraId="62AFC28A" w14:textId="00E4BF67" w:rsidTr="00C26AC4">
        <w:trPr>
          <w:jc w:val="center"/>
          <w:del w:id="1337" w:author="Claire Kouba" w:date="2024-03-12T20:40:00Z"/>
        </w:trPr>
        <w:tc>
          <w:tcPr>
            <w:tcW w:w="10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ECC70FC" w14:textId="5C71968E"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338" w:author="Claire Kouba" w:date="2024-03-12T20:40:00Z"/>
              </w:rPr>
            </w:pPr>
            <w:del w:id="1339" w:author="Claire Kouba" w:date="2024-03-12T20:40:00Z">
              <w:r w:rsidDel="005A3C0F">
                <w:rPr>
                  <w:rFonts w:ascii="Arial" w:eastAsia="Arial" w:hAnsi="Arial" w:cs="Arial"/>
                  <w:color w:val="000000"/>
                  <w:sz w:val="22"/>
                  <w:szCs w:val="22"/>
                </w:rPr>
                <w:delText>lm1d</w:delText>
              </w:r>
            </w:del>
          </w:p>
        </w:tc>
        <w:tc>
          <w:tcPr>
            <w:tcW w:w="216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4172C57" w14:textId="61F6E08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340" w:author="Claire Kouba" w:date="2024-03-12T20:40:00Z"/>
              </w:rPr>
            </w:pPr>
            <w:del w:id="1341" w:author="Claire Kouba" w:date="2024-03-12T20:40:00Z">
              <w:r w:rsidDel="005A3C0F">
                <w:rPr>
                  <w:rFonts w:ascii="Arial" w:eastAsia="Arial" w:hAnsi="Arial" w:cs="Arial"/>
                  <w:color w:val="000000"/>
                  <w:sz w:val="22"/>
                  <w:szCs w:val="22"/>
                </w:rPr>
                <w:delText>RY_Wet_BFL_Dur</w:delText>
              </w:r>
            </w:del>
          </w:p>
        </w:tc>
        <w:tc>
          <w:tcPr>
            <w:tcW w:w="103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80CF9AC" w14:textId="3329312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42" w:author="Claire Kouba" w:date="2024-03-12T20:40:00Z"/>
              </w:rPr>
            </w:pPr>
            <w:del w:id="1343" w:author="Claire Kouba" w:date="2024-03-12T20:40:00Z">
              <w:r w:rsidDel="005A3C0F">
                <w:rPr>
                  <w:rFonts w:ascii="Arial" w:eastAsia="Arial" w:hAnsi="Arial" w:cs="Arial"/>
                  <w:color w:val="000000"/>
                  <w:sz w:val="22"/>
                  <w:szCs w:val="22"/>
                </w:rPr>
                <w:delText>6.7</w:delText>
              </w:r>
            </w:del>
          </w:p>
        </w:tc>
        <w:tc>
          <w:tcPr>
            <w:tcW w:w="120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4D2FCD2" w14:textId="759B6C70"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44" w:author="Claire Kouba" w:date="2024-03-12T20:40:00Z"/>
              </w:rPr>
            </w:pPr>
            <w:del w:id="1345" w:author="Claire Kouba" w:date="2024-03-12T20:40:00Z">
              <w:r w:rsidDel="005A3C0F">
                <w:rPr>
                  <w:rFonts w:ascii="Arial" w:eastAsia="Arial" w:hAnsi="Arial" w:cs="Arial"/>
                  <w:color w:val="000000"/>
                  <w:sz w:val="22"/>
                  <w:szCs w:val="22"/>
                </w:rPr>
                <w:delText>0.83792</w:delText>
              </w:r>
            </w:del>
          </w:p>
        </w:tc>
        <w:tc>
          <w:tcPr>
            <w:tcW w:w="142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D39ED1C" w14:textId="06C2BB34"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46" w:author="Claire Kouba" w:date="2024-03-12T20:40:00Z"/>
              </w:rPr>
            </w:pPr>
            <w:del w:id="1347" w:author="Claire Kouba" w:date="2024-03-12T20:40:00Z">
              <w:r w:rsidDel="005A3C0F">
                <w:rPr>
                  <w:rFonts w:ascii="Arial" w:eastAsia="Arial" w:hAnsi="Arial" w:cs="Arial"/>
                  <w:color w:val="000000"/>
                  <w:sz w:val="22"/>
                  <w:szCs w:val="22"/>
                </w:rPr>
                <w:delText>0.427</w:delText>
              </w:r>
            </w:del>
          </w:p>
        </w:tc>
        <w:tc>
          <w:tcPr>
            <w:tcW w:w="18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24A4FCB" w14:textId="12713521"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48" w:author="Claire Kouba" w:date="2024-03-12T20:40:00Z"/>
              </w:rPr>
            </w:pPr>
            <w:del w:id="1349" w:author="Claire Kouba" w:date="2024-03-12T20:40:00Z">
              <w:r w:rsidDel="005A3C0F">
                <w:rPr>
                  <w:rFonts w:ascii="Arial" w:eastAsia="Arial" w:hAnsi="Arial" w:cs="Arial"/>
                  <w:color w:val="000000"/>
                  <w:sz w:val="22"/>
                  <w:szCs w:val="22"/>
                </w:rPr>
                <w:delText>0.363</w:delText>
              </w:r>
            </w:del>
          </w:p>
        </w:tc>
        <w:tc>
          <w:tcPr>
            <w:tcW w:w="96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7E40C11" w14:textId="28347E79"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50" w:author="Claire Kouba" w:date="2024-03-12T20:40:00Z"/>
              </w:rPr>
            </w:pPr>
            <w:del w:id="1351" w:author="Claire Kouba" w:date="2024-03-12T20:40:00Z">
              <w:r w:rsidDel="005A3C0F">
                <w:rPr>
                  <w:rFonts w:ascii="Arial" w:eastAsia="Arial" w:hAnsi="Arial" w:cs="Arial"/>
                  <w:color w:val="000000"/>
                  <w:sz w:val="22"/>
                  <w:szCs w:val="22"/>
                </w:rPr>
                <w:delText>110.9</w:delText>
              </w:r>
            </w:del>
          </w:p>
        </w:tc>
      </w:tr>
      <w:tr w:rsidR="00C26AC4" w:rsidDel="005A3C0F" w14:paraId="6AD648E4" w14:textId="6CCEB22A" w:rsidTr="00C26AC4">
        <w:trPr>
          <w:jc w:val="center"/>
          <w:del w:id="1352" w:author="Claire Kouba" w:date="2024-03-12T20:40:00Z"/>
        </w:trPr>
        <w:tc>
          <w:tcPr>
            <w:tcW w:w="10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C70439" w14:textId="36EB158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353" w:author="Claire Kouba" w:date="2024-03-12T20:40:00Z"/>
              </w:rPr>
            </w:pPr>
            <w:del w:id="1354" w:author="Claire Kouba" w:date="2024-03-12T20:40:00Z">
              <w:r w:rsidDel="005A3C0F">
                <w:rPr>
                  <w:rFonts w:ascii="Arial" w:eastAsia="Arial" w:hAnsi="Arial" w:cs="Arial"/>
                  <w:color w:val="000000"/>
                  <w:sz w:val="22"/>
                  <w:szCs w:val="22"/>
                </w:rPr>
                <w:delText>lm2a</w:delText>
              </w:r>
            </w:del>
          </w:p>
        </w:tc>
        <w:tc>
          <w:tcPr>
            <w:tcW w:w="216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9BB3F" w14:textId="522C7AA6"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355" w:author="Claire Kouba" w:date="2024-03-12T20:40:00Z"/>
              </w:rPr>
            </w:pPr>
            <w:del w:id="1356" w:author="Claire Kouba" w:date="2024-03-12T20:40:00Z">
              <w:r w:rsidDel="005A3C0F">
                <w:rPr>
                  <w:rFonts w:ascii="Arial" w:eastAsia="Arial" w:hAnsi="Arial" w:cs="Arial"/>
                  <w:color w:val="000000"/>
                  <w:sz w:val="22"/>
                  <w:szCs w:val="22"/>
                </w:rPr>
                <w:delText>BY_recon_10, BY_recon_100</w:delText>
              </w:r>
            </w:del>
          </w:p>
        </w:tc>
        <w:tc>
          <w:tcPr>
            <w:tcW w:w="103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15719" w14:textId="749F9F3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57" w:author="Claire Kouba" w:date="2024-03-12T20:40:00Z"/>
              </w:rPr>
            </w:pPr>
            <w:del w:id="1358" w:author="Claire Kouba" w:date="2024-03-12T20:40:00Z">
              <w:r w:rsidDel="005A3C0F">
                <w:rPr>
                  <w:rFonts w:ascii="Arial" w:eastAsia="Arial" w:hAnsi="Arial" w:cs="Arial"/>
                  <w:color w:val="000000"/>
                  <w:sz w:val="22"/>
                  <w:szCs w:val="22"/>
                </w:rPr>
                <w:delText>12.9</w:delText>
              </w:r>
            </w:del>
          </w:p>
        </w:tc>
        <w:tc>
          <w:tcPr>
            <w:tcW w:w="120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7339F" w14:textId="4EDA08F3"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59" w:author="Claire Kouba" w:date="2024-03-12T20:40:00Z"/>
              </w:rPr>
            </w:pPr>
            <w:del w:id="1360" w:author="Claire Kouba" w:date="2024-03-12T20:40:00Z">
              <w:r w:rsidDel="005A3C0F">
                <w:rPr>
                  <w:rFonts w:ascii="Arial" w:eastAsia="Arial" w:hAnsi="Arial" w:cs="Arial"/>
                  <w:color w:val="000000"/>
                  <w:sz w:val="22"/>
                  <w:szCs w:val="22"/>
                </w:rPr>
                <w:delText>0.00004</w:delText>
              </w:r>
            </w:del>
          </w:p>
        </w:tc>
        <w:tc>
          <w:tcPr>
            <w:tcW w:w="142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1436ED" w14:textId="27C50E70"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61" w:author="Claire Kouba" w:date="2024-03-12T20:40:00Z"/>
              </w:rPr>
            </w:pPr>
            <w:del w:id="1362" w:author="Claire Kouba" w:date="2024-03-12T20:40:00Z">
              <w:r w:rsidDel="005A3C0F">
                <w:rPr>
                  <w:rFonts w:ascii="Arial" w:eastAsia="Arial" w:hAnsi="Arial" w:cs="Arial"/>
                  <w:color w:val="000000"/>
                  <w:sz w:val="22"/>
                  <w:szCs w:val="22"/>
                </w:rPr>
                <w:delText>0.764</w:delText>
              </w:r>
            </w:del>
          </w:p>
        </w:tc>
        <w:tc>
          <w:tcPr>
            <w:tcW w:w="18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BE59B" w14:textId="01C2876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63" w:author="Claire Kouba" w:date="2024-03-12T20:40:00Z"/>
              </w:rPr>
            </w:pPr>
            <w:del w:id="1364" w:author="Claire Kouba" w:date="2024-03-12T20:40:00Z">
              <w:r w:rsidDel="005A3C0F">
                <w:rPr>
                  <w:rFonts w:ascii="Arial" w:eastAsia="Arial" w:hAnsi="Arial" w:cs="Arial"/>
                  <w:color w:val="000000"/>
                  <w:sz w:val="22"/>
                  <w:szCs w:val="22"/>
                </w:rPr>
                <w:delText>0.705</w:delText>
              </w:r>
            </w:del>
          </w:p>
        </w:tc>
        <w:tc>
          <w:tcPr>
            <w:tcW w:w="96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45E65" w14:textId="093FB9F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65" w:author="Claire Kouba" w:date="2024-03-12T20:40:00Z"/>
              </w:rPr>
            </w:pPr>
            <w:del w:id="1366" w:author="Claire Kouba" w:date="2024-03-12T20:40:00Z">
              <w:r w:rsidDel="005A3C0F">
                <w:rPr>
                  <w:rFonts w:ascii="Arial" w:eastAsia="Arial" w:hAnsi="Arial" w:cs="Arial"/>
                  <w:color w:val="000000"/>
                  <w:sz w:val="22"/>
                  <w:szCs w:val="22"/>
                </w:rPr>
                <w:delText>105.1</w:delText>
              </w:r>
            </w:del>
          </w:p>
        </w:tc>
      </w:tr>
      <w:tr w:rsidR="00C26AC4" w:rsidDel="005A3C0F" w14:paraId="751654C0" w14:textId="334E29CC" w:rsidTr="00C26AC4">
        <w:trPr>
          <w:jc w:val="center"/>
          <w:del w:id="1367"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74ADD" w14:textId="2221F69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368" w:author="Claire Kouba" w:date="2024-03-12T20:40:00Z"/>
              </w:rPr>
            </w:pPr>
            <w:del w:id="1369" w:author="Claire Kouba" w:date="2024-03-12T20:40:00Z">
              <w:r w:rsidDel="005A3C0F">
                <w:rPr>
                  <w:rFonts w:ascii="Arial" w:eastAsia="Arial" w:hAnsi="Arial" w:cs="Arial"/>
                  <w:color w:val="000000"/>
                  <w:sz w:val="22"/>
                  <w:szCs w:val="22"/>
                </w:rPr>
                <w:delText>lm2b</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FD9D3" w14:textId="4F8A25DA"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370" w:author="Claire Kouba" w:date="2024-03-12T20:40:00Z"/>
              </w:rPr>
            </w:pPr>
            <w:del w:id="1371" w:author="Claire Kouba" w:date="2024-03-12T20:40:00Z">
              <w:r w:rsidDel="005A3C0F">
                <w:rPr>
                  <w:rFonts w:ascii="Arial" w:eastAsia="Arial" w:hAnsi="Arial" w:cs="Arial"/>
                  <w:color w:val="000000"/>
                  <w:sz w:val="22"/>
                  <w:szCs w:val="22"/>
                </w:rPr>
                <w:delText>BY_recon_10, RY_Wet_Tim</w:delText>
              </w:r>
            </w:del>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144FD1" w14:textId="4B8A417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72" w:author="Claire Kouba" w:date="2024-03-12T20:40:00Z"/>
              </w:rPr>
            </w:pPr>
            <w:del w:id="1373" w:author="Claire Kouba" w:date="2024-03-12T20:40:00Z">
              <w:r w:rsidDel="005A3C0F">
                <w:rPr>
                  <w:rFonts w:ascii="Arial" w:eastAsia="Arial" w:hAnsi="Arial" w:cs="Arial"/>
                  <w:color w:val="000000"/>
                  <w:sz w:val="22"/>
                  <w:szCs w:val="22"/>
                </w:rPr>
                <w:delText>11.7</w:delText>
              </w:r>
            </w:del>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46C86F" w14:textId="1301B6A0"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74" w:author="Claire Kouba" w:date="2024-03-12T20:40:00Z"/>
              </w:rPr>
            </w:pPr>
            <w:del w:id="1375" w:author="Claire Kouba" w:date="2024-03-12T20:40:00Z">
              <w:r w:rsidDel="005A3C0F">
                <w:rPr>
                  <w:rFonts w:ascii="Arial" w:eastAsia="Arial" w:hAnsi="Arial" w:cs="Arial"/>
                  <w:color w:val="000000"/>
                  <w:sz w:val="22"/>
                  <w:szCs w:val="22"/>
                </w:rPr>
                <w:delText>0.00017</w:delText>
              </w:r>
            </w:del>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43D6A" w14:textId="65250A3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76" w:author="Claire Kouba" w:date="2024-03-12T20:40:00Z"/>
              </w:rPr>
            </w:pPr>
            <w:del w:id="1377" w:author="Claire Kouba" w:date="2024-03-12T20:40:00Z">
              <w:r w:rsidDel="005A3C0F">
                <w:rPr>
                  <w:rFonts w:ascii="Arial" w:eastAsia="Arial" w:hAnsi="Arial" w:cs="Arial"/>
                  <w:color w:val="000000"/>
                  <w:sz w:val="22"/>
                  <w:szCs w:val="22"/>
                </w:rPr>
                <w:delText>0.745</w:delText>
              </w:r>
            </w:del>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4E559" w14:textId="68E26EF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78" w:author="Claire Kouba" w:date="2024-03-12T20:40:00Z"/>
              </w:rPr>
            </w:pPr>
            <w:del w:id="1379" w:author="Claire Kouba" w:date="2024-03-12T20:40:00Z">
              <w:r w:rsidDel="005A3C0F">
                <w:rPr>
                  <w:rFonts w:ascii="Arial" w:eastAsia="Arial" w:hAnsi="Arial" w:cs="Arial"/>
                  <w:color w:val="000000"/>
                  <w:sz w:val="22"/>
                  <w:szCs w:val="22"/>
                </w:rPr>
                <w:delText>0.681</w:delText>
              </w:r>
            </w:del>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F5900" w14:textId="0501DB7E"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80" w:author="Claire Kouba" w:date="2024-03-12T20:40:00Z"/>
              </w:rPr>
            </w:pPr>
            <w:del w:id="1381" w:author="Claire Kouba" w:date="2024-03-12T20:40:00Z">
              <w:r w:rsidDel="005A3C0F">
                <w:rPr>
                  <w:rFonts w:ascii="Arial" w:eastAsia="Arial" w:hAnsi="Arial" w:cs="Arial"/>
                  <w:color w:val="000000"/>
                  <w:sz w:val="22"/>
                  <w:szCs w:val="22"/>
                </w:rPr>
                <w:delText>106.0</w:delText>
              </w:r>
            </w:del>
          </w:p>
        </w:tc>
      </w:tr>
      <w:tr w:rsidR="00C26AC4" w:rsidDel="005A3C0F" w14:paraId="506B8753" w14:textId="50BC7A9A" w:rsidTr="00C26AC4">
        <w:trPr>
          <w:jc w:val="center"/>
          <w:del w:id="1382"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E3E69" w14:textId="7B0CDF0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383" w:author="Claire Kouba" w:date="2024-03-12T20:40:00Z"/>
              </w:rPr>
            </w:pPr>
            <w:del w:id="1384" w:author="Claire Kouba" w:date="2024-03-12T20:40:00Z">
              <w:r w:rsidDel="005A3C0F">
                <w:rPr>
                  <w:rFonts w:ascii="Arial" w:eastAsia="Arial" w:hAnsi="Arial" w:cs="Arial"/>
                  <w:color w:val="000000"/>
                  <w:sz w:val="22"/>
                  <w:szCs w:val="22"/>
                </w:rPr>
                <w:delText>lm2c</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D3B4E" w14:textId="0633E86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385" w:author="Claire Kouba" w:date="2024-03-12T20:40:00Z"/>
              </w:rPr>
            </w:pPr>
            <w:del w:id="1386" w:author="Claire Kouba" w:date="2024-03-12T20:40:00Z">
              <w:r w:rsidDel="005A3C0F">
                <w:rPr>
                  <w:rFonts w:ascii="Arial" w:eastAsia="Arial" w:hAnsi="Arial" w:cs="Arial"/>
                  <w:color w:val="000000"/>
                  <w:sz w:val="22"/>
                  <w:szCs w:val="22"/>
                </w:rPr>
                <w:delText>BY_recon_10, RY_Wet_BFL_Dur</w:delText>
              </w:r>
            </w:del>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88EE3D" w14:textId="71B4F1B4"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87" w:author="Claire Kouba" w:date="2024-03-12T20:40:00Z"/>
              </w:rPr>
            </w:pPr>
            <w:del w:id="1388" w:author="Claire Kouba" w:date="2024-03-12T20:40:00Z">
              <w:r w:rsidDel="005A3C0F">
                <w:rPr>
                  <w:rFonts w:ascii="Arial" w:eastAsia="Arial" w:hAnsi="Arial" w:cs="Arial"/>
                  <w:color w:val="000000"/>
                  <w:sz w:val="22"/>
                  <w:szCs w:val="22"/>
                </w:rPr>
                <w:delText>11.4</w:delText>
              </w:r>
            </w:del>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857E7" w14:textId="1321AC74"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89" w:author="Claire Kouba" w:date="2024-03-12T20:40:00Z"/>
              </w:rPr>
            </w:pPr>
            <w:del w:id="1390" w:author="Claire Kouba" w:date="2024-03-12T20:40:00Z">
              <w:r w:rsidDel="005A3C0F">
                <w:rPr>
                  <w:rFonts w:ascii="Arial" w:eastAsia="Arial" w:hAnsi="Arial" w:cs="Arial"/>
                  <w:color w:val="000000"/>
                  <w:sz w:val="22"/>
                  <w:szCs w:val="22"/>
                </w:rPr>
                <w:delText>0.18325</w:delText>
              </w:r>
            </w:del>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C1062C" w14:textId="251A23DA"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91" w:author="Claire Kouba" w:date="2024-03-12T20:40:00Z"/>
              </w:rPr>
            </w:pPr>
            <w:del w:id="1392" w:author="Claire Kouba" w:date="2024-03-12T20:40:00Z">
              <w:r w:rsidDel="005A3C0F">
                <w:rPr>
                  <w:rFonts w:ascii="Arial" w:eastAsia="Arial" w:hAnsi="Arial" w:cs="Arial"/>
                  <w:color w:val="000000"/>
                  <w:sz w:val="22"/>
                  <w:szCs w:val="22"/>
                </w:rPr>
                <w:delText>0.740</w:delText>
              </w:r>
            </w:del>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683E0" w14:textId="4447F2B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93" w:author="Claire Kouba" w:date="2024-03-12T20:40:00Z"/>
              </w:rPr>
            </w:pPr>
            <w:del w:id="1394" w:author="Claire Kouba" w:date="2024-03-12T20:40:00Z">
              <w:r w:rsidDel="005A3C0F">
                <w:rPr>
                  <w:rFonts w:ascii="Arial" w:eastAsia="Arial" w:hAnsi="Arial" w:cs="Arial"/>
                  <w:color w:val="000000"/>
                  <w:sz w:val="22"/>
                  <w:szCs w:val="22"/>
                </w:rPr>
                <w:delText>0.675</w:delText>
              </w:r>
            </w:del>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CE0390" w14:textId="69C1F40D"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95" w:author="Claire Kouba" w:date="2024-03-12T20:40:00Z"/>
              </w:rPr>
            </w:pPr>
            <w:del w:id="1396" w:author="Claire Kouba" w:date="2024-03-12T20:40:00Z">
              <w:r w:rsidDel="005A3C0F">
                <w:rPr>
                  <w:rFonts w:ascii="Arial" w:eastAsia="Arial" w:hAnsi="Arial" w:cs="Arial"/>
                  <w:color w:val="000000"/>
                  <w:sz w:val="22"/>
                  <w:szCs w:val="22"/>
                </w:rPr>
                <w:delText>106.2</w:delText>
              </w:r>
            </w:del>
          </w:p>
        </w:tc>
      </w:tr>
      <w:tr w:rsidR="00C26AC4" w:rsidDel="005A3C0F" w14:paraId="06B84976" w14:textId="4583CD2D" w:rsidTr="00C26AC4">
        <w:trPr>
          <w:jc w:val="center"/>
          <w:del w:id="1397"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335717" w14:textId="5D2EAB49"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398" w:author="Claire Kouba" w:date="2024-03-12T20:40:00Z"/>
              </w:rPr>
            </w:pPr>
            <w:del w:id="1399" w:author="Claire Kouba" w:date="2024-03-12T20:40:00Z">
              <w:r w:rsidDel="005A3C0F">
                <w:rPr>
                  <w:rFonts w:ascii="Arial" w:eastAsia="Arial" w:hAnsi="Arial" w:cs="Arial"/>
                  <w:color w:val="000000"/>
                  <w:sz w:val="22"/>
                  <w:szCs w:val="22"/>
                </w:rPr>
                <w:delText>lm2d</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0E252" w14:textId="2DA6DFB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400" w:author="Claire Kouba" w:date="2024-03-12T20:40:00Z"/>
              </w:rPr>
            </w:pPr>
            <w:del w:id="1401" w:author="Claire Kouba" w:date="2024-03-12T20:40:00Z">
              <w:r w:rsidDel="005A3C0F">
                <w:rPr>
                  <w:rFonts w:ascii="Arial" w:eastAsia="Arial" w:hAnsi="Arial" w:cs="Arial"/>
                  <w:color w:val="000000"/>
                  <w:sz w:val="22"/>
                  <w:szCs w:val="22"/>
                </w:rPr>
                <w:delText>BY_recon_10, SY_SP_ROC</w:delText>
              </w:r>
            </w:del>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17633E" w14:textId="515B9B01"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02" w:author="Claire Kouba" w:date="2024-03-12T20:40:00Z"/>
              </w:rPr>
            </w:pPr>
            <w:del w:id="1403" w:author="Claire Kouba" w:date="2024-03-12T20:40:00Z">
              <w:r w:rsidDel="005A3C0F">
                <w:rPr>
                  <w:rFonts w:ascii="Arial" w:eastAsia="Arial" w:hAnsi="Arial" w:cs="Arial"/>
                  <w:color w:val="000000"/>
                  <w:sz w:val="22"/>
                  <w:szCs w:val="22"/>
                </w:rPr>
                <w:delText>10.2</w:delText>
              </w:r>
            </w:del>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471A51" w14:textId="063A37C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04" w:author="Claire Kouba" w:date="2024-03-12T20:40:00Z"/>
              </w:rPr>
            </w:pPr>
            <w:del w:id="1405" w:author="Claire Kouba" w:date="2024-03-12T20:40:00Z">
              <w:r w:rsidDel="005A3C0F">
                <w:rPr>
                  <w:rFonts w:ascii="Arial" w:eastAsia="Arial" w:hAnsi="Arial" w:cs="Arial"/>
                  <w:color w:val="000000"/>
                  <w:sz w:val="22"/>
                  <w:szCs w:val="22"/>
                </w:rPr>
                <w:delText>0.64086</w:delText>
              </w:r>
            </w:del>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95244" w14:textId="26730CED"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06" w:author="Claire Kouba" w:date="2024-03-12T20:40:00Z"/>
              </w:rPr>
            </w:pPr>
            <w:del w:id="1407" w:author="Claire Kouba" w:date="2024-03-12T20:40:00Z">
              <w:r w:rsidDel="005A3C0F">
                <w:rPr>
                  <w:rFonts w:ascii="Arial" w:eastAsia="Arial" w:hAnsi="Arial" w:cs="Arial"/>
                  <w:color w:val="000000"/>
                  <w:sz w:val="22"/>
                  <w:szCs w:val="22"/>
                </w:rPr>
                <w:delText>0.718</w:delText>
              </w:r>
            </w:del>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5E76E" w14:textId="3C45A5E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08" w:author="Claire Kouba" w:date="2024-03-12T20:40:00Z"/>
              </w:rPr>
            </w:pPr>
            <w:del w:id="1409" w:author="Claire Kouba" w:date="2024-03-12T20:40:00Z">
              <w:r w:rsidDel="005A3C0F">
                <w:rPr>
                  <w:rFonts w:ascii="Arial" w:eastAsia="Arial" w:hAnsi="Arial" w:cs="Arial"/>
                  <w:color w:val="000000"/>
                  <w:sz w:val="22"/>
                  <w:szCs w:val="22"/>
                </w:rPr>
                <w:delText>0.648</w:delText>
              </w:r>
            </w:del>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6C0993" w14:textId="0D2AFEF6"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10" w:author="Claire Kouba" w:date="2024-03-12T20:40:00Z"/>
              </w:rPr>
            </w:pPr>
            <w:del w:id="1411" w:author="Claire Kouba" w:date="2024-03-12T20:40:00Z">
              <w:r w:rsidDel="005A3C0F">
                <w:rPr>
                  <w:rFonts w:ascii="Arial" w:eastAsia="Arial" w:hAnsi="Arial" w:cs="Arial"/>
                  <w:color w:val="000000"/>
                  <w:sz w:val="22"/>
                  <w:szCs w:val="22"/>
                </w:rPr>
                <w:delText>107.0</w:delText>
              </w:r>
            </w:del>
          </w:p>
        </w:tc>
      </w:tr>
      <w:tr w:rsidR="00C26AC4" w:rsidDel="005A3C0F" w14:paraId="5B4ABEEE" w14:textId="6847D755" w:rsidTr="00C26AC4">
        <w:trPr>
          <w:jc w:val="center"/>
          <w:del w:id="1412"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6ED7C" w14:textId="31A25893"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413" w:author="Claire Kouba" w:date="2024-03-12T20:40:00Z"/>
              </w:rPr>
            </w:pPr>
            <w:del w:id="1414" w:author="Claire Kouba" w:date="2024-03-12T20:40:00Z">
              <w:r w:rsidDel="005A3C0F">
                <w:rPr>
                  <w:rFonts w:ascii="Arial" w:eastAsia="Arial" w:hAnsi="Arial" w:cs="Arial"/>
                  <w:color w:val="000000"/>
                  <w:sz w:val="22"/>
                  <w:szCs w:val="22"/>
                </w:rPr>
                <w:delText>lm2e</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1A209" w14:textId="1C5B1672"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415" w:author="Claire Kouba" w:date="2024-03-12T20:40:00Z"/>
              </w:rPr>
            </w:pPr>
            <w:del w:id="1416" w:author="Claire Kouba" w:date="2024-03-12T20:40:00Z">
              <w:r w:rsidDel="005A3C0F">
                <w:rPr>
                  <w:rFonts w:ascii="Arial" w:eastAsia="Arial" w:hAnsi="Arial" w:cs="Arial"/>
                  <w:color w:val="000000"/>
                  <w:sz w:val="22"/>
                  <w:szCs w:val="22"/>
                </w:rPr>
                <w:delText>BY_recon_10, SY_Wet_Tim</w:delText>
              </w:r>
            </w:del>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221401" w14:textId="4D05AF6A"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17" w:author="Claire Kouba" w:date="2024-03-12T20:40:00Z"/>
              </w:rPr>
            </w:pPr>
            <w:del w:id="1418" w:author="Claire Kouba" w:date="2024-03-12T20:40:00Z">
              <w:r w:rsidDel="005A3C0F">
                <w:rPr>
                  <w:rFonts w:ascii="Arial" w:eastAsia="Arial" w:hAnsi="Arial" w:cs="Arial"/>
                  <w:color w:val="000000"/>
                  <w:sz w:val="22"/>
                  <w:szCs w:val="22"/>
                </w:rPr>
                <w:delText>7.6</w:delText>
              </w:r>
            </w:del>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630F3" w14:textId="7583565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19" w:author="Claire Kouba" w:date="2024-03-12T20:40:00Z"/>
              </w:rPr>
            </w:pPr>
            <w:del w:id="1420" w:author="Claire Kouba" w:date="2024-03-12T20:40:00Z">
              <w:r w:rsidDel="005A3C0F">
                <w:rPr>
                  <w:rFonts w:ascii="Arial" w:eastAsia="Arial" w:hAnsi="Arial" w:cs="Arial"/>
                  <w:color w:val="000000"/>
                  <w:sz w:val="22"/>
                  <w:szCs w:val="22"/>
                </w:rPr>
                <w:delText>0.06299</w:delText>
              </w:r>
            </w:del>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091CE" w14:textId="3C0B5774"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21" w:author="Claire Kouba" w:date="2024-03-12T20:40:00Z"/>
              </w:rPr>
            </w:pPr>
            <w:del w:id="1422" w:author="Claire Kouba" w:date="2024-03-12T20:40:00Z">
              <w:r w:rsidDel="005A3C0F">
                <w:rPr>
                  <w:rFonts w:ascii="Arial" w:eastAsia="Arial" w:hAnsi="Arial" w:cs="Arial"/>
                  <w:color w:val="000000"/>
                  <w:sz w:val="22"/>
                  <w:szCs w:val="22"/>
                </w:rPr>
                <w:delText>0.654</w:delText>
              </w:r>
            </w:del>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62FCC" w14:textId="60C43953"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23" w:author="Claire Kouba" w:date="2024-03-12T20:40:00Z"/>
              </w:rPr>
            </w:pPr>
            <w:del w:id="1424" w:author="Claire Kouba" w:date="2024-03-12T20:40:00Z">
              <w:r w:rsidDel="005A3C0F">
                <w:rPr>
                  <w:rFonts w:ascii="Arial" w:eastAsia="Arial" w:hAnsi="Arial" w:cs="Arial"/>
                  <w:color w:val="000000"/>
                  <w:sz w:val="22"/>
                  <w:szCs w:val="22"/>
                </w:rPr>
                <w:delText>0.568</w:delText>
              </w:r>
            </w:del>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4AC82" w14:textId="17C7D51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25" w:author="Claire Kouba" w:date="2024-03-12T20:40:00Z"/>
              </w:rPr>
            </w:pPr>
            <w:del w:id="1426" w:author="Claire Kouba" w:date="2024-03-12T20:40:00Z">
              <w:r w:rsidDel="005A3C0F">
                <w:rPr>
                  <w:rFonts w:ascii="Arial" w:eastAsia="Arial" w:hAnsi="Arial" w:cs="Arial"/>
                  <w:color w:val="000000"/>
                  <w:sz w:val="22"/>
                  <w:szCs w:val="22"/>
                </w:rPr>
                <w:delText>109.3</w:delText>
              </w:r>
            </w:del>
          </w:p>
        </w:tc>
      </w:tr>
      <w:tr w:rsidR="00C26AC4" w:rsidDel="005A3C0F" w14:paraId="2E965D0B" w14:textId="78AE10BE" w:rsidTr="00C26AC4">
        <w:trPr>
          <w:jc w:val="center"/>
          <w:del w:id="1427" w:author="Claire Kouba" w:date="2024-03-12T20:40:00Z"/>
        </w:trPr>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8BAA25" w14:textId="15EE4E1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428" w:author="Claire Kouba" w:date="2024-03-12T20:40:00Z"/>
              </w:rPr>
            </w:pPr>
            <w:del w:id="1429" w:author="Claire Kouba" w:date="2024-03-12T20:40:00Z">
              <w:r w:rsidDel="005A3C0F">
                <w:rPr>
                  <w:rFonts w:ascii="Arial" w:eastAsia="Arial" w:hAnsi="Arial" w:cs="Arial"/>
                  <w:color w:val="000000"/>
                  <w:sz w:val="22"/>
                  <w:szCs w:val="22"/>
                </w:rPr>
                <w:delText>lm2f</w:delText>
              </w:r>
            </w:del>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0B26AE" w14:textId="0568F12D"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430" w:author="Claire Kouba" w:date="2024-03-12T20:40:00Z"/>
              </w:rPr>
            </w:pPr>
            <w:del w:id="1431" w:author="Claire Kouba" w:date="2024-03-12T20:40:00Z">
              <w:r w:rsidDel="005A3C0F">
                <w:rPr>
                  <w:rFonts w:ascii="Arial" w:eastAsia="Arial" w:hAnsi="Arial" w:cs="Arial"/>
                  <w:color w:val="000000"/>
                  <w:sz w:val="22"/>
                  <w:szCs w:val="22"/>
                </w:rPr>
                <w:delText>BY_recon_10, RY_discon_10</w:delText>
              </w:r>
            </w:del>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D7C7DE" w14:textId="5B606151"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32" w:author="Claire Kouba" w:date="2024-03-12T20:40:00Z"/>
              </w:rPr>
            </w:pPr>
            <w:del w:id="1433" w:author="Claire Kouba" w:date="2024-03-12T20:40:00Z">
              <w:r w:rsidDel="005A3C0F">
                <w:rPr>
                  <w:rFonts w:ascii="Arial" w:eastAsia="Arial" w:hAnsi="Arial" w:cs="Arial"/>
                  <w:color w:val="000000"/>
                  <w:sz w:val="22"/>
                  <w:szCs w:val="22"/>
                </w:rPr>
                <w:delText>6.9</w:delText>
              </w:r>
            </w:del>
          </w:p>
        </w:tc>
        <w:tc>
          <w:tcPr>
            <w:tcW w:w="120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1B3D48" w14:textId="6EB16C7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34" w:author="Claire Kouba" w:date="2024-03-12T20:40:00Z"/>
              </w:rPr>
            </w:pPr>
            <w:del w:id="1435" w:author="Claire Kouba" w:date="2024-03-12T20:40:00Z">
              <w:r w:rsidDel="005A3C0F">
                <w:rPr>
                  <w:rFonts w:ascii="Arial" w:eastAsia="Arial" w:hAnsi="Arial" w:cs="Arial"/>
                  <w:color w:val="000000"/>
                  <w:sz w:val="22"/>
                  <w:szCs w:val="22"/>
                </w:rPr>
                <w:delText>0.47116</w:delText>
              </w:r>
            </w:del>
          </w:p>
        </w:tc>
        <w:tc>
          <w:tcPr>
            <w:tcW w:w="142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0ABE62" w14:textId="1C789B73"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36" w:author="Claire Kouba" w:date="2024-03-12T20:40:00Z"/>
              </w:rPr>
            </w:pPr>
            <w:del w:id="1437" w:author="Claire Kouba" w:date="2024-03-12T20:40:00Z">
              <w:r w:rsidDel="005A3C0F">
                <w:rPr>
                  <w:rFonts w:ascii="Arial" w:eastAsia="Arial" w:hAnsi="Arial" w:cs="Arial"/>
                  <w:color w:val="000000"/>
                  <w:sz w:val="22"/>
                  <w:szCs w:val="22"/>
                </w:rPr>
                <w:delText>0.634</w:delText>
              </w:r>
            </w:del>
          </w:p>
        </w:tc>
        <w:tc>
          <w:tcPr>
            <w:tcW w:w="18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369D87" w14:textId="72D89B07"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38" w:author="Claire Kouba" w:date="2024-03-12T20:40:00Z"/>
              </w:rPr>
            </w:pPr>
            <w:del w:id="1439" w:author="Claire Kouba" w:date="2024-03-12T20:40:00Z">
              <w:r w:rsidDel="005A3C0F">
                <w:rPr>
                  <w:rFonts w:ascii="Arial" w:eastAsia="Arial" w:hAnsi="Arial" w:cs="Arial"/>
                  <w:color w:val="000000"/>
                  <w:sz w:val="22"/>
                  <w:szCs w:val="22"/>
                </w:rPr>
                <w:delText>0.542</w:delText>
              </w:r>
            </w:del>
          </w:p>
        </w:tc>
        <w:tc>
          <w:tcPr>
            <w:tcW w:w="96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461B69" w14:textId="4197D40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40" w:author="Claire Kouba" w:date="2024-03-12T20:40:00Z"/>
              </w:rPr>
            </w:pPr>
            <w:del w:id="1441" w:author="Claire Kouba" w:date="2024-03-12T20:40:00Z">
              <w:r w:rsidDel="005A3C0F">
                <w:rPr>
                  <w:rFonts w:ascii="Arial" w:eastAsia="Arial" w:hAnsi="Arial" w:cs="Arial"/>
                  <w:color w:val="000000"/>
                  <w:sz w:val="22"/>
                  <w:szCs w:val="22"/>
                </w:rPr>
                <w:delText>109.9</w:delText>
              </w:r>
            </w:del>
          </w:p>
        </w:tc>
      </w:tr>
    </w:tbl>
    <w:p w14:paraId="597C36ED" w14:textId="525DB5FD" w:rsidR="00C26AC4" w:rsidDel="005A3C0F" w:rsidRDefault="0080747B">
      <w:pPr>
        <w:pStyle w:val="TableCaption"/>
        <w:rPr>
          <w:del w:id="1442" w:author="Claire Kouba" w:date="2024-03-12T20:40:00Z"/>
        </w:rPr>
      </w:pPr>
      <w:del w:id="1443" w:author="Claire Kouba" w:date="2024-03-12T20:40:00Z">
        <w:r w:rsidDel="005A3C0F">
          <w:delText>Table 3: Average model prediction error, based on leave-one-out cross-validation (James et al., 2013).</w:delText>
        </w:r>
      </w:del>
    </w:p>
    <w:tbl>
      <w:tblPr>
        <w:tblStyle w:val="Table"/>
        <w:tblW w:w="0" w:type="auto"/>
        <w:jc w:val="center"/>
        <w:tblLayout w:type="fixed"/>
        <w:tblLook w:val="0420" w:firstRow="1" w:lastRow="0" w:firstColumn="0" w:lastColumn="0" w:noHBand="0" w:noVBand="1"/>
      </w:tblPr>
      <w:tblGrid>
        <w:gridCol w:w="1010"/>
        <w:gridCol w:w="1768"/>
        <w:gridCol w:w="2160"/>
      </w:tblGrid>
      <w:tr w:rsidR="00C26AC4" w:rsidDel="005A3C0F" w14:paraId="15B0CE4C" w14:textId="638F6B6E" w:rsidTr="00C26AC4">
        <w:trPr>
          <w:cnfStyle w:val="100000000000" w:firstRow="1" w:lastRow="0" w:firstColumn="0" w:lastColumn="0" w:oddVBand="0" w:evenVBand="0" w:oddHBand="0" w:evenHBand="0" w:firstRowFirstColumn="0" w:firstRowLastColumn="0" w:lastRowFirstColumn="0" w:lastRowLastColumn="0"/>
          <w:cantSplit/>
          <w:tblHeader/>
          <w:jc w:val="center"/>
          <w:del w:id="1444" w:author="Claire Kouba" w:date="2024-03-12T20:40:00Z"/>
        </w:trPr>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540A54" w14:textId="6B19A769"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445" w:author="Claire Kouba" w:date="2024-03-12T20:40:00Z"/>
              </w:rPr>
            </w:pPr>
            <w:del w:id="1446" w:author="Claire Kouba" w:date="2024-03-12T20:40:00Z">
              <w:r w:rsidDel="005A3C0F">
                <w:rPr>
                  <w:rFonts w:ascii="Arial" w:eastAsia="Arial" w:hAnsi="Arial" w:cs="Arial"/>
                  <w:color w:val="000000"/>
                  <w:sz w:val="22"/>
                  <w:szCs w:val="22"/>
                </w:rPr>
                <w:delText>Model</w:delText>
              </w:r>
            </w:del>
          </w:p>
        </w:tc>
        <w:tc>
          <w:tcPr>
            <w:tcW w:w="17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1CDF07" w14:textId="56ED699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47" w:author="Claire Kouba" w:date="2024-03-12T20:40:00Z"/>
              </w:rPr>
            </w:pPr>
            <w:del w:id="1448" w:author="Claire Kouba" w:date="2024-03-12T20:40:00Z">
              <w:r w:rsidDel="005A3C0F">
                <w:rPr>
                  <w:rFonts w:ascii="Arial" w:eastAsia="Arial" w:hAnsi="Arial" w:cs="Arial"/>
                  <w:color w:val="000000"/>
                  <w:sz w:val="22"/>
                  <w:szCs w:val="22"/>
                </w:rPr>
                <w:delText>LOOCV value</w:delText>
              </w:r>
            </w:del>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A4F752" w14:textId="0CC7AEF4"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49" w:author="Claire Kouba" w:date="2024-03-12T20:40:00Z"/>
              </w:rPr>
            </w:pPr>
            <w:del w:id="1450" w:author="Claire Kouba" w:date="2024-03-12T20:40:00Z">
              <w:r w:rsidDel="005A3C0F">
                <w:rPr>
                  <w:rFonts w:ascii="Arial" w:eastAsia="Arial" w:hAnsi="Arial" w:cs="Arial"/>
                  <w:color w:val="000000"/>
                  <w:sz w:val="22"/>
                  <w:szCs w:val="22"/>
                </w:rPr>
                <w:delText>Average error (coho spf-equiv.)</w:delText>
              </w:r>
            </w:del>
          </w:p>
        </w:tc>
      </w:tr>
      <w:tr w:rsidR="00C26AC4" w:rsidDel="005A3C0F" w14:paraId="16F570B3" w14:textId="30640EF1" w:rsidTr="00C26AC4">
        <w:trPr>
          <w:cantSplit/>
          <w:jc w:val="center"/>
          <w:del w:id="1451" w:author="Claire Kouba" w:date="2024-03-12T20:40:00Z"/>
        </w:trPr>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6F45B" w14:textId="331C81D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452" w:author="Claire Kouba" w:date="2024-03-12T20:40:00Z"/>
              </w:rPr>
            </w:pPr>
            <w:del w:id="1453" w:author="Claire Kouba" w:date="2024-03-12T20:40:00Z">
              <w:r w:rsidDel="005A3C0F">
                <w:rPr>
                  <w:rFonts w:ascii="Arial" w:eastAsia="Arial" w:hAnsi="Arial" w:cs="Arial"/>
                  <w:color w:val="000000"/>
                  <w:sz w:val="22"/>
                  <w:szCs w:val="22"/>
                </w:rPr>
                <w:delText>lm1a</w:delText>
              </w:r>
            </w:del>
          </w:p>
        </w:tc>
        <w:tc>
          <w:tcPr>
            <w:tcW w:w="176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390A1F" w14:textId="32342EDE"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54" w:author="Claire Kouba" w:date="2024-03-12T20:40:00Z"/>
              </w:rPr>
            </w:pPr>
            <w:del w:id="1455" w:author="Claire Kouba" w:date="2024-03-12T20:40:00Z">
              <w:r w:rsidDel="005A3C0F">
                <w:rPr>
                  <w:rFonts w:ascii="Arial" w:eastAsia="Arial" w:hAnsi="Arial" w:cs="Arial"/>
                  <w:color w:val="000000"/>
                  <w:sz w:val="22"/>
                  <w:szCs w:val="22"/>
                </w:rPr>
                <w:delText>747</w:delText>
              </w:r>
            </w:del>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6108B" w14:textId="15C136E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56" w:author="Claire Kouba" w:date="2024-03-12T20:40:00Z"/>
              </w:rPr>
            </w:pPr>
            <w:del w:id="1457" w:author="Claire Kouba" w:date="2024-03-12T20:40:00Z">
              <w:r w:rsidDel="005A3C0F">
                <w:rPr>
                  <w:rFonts w:ascii="Arial" w:eastAsia="Arial" w:hAnsi="Arial" w:cs="Arial"/>
                  <w:color w:val="000000"/>
                  <w:sz w:val="22"/>
                  <w:szCs w:val="22"/>
                </w:rPr>
                <w:delText>27.3</w:delText>
              </w:r>
            </w:del>
          </w:p>
        </w:tc>
      </w:tr>
      <w:tr w:rsidR="00C26AC4" w:rsidDel="005A3C0F" w14:paraId="73FBEFC0" w14:textId="794A5C77" w:rsidTr="00C26AC4">
        <w:trPr>
          <w:cantSplit/>
          <w:jc w:val="center"/>
          <w:del w:id="1458"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F15273" w14:textId="0B303826"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459" w:author="Claire Kouba" w:date="2024-03-12T20:40:00Z"/>
              </w:rPr>
            </w:pPr>
            <w:del w:id="1460" w:author="Claire Kouba" w:date="2024-03-12T20:40:00Z">
              <w:r w:rsidDel="005A3C0F">
                <w:rPr>
                  <w:rFonts w:ascii="Arial" w:eastAsia="Arial" w:hAnsi="Arial" w:cs="Arial"/>
                  <w:color w:val="000000"/>
                  <w:sz w:val="22"/>
                  <w:szCs w:val="22"/>
                </w:rPr>
                <w:lastRenderedPageBreak/>
                <w:delText>lm1b</w:delText>
              </w:r>
            </w:del>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4F44C" w14:textId="54DE9180"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61" w:author="Claire Kouba" w:date="2024-03-12T20:40:00Z"/>
              </w:rPr>
            </w:pPr>
            <w:del w:id="1462" w:author="Claire Kouba" w:date="2024-03-12T20:40:00Z">
              <w:r w:rsidDel="005A3C0F">
                <w:rPr>
                  <w:rFonts w:ascii="Arial" w:eastAsia="Arial" w:hAnsi="Arial" w:cs="Arial"/>
                  <w:color w:val="000000"/>
                  <w:sz w:val="22"/>
                  <w:szCs w:val="22"/>
                </w:rPr>
                <w:delText>940</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CDE60" w14:textId="5CB07A22"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63" w:author="Claire Kouba" w:date="2024-03-12T20:40:00Z"/>
              </w:rPr>
            </w:pPr>
            <w:del w:id="1464" w:author="Claire Kouba" w:date="2024-03-12T20:40:00Z">
              <w:r w:rsidDel="005A3C0F">
                <w:rPr>
                  <w:rFonts w:ascii="Arial" w:eastAsia="Arial" w:hAnsi="Arial" w:cs="Arial"/>
                  <w:color w:val="000000"/>
                  <w:sz w:val="22"/>
                  <w:szCs w:val="22"/>
                </w:rPr>
                <w:delText>30.7</w:delText>
              </w:r>
            </w:del>
          </w:p>
        </w:tc>
      </w:tr>
      <w:tr w:rsidR="00C26AC4" w:rsidDel="005A3C0F" w14:paraId="04E2694F" w14:textId="3A364553" w:rsidTr="00C26AC4">
        <w:trPr>
          <w:cantSplit/>
          <w:jc w:val="center"/>
          <w:del w:id="1465"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981A7" w14:textId="4C294912"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466" w:author="Claire Kouba" w:date="2024-03-12T20:40:00Z"/>
              </w:rPr>
            </w:pPr>
            <w:del w:id="1467" w:author="Claire Kouba" w:date="2024-03-12T20:40:00Z">
              <w:r w:rsidDel="005A3C0F">
                <w:rPr>
                  <w:rFonts w:ascii="Arial" w:eastAsia="Arial" w:hAnsi="Arial" w:cs="Arial"/>
                  <w:color w:val="000000"/>
                  <w:sz w:val="22"/>
                  <w:szCs w:val="22"/>
                </w:rPr>
                <w:delText>lm1c</w:delText>
              </w:r>
            </w:del>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FA289" w14:textId="7E231909"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68" w:author="Claire Kouba" w:date="2024-03-12T20:40:00Z"/>
              </w:rPr>
            </w:pPr>
            <w:del w:id="1469" w:author="Claire Kouba" w:date="2024-03-12T20:40:00Z">
              <w:r w:rsidDel="005A3C0F">
                <w:rPr>
                  <w:rFonts w:ascii="Arial" w:eastAsia="Arial" w:hAnsi="Arial" w:cs="Arial"/>
                  <w:color w:val="000000"/>
                  <w:sz w:val="22"/>
                  <w:szCs w:val="22"/>
                </w:rPr>
                <w:delText>1,165</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EB2475" w14:textId="287561D1"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70" w:author="Claire Kouba" w:date="2024-03-12T20:40:00Z"/>
              </w:rPr>
            </w:pPr>
            <w:del w:id="1471" w:author="Claire Kouba" w:date="2024-03-12T20:40:00Z">
              <w:r w:rsidDel="005A3C0F">
                <w:rPr>
                  <w:rFonts w:ascii="Arial" w:eastAsia="Arial" w:hAnsi="Arial" w:cs="Arial"/>
                  <w:color w:val="000000"/>
                  <w:sz w:val="22"/>
                  <w:szCs w:val="22"/>
                </w:rPr>
                <w:delText>34.1</w:delText>
              </w:r>
            </w:del>
          </w:p>
        </w:tc>
      </w:tr>
      <w:tr w:rsidR="00C26AC4" w:rsidDel="005A3C0F" w14:paraId="7084D247" w14:textId="211A58A2" w:rsidTr="00C26AC4">
        <w:trPr>
          <w:cantSplit/>
          <w:jc w:val="center"/>
          <w:del w:id="1472"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EB624" w14:textId="7407DC7A"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473" w:author="Claire Kouba" w:date="2024-03-12T20:40:00Z"/>
              </w:rPr>
            </w:pPr>
            <w:del w:id="1474" w:author="Claire Kouba" w:date="2024-03-12T20:40:00Z">
              <w:r w:rsidDel="005A3C0F">
                <w:rPr>
                  <w:rFonts w:ascii="Arial" w:eastAsia="Arial" w:hAnsi="Arial" w:cs="Arial"/>
                  <w:color w:val="000000"/>
                  <w:sz w:val="22"/>
                  <w:szCs w:val="22"/>
                </w:rPr>
                <w:delText>lm1d</w:delText>
              </w:r>
            </w:del>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E76FD" w14:textId="6AF423A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75" w:author="Claire Kouba" w:date="2024-03-12T20:40:00Z"/>
              </w:rPr>
            </w:pPr>
            <w:del w:id="1476" w:author="Claire Kouba" w:date="2024-03-12T20:40:00Z">
              <w:r w:rsidDel="005A3C0F">
                <w:rPr>
                  <w:rFonts w:ascii="Arial" w:eastAsia="Arial" w:hAnsi="Arial" w:cs="Arial"/>
                  <w:color w:val="000000"/>
                  <w:sz w:val="22"/>
                  <w:szCs w:val="22"/>
                </w:rPr>
                <w:delText>938</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7C81D" w14:textId="72577B19"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77" w:author="Claire Kouba" w:date="2024-03-12T20:40:00Z"/>
              </w:rPr>
            </w:pPr>
            <w:del w:id="1478" w:author="Claire Kouba" w:date="2024-03-12T20:40:00Z">
              <w:r w:rsidDel="005A3C0F">
                <w:rPr>
                  <w:rFonts w:ascii="Arial" w:eastAsia="Arial" w:hAnsi="Arial" w:cs="Arial"/>
                  <w:color w:val="000000"/>
                  <w:sz w:val="22"/>
                  <w:szCs w:val="22"/>
                </w:rPr>
                <w:delText>30.6</w:delText>
              </w:r>
            </w:del>
          </w:p>
        </w:tc>
      </w:tr>
      <w:tr w:rsidR="00C26AC4" w:rsidDel="005A3C0F" w14:paraId="7D592F00" w14:textId="481B09ED" w:rsidTr="00C26AC4">
        <w:trPr>
          <w:cantSplit/>
          <w:jc w:val="center"/>
          <w:del w:id="1479"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3F484" w14:textId="0F003E89"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480" w:author="Claire Kouba" w:date="2024-03-12T20:40:00Z"/>
              </w:rPr>
            </w:pPr>
            <w:del w:id="1481" w:author="Claire Kouba" w:date="2024-03-12T20:40:00Z">
              <w:r w:rsidDel="005A3C0F">
                <w:rPr>
                  <w:rFonts w:ascii="Arial" w:eastAsia="Arial" w:hAnsi="Arial" w:cs="Arial"/>
                  <w:color w:val="000000"/>
                  <w:sz w:val="22"/>
                  <w:szCs w:val="22"/>
                </w:rPr>
                <w:delText>lm2a</w:delText>
              </w:r>
            </w:del>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83636" w14:textId="19ED3610"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82" w:author="Claire Kouba" w:date="2024-03-12T20:40:00Z"/>
              </w:rPr>
            </w:pPr>
            <w:del w:id="1483" w:author="Claire Kouba" w:date="2024-03-12T20:40:00Z">
              <w:r w:rsidDel="005A3C0F">
                <w:rPr>
                  <w:rFonts w:ascii="Arial" w:eastAsia="Arial" w:hAnsi="Arial" w:cs="Arial"/>
                  <w:color w:val="000000"/>
                  <w:sz w:val="22"/>
                  <w:szCs w:val="22"/>
                </w:rPr>
                <w:delText>579</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46951" w14:textId="774FB68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84" w:author="Claire Kouba" w:date="2024-03-12T20:40:00Z"/>
              </w:rPr>
            </w:pPr>
            <w:del w:id="1485" w:author="Claire Kouba" w:date="2024-03-12T20:40:00Z">
              <w:r w:rsidDel="005A3C0F">
                <w:rPr>
                  <w:rFonts w:ascii="Arial" w:eastAsia="Arial" w:hAnsi="Arial" w:cs="Arial"/>
                  <w:color w:val="000000"/>
                  <w:sz w:val="22"/>
                  <w:szCs w:val="22"/>
                </w:rPr>
                <w:delText>24.1</w:delText>
              </w:r>
            </w:del>
          </w:p>
        </w:tc>
      </w:tr>
      <w:tr w:rsidR="00C26AC4" w:rsidDel="005A3C0F" w14:paraId="75C46308" w14:textId="7CE7C99B" w:rsidTr="00C26AC4">
        <w:trPr>
          <w:cantSplit/>
          <w:jc w:val="center"/>
          <w:del w:id="1486"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6D0676" w14:textId="73FF5C64"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487" w:author="Claire Kouba" w:date="2024-03-12T20:40:00Z"/>
              </w:rPr>
            </w:pPr>
            <w:del w:id="1488" w:author="Claire Kouba" w:date="2024-03-12T20:40:00Z">
              <w:r w:rsidDel="005A3C0F">
                <w:rPr>
                  <w:rFonts w:ascii="Arial" w:eastAsia="Arial" w:hAnsi="Arial" w:cs="Arial"/>
                  <w:color w:val="000000"/>
                  <w:sz w:val="22"/>
                  <w:szCs w:val="22"/>
                </w:rPr>
                <w:delText>lm2b</w:delText>
              </w:r>
            </w:del>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9DD9A0" w14:textId="57EB9480"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89" w:author="Claire Kouba" w:date="2024-03-12T20:40:00Z"/>
              </w:rPr>
            </w:pPr>
            <w:del w:id="1490" w:author="Claire Kouba" w:date="2024-03-12T20:40:00Z">
              <w:r w:rsidDel="005A3C0F">
                <w:rPr>
                  <w:rFonts w:ascii="Arial" w:eastAsia="Arial" w:hAnsi="Arial" w:cs="Arial"/>
                  <w:color w:val="000000"/>
                  <w:sz w:val="22"/>
                  <w:szCs w:val="22"/>
                </w:rPr>
                <w:delText>587</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29328" w14:textId="1872886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91" w:author="Claire Kouba" w:date="2024-03-12T20:40:00Z"/>
              </w:rPr>
            </w:pPr>
            <w:del w:id="1492" w:author="Claire Kouba" w:date="2024-03-12T20:40:00Z">
              <w:r w:rsidDel="005A3C0F">
                <w:rPr>
                  <w:rFonts w:ascii="Arial" w:eastAsia="Arial" w:hAnsi="Arial" w:cs="Arial"/>
                  <w:color w:val="000000"/>
                  <w:sz w:val="22"/>
                  <w:szCs w:val="22"/>
                </w:rPr>
                <w:delText>24.2</w:delText>
              </w:r>
            </w:del>
          </w:p>
        </w:tc>
      </w:tr>
      <w:tr w:rsidR="00C26AC4" w:rsidDel="005A3C0F" w14:paraId="030E71FF" w14:textId="658A8123" w:rsidTr="00C26AC4">
        <w:trPr>
          <w:cantSplit/>
          <w:jc w:val="center"/>
          <w:del w:id="1493"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1833B4" w14:textId="7F3EE23B"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494" w:author="Claire Kouba" w:date="2024-03-12T20:40:00Z"/>
              </w:rPr>
            </w:pPr>
            <w:del w:id="1495" w:author="Claire Kouba" w:date="2024-03-12T20:40:00Z">
              <w:r w:rsidDel="005A3C0F">
                <w:rPr>
                  <w:rFonts w:ascii="Arial" w:eastAsia="Arial" w:hAnsi="Arial" w:cs="Arial"/>
                  <w:color w:val="000000"/>
                  <w:sz w:val="22"/>
                  <w:szCs w:val="22"/>
                </w:rPr>
                <w:delText>lm2c</w:delText>
              </w:r>
            </w:del>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4355D" w14:textId="2385688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96" w:author="Claire Kouba" w:date="2024-03-12T20:40:00Z"/>
              </w:rPr>
            </w:pPr>
            <w:del w:id="1497" w:author="Claire Kouba" w:date="2024-03-12T20:40:00Z">
              <w:r w:rsidDel="005A3C0F">
                <w:rPr>
                  <w:rFonts w:ascii="Arial" w:eastAsia="Arial" w:hAnsi="Arial" w:cs="Arial"/>
                  <w:color w:val="000000"/>
                  <w:sz w:val="22"/>
                  <w:szCs w:val="22"/>
                </w:rPr>
                <w:delText>703</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01ABC" w14:textId="72489509"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98" w:author="Claire Kouba" w:date="2024-03-12T20:40:00Z"/>
              </w:rPr>
            </w:pPr>
            <w:del w:id="1499" w:author="Claire Kouba" w:date="2024-03-12T20:40:00Z">
              <w:r w:rsidDel="005A3C0F">
                <w:rPr>
                  <w:rFonts w:ascii="Arial" w:eastAsia="Arial" w:hAnsi="Arial" w:cs="Arial"/>
                  <w:color w:val="000000"/>
                  <w:sz w:val="22"/>
                  <w:szCs w:val="22"/>
                </w:rPr>
                <w:delText>26.5</w:delText>
              </w:r>
            </w:del>
          </w:p>
        </w:tc>
      </w:tr>
      <w:tr w:rsidR="00C26AC4" w:rsidDel="005A3C0F" w14:paraId="3347F450" w14:textId="200D8E5C" w:rsidTr="00C26AC4">
        <w:trPr>
          <w:cantSplit/>
          <w:jc w:val="center"/>
          <w:del w:id="1500"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7F2FD" w14:textId="5FBBDB2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501" w:author="Claire Kouba" w:date="2024-03-12T20:40:00Z"/>
              </w:rPr>
            </w:pPr>
            <w:del w:id="1502" w:author="Claire Kouba" w:date="2024-03-12T20:40:00Z">
              <w:r w:rsidDel="005A3C0F">
                <w:rPr>
                  <w:rFonts w:ascii="Arial" w:eastAsia="Arial" w:hAnsi="Arial" w:cs="Arial"/>
                  <w:color w:val="000000"/>
                  <w:sz w:val="22"/>
                  <w:szCs w:val="22"/>
                </w:rPr>
                <w:delText>lm2d</w:delText>
              </w:r>
            </w:del>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1CC52" w14:textId="6F33DA52"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503" w:author="Claire Kouba" w:date="2024-03-12T20:40:00Z"/>
              </w:rPr>
            </w:pPr>
            <w:del w:id="1504" w:author="Claire Kouba" w:date="2024-03-12T20:40:00Z">
              <w:r w:rsidDel="005A3C0F">
                <w:rPr>
                  <w:rFonts w:ascii="Arial" w:eastAsia="Arial" w:hAnsi="Arial" w:cs="Arial"/>
                  <w:color w:val="000000"/>
                  <w:sz w:val="22"/>
                  <w:szCs w:val="22"/>
                </w:rPr>
                <w:delText>952</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852A9" w14:textId="70EF1BE2"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505" w:author="Claire Kouba" w:date="2024-03-12T20:40:00Z"/>
              </w:rPr>
            </w:pPr>
            <w:del w:id="1506" w:author="Claire Kouba" w:date="2024-03-12T20:40:00Z">
              <w:r w:rsidDel="005A3C0F">
                <w:rPr>
                  <w:rFonts w:ascii="Arial" w:eastAsia="Arial" w:hAnsi="Arial" w:cs="Arial"/>
                  <w:color w:val="000000"/>
                  <w:sz w:val="22"/>
                  <w:szCs w:val="22"/>
                </w:rPr>
                <w:delText>30.9</w:delText>
              </w:r>
            </w:del>
          </w:p>
        </w:tc>
      </w:tr>
      <w:tr w:rsidR="00C26AC4" w:rsidDel="005A3C0F" w14:paraId="158D7B4B" w14:textId="3669FE06" w:rsidTr="00C26AC4">
        <w:trPr>
          <w:cantSplit/>
          <w:jc w:val="center"/>
          <w:del w:id="1507"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46F83" w14:textId="05232004"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508" w:author="Claire Kouba" w:date="2024-03-12T20:40:00Z"/>
              </w:rPr>
            </w:pPr>
            <w:del w:id="1509" w:author="Claire Kouba" w:date="2024-03-12T20:40:00Z">
              <w:r w:rsidDel="005A3C0F">
                <w:rPr>
                  <w:rFonts w:ascii="Arial" w:eastAsia="Arial" w:hAnsi="Arial" w:cs="Arial"/>
                  <w:color w:val="000000"/>
                  <w:sz w:val="22"/>
                  <w:szCs w:val="22"/>
                </w:rPr>
                <w:delText>lm2e</w:delText>
              </w:r>
            </w:del>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E6D540" w14:textId="42165A63"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510" w:author="Claire Kouba" w:date="2024-03-12T20:40:00Z"/>
              </w:rPr>
            </w:pPr>
            <w:del w:id="1511" w:author="Claire Kouba" w:date="2024-03-12T20:40:00Z">
              <w:r w:rsidDel="005A3C0F">
                <w:rPr>
                  <w:rFonts w:ascii="Arial" w:eastAsia="Arial" w:hAnsi="Arial" w:cs="Arial"/>
                  <w:color w:val="000000"/>
                  <w:sz w:val="22"/>
                  <w:szCs w:val="22"/>
                </w:rPr>
                <w:delText>706</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8FB7DE" w14:textId="1BD0DAE3"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512" w:author="Claire Kouba" w:date="2024-03-12T20:40:00Z"/>
              </w:rPr>
            </w:pPr>
            <w:del w:id="1513" w:author="Claire Kouba" w:date="2024-03-12T20:40:00Z">
              <w:r w:rsidDel="005A3C0F">
                <w:rPr>
                  <w:rFonts w:ascii="Arial" w:eastAsia="Arial" w:hAnsi="Arial" w:cs="Arial"/>
                  <w:color w:val="000000"/>
                  <w:sz w:val="22"/>
                  <w:szCs w:val="22"/>
                </w:rPr>
                <w:delText>26.6</w:delText>
              </w:r>
            </w:del>
          </w:p>
        </w:tc>
      </w:tr>
      <w:tr w:rsidR="00C26AC4" w:rsidDel="005A3C0F" w14:paraId="68A29EC8" w14:textId="25BAC492" w:rsidTr="00C26AC4">
        <w:trPr>
          <w:cantSplit/>
          <w:jc w:val="center"/>
          <w:del w:id="1514" w:author="Claire Kouba" w:date="2024-03-12T20:40:00Z"/>
        </w:trPr>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BFB633" w14:textId="723A02CB"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515" w:author="Claire Kouba" w:date="2024-03-12T20:40:00Z"/>
              </w:rPr>
            </w:pPr>
            <w:del w:id="1516" w:author="Claire Kouba" w:date="2024-03-12T20:40:00Z">
              <w:r w:rsidDel="005A3C0F">
                <w:rPr>
                  <w:rFonts w:ascii="Arial" w:eastAsia="Arial" w:hAnsi="Arial" w:cs="Arial"/>
                  <w:color w:val="000000"/>
                  <w:sz w:val="22"/>
                  <w:szCs w:val="22"/>
                </w:rPr>
                <w:delText>lm2f</w:delText>
              </w:r>
            </w:del>
          </w:p>
        </w:tc>
        <w:tc>
          <w:tcPr>
            <w:tcW w:w="176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BDA715" w14:textId="68EDBA57"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517" w:author="Claire Kouba" w:date="2024-03-12T20:40:00Z"/>
              </w:rPr>
            </w:pPr>
            <w:del w:id="1518" w:author="Claire Kouba" w:date="2024-03-12T20:40:00Z">
              <w:r w:rsidDel="005A3C0F">
                <w:rPr>
                  <w:rFonts w:ascii="Arial" w:eastAsia="Arial" w:hAnsi="Arial" w:cs="Arial"/>
                  <w:color w:val="000000"/>
                  <w:sz w:val="22"/>
                  <w:szCs w:val="22"/>
                </w:rPr>
                <w:delText>1,086</w:delText>
              </w:r>
            </w:del>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BFA17B" w14:textId="7A2CDA2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519" w:author="Claire Kouba" w:date="2024-03-12T20:40:00Z"/>
              </w:rPr>
            </w:pPr>
            <w:del w:id="1520" w:author="Claire Kouba" w:date="2024-03-12T20:40:00Z">
              <w:r w:rsidDel="005A3C0F">
                <w:rPr>
                  <w:rFonts w:ascii="Arial" w:eastAsia="Arial" w:hAnsi="Arial" w:cs="Arial"/>
                  <w:color w:val="000000"/>
                  <w:sz w:val="22"/>
                  <w:szCs w:val="22"/>
                </w:rPr>
                <w:delText>33.0</w:delText>
              </w:r>
            </w:del>
          </w:p>
        </w:tc>
      </w:tr>
    </w:tbl>
    <w:p w14:paraId="41B25A37" w14:textId="1BB495A8" w:rsidR="00C26AC4" w:rsidDel="005A3C0F" w:rsidRDefault="0080747B">
      <w:pPr>
        <w:pStyle w:val="TableCaption"/>
        <w:rPr>
          <w:del w:id="1521" w:author="Claire Kouba" w:date="2024-03-12T20:40:00Z"/>
        </w:rPr>
      </w:pPr>
      <w:del w:id="1522" w:author="Claire Kouba" w:date="2024-03-12T20:40:00Z">
        <w:r w:rsidDel="005A3C0F">
          <w:delText>Table 4: Summary of slope values (coho smolt per female per relevant unit) for predictors included in the three best linear models. The ensemble average values are used as weights in the Hydrologic Benefit function.</w:delText>
        </w:r>
      </w:del>
    </w:p>
    <w:tbl>
      <w:tblPr>
        <w:tblStyle w:val="Table"/>
        <w:tblW w:w="0" w:type="auto"/>
        <w:jc w:val="center"/>
        <w:tblLayout w:type="fixed"/>
        <w:tblLook w:val="0420" w:firstRow="1" w:lastRow="0" w:firstColumn="0" w:lastColumn="0" w:noHBand="0" w:noVBand="1"/>
      </w:tblPr>
      <w:tblGrid>
        <w:gridCol w:w="1267"/>
        <w:gridCol w:w="1744"/>
        <w:gridCol w:w="1866"/>
        <w:gridCol w:w="1719"/>
        <w:gridCol w:w="2232"/>
      </w:tblGrid>
      <w:tr w:rsidR="00C26AC4" w:rsidDel="005A3C0F" w14:paraId="3E293C3F" w14:textId="75D25630" w:rsidTr="00C26AC4">
        <w:trPr>
          <w:cnfStyle w:val="100000000000" w:firstRow="1" w:lastRow="0" w:firstColumn="0" w:lastColumn="0" w:oddVBand="0" w:evenVBand="0" w:oddHBand="0" w:evenHBand="0" w:firstRowFirstColumn="0" w:firstRowLastColumn="0" w:lastRowFirstColumn="0" w:lastRowLastColumn="0"/>
          <w:tblHeader/>
          <w:jc w:val="center"/>
          <w:del w:id="1523" w:author="Claire Kouba" w:date="2024-03-12T20:40:00Z"/>
        </w:trPr>
        <w:tc>
          <w:tcPr>
            <w:tcW w:w="12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3BB79C" w14:textId="57F1E71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524" w:author="Claire Kouba" w:date="2024-03-12T20:40:00Z"/>
              </w:rPr>
            </w:pPr>
            <w:del w:id="1525" w:author="Claire Kouba" w:date="2024-03-12T20:40:00Z">
              <w:r w:rsidDel="005A3C0F">
                <w:rPr>
                  <w:rFonts w:ascii="Arial" w:eastAsia="Arial" w:hAnsi="Arial" w:cs="Arial"/>
                  <w:color w:val="000000"/>
                  <w:sz w:val="22"/>
                  <w:szCs w:val="22"/>
                </w:rPr>
                <w:delText>Intercept</w:delText>
              </w:r>
            </w:del>
          </w:p>
        </w:tc>
        <w:tc>
          <w:tcPr>
            <w:tcW w:w="174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FFCE62" w14:textId="7609F98D"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526" w:author="Claire Kouba" w:date="2024-03-12T20:40:00Z"/>
              </w:rPr>
            </w:pPr>
            <w:del w:id="1527" w:author="Claire Kouba" w:date="2024-03-12T20:40:00Z">
              <w:r w:rsidDel="005A3C0F">
                <w:rPr>
                  <w:rFonts w:ascii="Arial" w:eastAsia="Arial" w:hAnsi="Arial" w:cs="Arial"/>
                  <w:color w:val="000000"/>
                  <w:sz w:val="22"/>
                  <w:szCs w:val="22"/>
                </w:rPr>
                <w:delText>BY_recon_10</w:delText>
              </w:r>
            </w:del>
          </w:p>
        </w:tc>
        <w:tc>
          <w:tcPr>
            <w:tcW w:w="18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9D8967" w14:textId="5821303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528" w:author="Claire Kouba" w:date="2024-03-12T20:40:00Z"/>
              </w:rPr>
            </w:pPr>
            <w:del w:id="1529" w:author="Claire Kouba" w:date="2024-03-12T20:40:00Z">
              <w:r w:rsidDel="005A3C0F">
                <w:rPr>
                  <w:rFonts w:ascii="Arial" w:eastAsia="Arial" w:hAnsi="Arial" w:cs="Arial"/>
                  <w:color w:val="000000"/>
                  <w:sz w:val="22"/>
                  <w:szCs w:val="22"/>
                </w:rPr>
                <w:delText>BY_recon_100</w:delText>
              </w:r>
            </w:del>
          </w:p>
        </w:tc>
        <w:tc>
          <w:tcPr>
            <w:tcW w:w="171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ACFB60" w14:textId="0B5E4C76"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530" w:author="Claire Kouba" w:date="2024-03-12T20:40:00Z"/>
              </w:rPr>
            </w:pPr>
            <w:del w:id="1531" w:author="Claire Kouba" w:date="2024-03-12T20:40:00Z">
              <w:r w:rsidDel="005A3C0F">
                <w:rPr>
                  <w:rFonts w:ascii="Arial" w:eastAsia="Arial" w:hAnsi="Arial" w:cs="Arial"/>
                  <w:color w:val="000000"/>
                  <w:sz w:val="22"/>
                  <w:szCs w:val="22"/>
                </w:rPr>
                <w:delText>RY_Wet_Tim</w:delText>
              </w:r>
            </w:del>
          </w:p>
        </w:tc>
        <w:tc>
          <w:tcPr>
            <w:tcW w:w="223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346C3D" w14:textId="383F7759"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532" w:author="Claire Kouba" w:date="2024-03-12T20:40:00Z"/>
              </w:rPr>
            </w:pPr>
            <w:del w:id="1533" w:author="Claire Kouba" w:date="2024-03-12T20:40:00Z">
              <w:r w:rsidDel="005A3C0F">
                <w:rPr>
                  <w:rFonts w:ascii="Arial" w:eastAsia="Arial" w:hAnsi="Arial" w:cs="Arial"/>
                  <w:color w:val="000000"/>
                  <w:sz w:val="22"/>
                  <w:szCs w:val="22"/>
                </w:rPr>
                <w:delText>RY_Wet_BFL_Dur</w:delText>
              </w:r>
            </w:del>
          </w:p>
        </w:tc>
      </w:tr>
      <w:tr w:rsidR="00C26AC4" w:rsidDel="005A3C0F" w14:paraId="4B6B16D3" w14:textId="4B1A7DE4" w:rsidTr="00C26AC4">
        <w:trPr>
          <w:jc w:val="center"/>
          <w:del w:id="1534" w:author="Claire Kouba" w:date="2024-03-12T20:40:00Z"/>
        </w:trPr>
        <w:tc>
          <w:tcPr>
            <w:tcW w:w="12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91FCB" w14:textId="65FA5D2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535" w:author="Claire Kouba" w:date="2024-03-12T20:40:00Z"/>
              </w:rPr>
            </w:pPr>
            <w:del w:id="1536" w:author="Claire Kouba" w:date="2024-03-12T20:40:00Z">
              <w:r w:rsidDel="005A3C0F">
                <w:rPr>
                  <w:rFonts w:ascii="Arial" w:eastAsia="Arial" w:hAnsi="Arial" w:cs="Arial"/>
                  <w:color w:val="000000"/>
                  <w:sz w:val="22"/>
                  <w:szCs w:val="22"/>
                </w:rPr>
                <w:delText>118.1</w:delText>
              </w:r>
            </w:del>
          </w:p>
        </w:tc>
        <w:tc>
          <w:tcPr>
            <w:tcW w:w="174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57F98" w14:textId="325DC61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537" w:author="Claire Kouba" w:date="2024-03-12T20:40:00Z"/>
              </w:rPr>
            </w:pPr>
            <w:del w:id="1538" w:author="Claire Kouba" w:date="2024-03-12T20:40:00Z">
              <w:r w:rsidDel="005A3C0F">
                <w:rPr>
                  <w:rFonts w:ascii="Arial" w:eastAsia="Arial" w:hAnsi="Arial" w:cs="Arial"/>
                  <w:color w:val="000000"/>
                  <w:sz w:val="22"/>
                  <w:szCs w:val="22"/>
                </w:rPr>
                <w:delText>-1.12</w:delText>
              </w:r>
            </w:del>
          </w:p>
        </w:tc>
        <w:tc>
          <w:tcPr>
            <w:tcW w:w="18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3CC3AE" w14:textId="50DEC30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539" w:author="Claire Kouba" w:date="2024-03-12T20:40:00Z"/>
              </w:rPr>
            </w:pPr>
            <w:del w:id="1540" w:author="Claire Kouba" w:date="2024-03-12T20:40:00Z">
              <w:r w:rsidDel="005A3C0F">
                <w:rPr>
                  <w:rFonts w:ascii="Arial" w:eastAsia="Arial" w:hAnsi="Arial" w:cs="Arial"/>
                  <w:color w:val="000000"/>
                  <w:sz w:val="22"/>
                  <w:szCs w:val="22"/>
                </w:rPr>
                <w:delText>-0.50</w:delText>
              </w:r>
            </w:del>
          </w:p>
        </w:tc>
        <w:tc>
          <w:tcPr>
            <w:tcW w:w="171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BE5C4" w14:textId="0CECEF5D" w:rsidR="00C26AC4" w:rsidDel="005A3C0F" w:rsidRDefault="00C26AC4">
            <w:pPr>
              <w:pBdr>
                <w:top w:val="none" w:sz="0" w:space="0" w:color="000000"/>
                <w:left w:val="none" w:sz="0" w:space="0" w:color="000000"/>
                <w:bottom w:val="none" w:sz="0" w:space="0" w:color="000000"/>
                <w:right w:val="none" w:sz="0" w:space="0" w:color="000000"/>
              </w:pBdr>
              <w:spacing w:before="100" w:after="100"/>
              <w:ind w:left="100" w:right="100"/>
              <w:jc w:val="right"/>
              <w:rPr>
                <w:del w:id="1541" w:author="Claire Kouba" w:date="2024-03-12T20:40:00Z"/>
              </w:rPr>
            </w:pPr>
          </w:p>
        </w:tc>
        <w:tc>
          <w:tcPr>
            <w:tcW w:w="223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1A7E47" w14:textId="78A77403" w:rsidR="00C26AC4" w:rsidDel="005A3C0F" w:rsidRDefault="00C26AC4">
            <w:pPr>
              <w:pBdr>
                <w:top w:val="none" w:sz="0" w:space="0" w:color="000000"/>
                <w:left w:val="none" w:sz="0" w:space="0" w:color="000000"/>
                <w:bottom w:val="none" w:sz="0" w:space="0" w:color="000000"/>
                <w:right w:val="none" w:sz="0" w:space="0" w:color="000000"/>
              </w:pBdr>
              <w:spacing w:before="100" w:after="100"/>
              <w:ind w:left="100" w:right="100"/>
              <w:jc w:val="right"/>
              <w:rPr>
                <w:del w:id="1542" w:author="Claire Kouba" w:date="2024-03-12T20:40:00Z"/>
              </w:rPr>
            </w:pPr>
          </w:p>
        </w:tc>
      </w:tr>
      <w:tr w:rsidR="00C26AC4" w:rsidDel="005A3C0F" w14:paraId="68F166B3" w14:textId="44ED912C" w:rsidTr="00C26AC4">
        <w:trPr>
          <w:jc w:val="center"/>
          <w:del w:id="1543" w:author="Claire Kouba" w:date="2024-03-12T20:40:00Z"/>
        </w:trPr>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77CDC" w14:textId="401E7CD3"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544" w:author="Claire Kouba" w:date="2024-03-12T20:40:00Z"/>
              </w:rPr>
            </w:pPr>
            <w:del w:id="1545" w:author="Claire Kouba" w:date="2024-03-12T20:40:00Z">
              <w:r w:rsidDel="005A3C0F">
                <w:rPr>
                  <w:rFonts w:ascii="Arial" w:eastAsia="Arial" w:hAnsi="Arial" w:cs="Arial"/>
                  <w:color w:val="000000"/>
                  <w:sz w:val="22"/>
                  <w:szCs w:val="22"/>
                </w:rPr>
                <w:delText>128.6</w:delText>
              </w:r>
            </w:del>
          </w:p>
        </w:tc>
        <w:tc>
          <w:tcPr>
            <w:tcW w:w="1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5DE674" w14:textId="73CBCDD6"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546" w:author="Claire Kouba" w:date="2024-03-12T20:40:00Z"/>
              </w:rPr>
            </w:pPr>
            <w:del w:id="1547" w:author="Claire Kouba" w:date="2024-03-12T20:40:00Z">
              <w:r w:rsidDel="005A3C0F">
                <w:rPr>
                  <w:rFonts w:ascii="Arial" w:eastAsia="Arial" w:hAnsi="Arial" w:cs="Arial"/>
                  <w:color w:val="000000"/>
                  <w:sz w:val="22"/>
                  <w:szCs w:val="22"/>
                </w:rPr>
                <w:delText>-1.24</w:delText>
              </w:r>
            </w:del>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EC483" w14:textId="6CA48027" w:rsidR="00C26AC4" w:rsidDel="005A3C0F" w:rsidRDefault="00C26AC4">
            <w:pPr>
              <w:pBdr>
                <w:top w:val="none" w:sz="0" w:space="0" w:color="000000"/>
                <w:left w:val="none" w:sz="0" w:space="0" w:color="000000"/>
                <w:bottom w:val="none" w:sz="0" w:space="0" w:color="000000"/>
                <w:right w:val="none" w:sz="0" w:space="0" w:color="000000"/>
              </w:pBdr>
              <w:spacing w:before="100" w:after="100"/>
              <w:ind w:left="100" w:right="100"/>
              <w:jc w:val="right"/>
              <w:rPr>
                <w:del w:id="1548" w:author="Claire Kouba" w:date="2024-03-12T20:40:00Z"/>
              </w:rPr>
            </w:pPr>
          </w:p>
        </w:tc>
        <w:tc>
          <w:tcPr>
            <w:tcW w:w="17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59D4C" w14:textId="7A8F9E92"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549" w:author="Claire Kouba" w:date="2024-03-12T20:40:00Z"/>
              </w:rPr>
            </w:pPr>
            <w:del w:id="1550" w:author="Claire Kouba" w:date="2024-03-12T20:40:00Z">
              <w:r w:rsidDel="005A3C0F">
                <w:rPr>
                  <w:rFonts w:ascii="Arial" w:eastAsia="Arial" w:hAnsi="Arial" w:cs="Arial"/>
                  <w:color w:val="000000"/>
                  <w:sz w:val="22"/>
                  <w:szCs w:val="22"/>
                </w:rPr>
                <w:delText>-0.61</w:delText>
              </w:r>
            </w:del>
          </w:p>
        </w:tc>
        <w:tc>
          <w:tcPr>
            <w:tcW w:w="22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03FED" w14:textId="72C32EF6" w:rsidR="00C26AC4" w:rsidDel="005A3C0F" w:rsidRDefault="00C26AC4">
            <w:pPr>
              <w:pBdr>
                <w:top w:val="none" w:sz="0" w:space="0" w:color="000000"/>
                <w:left w:val="none" w:sz="0" w:space="0" w:color="000000"/>
                <w:bottom w:val="none" w:sz="0" w:space="0" w:color="000000"/>
                <w:right w:val="none" w:sz="0" w:space="0" w:color="000000"/>
              </w:pBdr>
              <w:spacing w:before="100" w:after="100"/>
              <w:ind w:left="100" w:right="100"/>
              <w:jc w:val="right"/>
              <w:rPr>
                <w:del w:id="1551" w:author="Claire Kouba" w:date="2024-03-12T20:40:00Z"/>
              </w:rPr>
            </w:pPr>
          </w:p>
        </w:tc>
      </w:tr>
      <w:tr w:rsidR="00C26AC4" w:rsidDel="005A3C0F" w14:paraId="0615F071" w14:textId="65F43D54" w:rsidTr="00C26AC4">
        <w:trPr>
          <w:jc w:val="center"/>
          <w:del w:id="1552" w:author="Claire Kouba" w:date="2024-03-12T20:40:00Z"/>
        </w:trPr>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DC7C2" w14:textId="0573D7E1"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553" w:author="Claire Kouba" w:date="2024-03-12T20:40:00Z"/>
              </w:rPr>
            </w:pPr>
            <w:del w:id="1554" w:author="Claire Kouba" w:date="2024-03-12T20:40:00Z">
              <w:r w:rsidDel="005A3C0F">
                <w:rPr>
                  <w:rFonts w:ascii="Arial" w:eastAsia="Arial" w:hAnsi="Arial" w:cs="Arial"/>
                  <w:color w:val="000000"/>
                  <w:sz w:val="22"/>
                  <w:szCs w:val="22"/>
                </w:rPr>
                <w:delText>33.5</w:delText>
              </w:r>
            </w:del>
          </w:p>
        </w:tc>
        <w:tc>
          <w:tcPr>
            <w:tcW w:w="1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E51214" w14:textId="171AEB4A"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555" w:author="Claire Kouba" w:date="2024-03-12T20:40:00Z"/>
              </w:rPr>
            </w:pPr>
            <w:del w:id="1556" w:author="Claire Kouba" w:date="2024-03-12T20:40:00Z">
              <w:r w:rsidDel="005A3C0F">
                <w:rPr>
                  <w:rFonts w:ascii="Arial" w:eastAsia="Arial" w:hAnsi="Arial" w:cs="Arial"/>
                  <w:color w:val="000000"/>
                  <w:sz w:val="22"/>
                  <w:szCs w:val="22"/>
                </w:rPr>
                <w:delText>-1.10</w:delText>
              </w:r>
            </w:del>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35060" w14:textId="7EC14587" w:rsidR="00C26AC4" w:rsidDel="005A3C0F" w:rsidRDefault="00C26AC4">
            <w:pPr>
              <w:pBdr>
                <w:top w:val="none" w:sz="0" w:space="0" w:color="000000"/>
                <w:left w:val="none" w:sz="0" w:space="0" w:color="000000"/>
                <w:bottom w:val="none" w:sz="0" w:space="0" w:color="000000"/>
                <w:right w:val="none" w:sz="0" w:space="0" w:color="000000"/>
              </w:pBdr>
              <w:spacing w:before="100" w:after="100"/>
              <w:ind w:left="100" w:right="100"/>
              <w:jc w:val="right"/>
              <w:rPr>
                <w:del w:id="1557" w:author="Claire Kouba" w:date="2024-03-12T20:40:00Z"/>
              </w:rPr>
            </w:pPr>
          </w:p>
        </w:tc>
        <w:tc>
          <w:tcPr>
            <w:tcW w:w="17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F34D1" w14:textId="57954F77" w:rsidR="00C26AC4" w:rsidDel="005A3C0F" w:rsidRDefault="00C26AC4">
            <w:pPr>
              <w:pBdr>
                <w:top w:val="none" w:sz="0" w:space="0" w:color="000000"/>
                <w:left w:val="none" w:sz="0" w:space="0" w:color="000000"/>
                <w:bottom w:val="none" w:sz="0" w:space="0" w:color="000000"/>
                <w:right w:val="none" w:sz="0" w:space="0" w:color="000000"/>
              </w:pBdr>
              <w:spacing w:before="100" w:after="100"/>
              <w:ind w:left="100" w:right="100"/>
              <w:jc w:val="right"/>
              <w:rPr>
                <w:del w:id="1558" w:author="Claire Kouba" w:date="2024-03-12T20:40:00Z"/>
              </w:rPr>
            </w:pPr>
          </w:p>
        </w:tc>
        <w:tc>
          <w:tcPr>
            <w:tcW w:w="22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9E368" w14:textId="77327660"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559" w:author="Claire Kouba" w:date="2024-03-12T20:40:00Z"/>
              </w:rPr>
            </w:pPr>
            <w:del w:id="1560" w:author="Claire Kouba" w:date="2024-03-12T20:40:00Z">
              <w:r w:rsidDel="005A3C0F">
                <w:rPr>
                  <w:rFonts w:ascii="Arial" w:eastAsia="Arial" w:hAnsi="Arial" w:cs="Arial"/>
                  <w:color w:val="000000"/>
                  <w:sz w:val="22"/>
                  <w:szCs w:val="22"/>
                </w:rPr>
                <w:delText>0.35</w:delText>
              </w:r>
            </w:del>
          </w:p>
        </w:tc>
      </w:tr>
      <w:tr w:rsidR="00C26AC4" w:rsidDel="005A3C0F" w14:paraId="0F911203" w14:textId="73E8213F" w:rsidTr="00C26AC4">
        <w:trPr>
          <w:jc w:val="center"/>
          <w:del w:id="1561" w:author="Claire Kouba" w:date="2024-03-12T20:40:00Z"/>
        </w:trPr>
        <w:tc>
          <w:tcPr>
            <w:tcW w:w="12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B5C27F" w14:textId="1ED59AEB"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562" w:author="Claire Kouba" w:date="2024-03-12T20:40:00Z"/>
              </w:rPr>
            </w:pPr>
            <w:del w:id="1563" w:author="Claire Kouba" w:date="2024-03-12T20:40:00Z">
              <w:r w:rsidDel="005A3C0F">
                <w:rPr>
                  <w:rFonts w:ascii="Arial" w:eastAsia="Arial" w:hAnsi="Arial" w:cs="Arial"/>
                  <w:color w:val="000000"/>
                  <w:sz w:val="22"/>
                  <w:szCs w:val="22"/>
                </w:rPr>
                <w:delText>93.4</w:delText>
              </w:r>
            </w:del>
          </w:p>
        </w:tc>
        <w:tc>
          <w:tcPr>
            <w:tcW w:w="174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F33264" w14:textId="674EBBC7"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564" w:author="Claire Kouba" w:date="2024-03-12T20:40:00Z"/>
              </w:rPr>
            </w:pPr>
            <w:del w:id="1565" w:author="Claire Kouba" w:date="2024-03-12T20:40:00Z">
              <w:r w:rsidDel="005A3C0F">
                <w:rPr>
                  <w:rFonts w:ascii="Arial" w:eastAsia="Arial" w:hAnsi="Arial" w:cs="Arial"/>
                  <w:color w:val="000000"/>
                  <w:sz w:val="22"/>
                  <w:szCs w:val="22"/>
                </w:rPr>
                <w:delText>-1.15</w:delText>
              </w:r>
            </w:del>
          </w:p>
        </w:tc>
        <w:tc>
          <w:tcPr>
            <w:tcW w:w="18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E0FF45" w14:textId="134A5E63"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566" w:author="Claire Kouba" w:date="2024-03-12T20:40:00Z"/>
              </w:rPr>
            </w:pPr>
            <w:del w:id="1567" w:author="Claire Kouba" w:date="2024-03-12T20:40:00Z">
              <w:r w:rsidDel="005A3C0F">
                <w:rPr>
                  <w:rFonts w:ascii="Arial" w:eastAsia="Arial" w:hAnsi="Arial" w:cs="Arial"/>
                  <w:color w:val="000000"/>
                  <w:sz w:val="22"/>
                  <w:szCs w:val="22"/>
                </w:rPr>
                <w:delText>-0.17</w:delText>
              </w:r>
            </w:del>
          </w:p>
        </w:tc>
        <w:tc>
          <w:tcPr>
            <w:tcW w:w="171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ADC4D8" w14:textId="386F5D09"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568" w:author="Claire Kouba" w:date="2024-03-12T20:40:00Z"/>
              </w:rPr>
            </w:pPr>
            <w:del w:id="1569" w:author="Claire Kouba" w:date="2024-03-12T20:40:00Z">
              <w:r w:rsidDel="005A3C0F">
                <w:rPr>
                  <w:rFonts w:ascii="Arial" w:eastAsia="Arial" w:hAnsi="Arial" w:cs="Arial"/>
                  <w:color w:val="000000"/>
                  <w:sz w:val="22"/>
                  <w:szCs w:val="22"/>
                </w:rPr>
                <w:delText>-0.20</w:delText>
              </w:r>
            </w:del>
          </w:p>
        </w:tc>
        <w:tc>
          <w:tcPr>
            <w:tcW w:w="223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6576F3" w14:textId="734C623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570" w:author="Claire Kouba" w:date="2024-03-12T20:40:00Z"/>
              </w:rPr>
            </w:pPr>
            <w:del w:id="1571" w:author="Claire Kouba" w:date="2024-03-12T20:40:00Z">
              <w:r w:rsidDel="005A3C0F">
                <w:rPr>
                  <w:rFonts w:ascii="Arial" w:eastAsia="Arial" w:hAnsi="Arial" w:cs="Arial"/>
                  <w:color w:val="000000"/>
                  <w:sz w:val="22"/>
                  <w:szCs w:val="22"/>
                </w:rPr>
                <w:delText>0.12</w:delText>
              </w:r>
            </w:del>
          </w:p>
        </w:tc>
      </w:tr>
    </w:tbl>
    <w:p w14:paraId="4B6CA660" w14:textId="09B8C73F" w:rsidR="00C26AC4" w:rsidDel="00767BAD" w:rsidRDefault="0080747B">
      <w:pPr>
        <w:pStyle w:val="Heading2"/>
        <w:rPr>
          <w:del w:id="1572" w:author="Claire Kouba" w:date="2024-03-12T20:50:00Z"/>
        </w:rPr>
      </w:pPr>
      <w:bookmarkStart w:id="1573" w:name="X5678042e0e587b4a5ea03a6bcb753fee3274725"/>
      <w:bookmarkEnd w:id="1177"/>
      <w:del w:id="1574" w:author="Claire Kouba" w:date="2024-03-12T20:50:00Z">
        <w:r w:rsidDel="00767BAD">
          <w:rPr>
            <w:rStyle w:val="SectionNumber"/>
          </w:rPr>
          <w:delText>3.8</w:delText>
        </w:r>
        <w:r w:rsidDel="00767BAD">
          <w:tab/>
          <w:delText>HB function sensitivity to one additional observation</w:delText>
        </w:r>
      </w:del>
    </w:p>
    <w:p w14:paraId="20093BE1" w14:textId="1CAECD7D" w:rsidR="007D1045" w:rsidDel="005A3C0F" w:rsidRDefault="0080747B" w:rsidP="007D1045">
      <w:pPr>
        <w:pStyle w:val="BodyText"/>
        <w:rPr>
          <w:del w:id="1575" w:author="Claire Kouba" w:date="2024-03-12T20:44:00Z"/>
          <w:moveTo w:id="1576" w:author="Thomas Harter" w:date="2024-03-10T01:24:00Z"/>
        </w:rPr>
      </w:pPr>
      <w:del w:id="1577" w:author="Claire Kouba" w:date="2024-03-12T20:44:00Z">
        <w:r w:rsidDel="005A3C0F">
          <w:delText xml:space="preserve">To further explore the uncertainty associated with such a small dataset, the sensitivity of the predictive model was estimated by adding one </w:delText>
        </w:r>
      </w:del>
      <w:ins w:id="1578" w:author="Thomas Harter" w:date="2024-03-10T01:23:00Z">
        <w:del w:id="1579" w:author="Claire Kouba" w:date="2024-03-12T20:44:00Z">
          <w:r w:rsidR="00FD0268" w:rsidDel="005A3C0F">
            <w:delText xml:space="preserve">an </w:delText>
          </w:r>
        </w:del>
      </w:ins>
      <w:del w:id="1580" w:author="Claire Kouba" w:date="2024-03-12T20:44:00Z">
        <w:r w:rsidDel="005A3C0F">
          <w:delText xml:space="preserve">additional data point. Specifically, a hypothetical value of “observed” coho spf was assigned to brood year 2015 (influenced by conditions in water year 2016). This is a missing value in the existing observational dataset. </w:delText>
        </w:r>
      </w:del>
      <w:moveToRangeStart w:id="1581" w:author="Thomas Harter" w:date="2024-03-10T01:24:00Z" w:name="move160926291"/>
      <w:moveTo w:id="1582" w:author="Thomas Harter" w:date="2024-03-10T01:24:00Z">
        <w:del w:id="1583" w:author="Claire Kouba" w:date="2024-03-12T20:44:00Z">
          <w:r w:rsidR="007D1045" w:rsidDel="005A3C0F">
            <w:delText>This</w:delText>
          </w:r>
        </w:del>
      </w:moveTo>
      <w:ins w:id="1584" w:author="Thomas Harter" w:date="2024-03-10T01:24:00Z">
        <w:del w:id="1585" w:author="Claire Kouba" w:date="2024-03-12T20:44:00Z">
          <w:r w:rsidR="00692D4C" w:rsidDel="005A3C0F">
            <w:delText>The</w:delText>
          </w:r>
        </w:del>
      </w:ins>
      <w:moveTo w:id="1586" w:author="Thomas Harter" w:date="2024-03-10T01:24:00Z">
        <w:del w:id="1587" w:author="Claire Kouba" w:date="2024-03-12T20:44:00Z">
          <w:r w:rsidR="007D1045" w:rsidDel="005A3C0F">
            <w:delText xml:space="preserve"> missing value for brood year 2015 was replaced by 0, as well as the minimum, mean and maximum values of observed coho spf (5.8, 60.0, and 101.8 coho spf, respectively). The ensemble average coefficients in the HB function were recalculated based on each revised dataset.</w:delText>
          </w:r>
        </w:del>
      </w:moveTo>
    </w:p>
    <w:moveToRangeEnd w:id="1581"/>
    <w:p w14:paraId="22378DF0" w14:textId="33DB00EB" w:rsidR="00C26AC4" w:rsidRDefault="0080747B">
      <w:pPr>
        <w:pStyle w:val="BodyText"/>
        <w:pPrChange w:id="1588" w:author="Thomas Harter" w:date="2024-03-10T01:25:00Z">
          <w:pPr>
            <w:pStyle w:val="FirstParagraph"/>
          </w:pPr>
        </w:pPrChange>
      </w:pPr>
      <w:del w:id="1589" w:author="Claire Kouba" w:date="2024-03-12T20:44:00Z">
        <w:r w:rsidDel="005A3C0F">
          <w:delText>Furthermore, f</w:delText>
        </w:r>
      </w:del>
      <w:ins w:id="1590" w:author="Thomas Harter" w:date="2024-03-10T01:25:00Z">
        <w:del w:id="1591" w:author="Claire Kouba" w:date="2024-03-12T20:44:00Z">
          <w:r w:rsidR="004B2068" w:rsidDel="005A3C0F">
            <w:delText>F</w:delText>
          </w:r>
        </w:del>
      </w:ins>
      <w:del w:id="1592" w:author="Claire Kouba" w:date="2024-03-12T20:44:00Z">
        <w:r w:rsidDel="005A3C0F">
          <w:delText>low conditions in and just before water year 2016 were very dry, and the hydrologic predictors for water year 2016 generated the lowest predicted coho spf value of the entire Fort Jones gauge flow record (-35.9; see Figure 12). The significance of predicted negative coho spf values is described further in Results.</w:delText>
        </w:r>
      </w:del>
    </w:p>
    <w:p w14:paraId="484CFA97" w14:textId="082F7787" w:rsidR="00C26AC4" w:rsidDel="007D1045" w:rsidRDefault="0080747B">
      <w:pPr>
        <w:pStyle w:val="BodyText"/>
        <w:rPr>
          <w:moveFrom w:id="1593" w:author="Thomas Harter" w:date="2024-03-10T01:24:00Z"/>
        </w:rPr>
      </w:pPr>
      <w:moveFromRangeStart w:id="1594" w:author="Thomas Harter" w:date="2024-03-10T01:24:00Z" w:name="move160926291"/>
      <w:moveFrom w:id="1595" w:author="Thomas Harter" w:date="2024-03-10T01:24:00Z">
        <w:r w:rsidDel="007D1045">
          <w:lastRenderedPageBreak/>
          <w:t>This missing value for brood year 2015 was replaced by 0, as well as the minimum, mean and maximum values of observed coho spf (5.8, 60.0, and 101.8 coho spf, respectively). The ensemble average coefficients in the HB function were recalculated based on each revised dataset.</w:t>
        </w:r>
      </w:moveFrom>
    </w:p>
    <w:p w14:paraId="4C365ADB" w14:textId="77777777" w:rsidR="00C26AC4" w:rsidRDefault="0080747B">
      <w:pPr>
        <w:pStyle w:val="Heading1"/>
      </w:pPr>
      <w:bookmarkStart w:id="1596" w:name="results"/>
      <w:bookmarkEnd w:id="119"/>
      <w:bookmarkEnd w:id="1573"/>
      <w:moveFromRangeEnd w:id="1594"/>
      <w:r>
        <w:rPr>
          <w:rStyle w:val="SectionNumber"/>
        </w:rPr>
        <w:t>4</w:t>
      </w:r>
      <w:r>
        <w:tab/>
        <w:t>Results</w:t>
      </w:r>
    </w:p>
    <w:p w14:paraId="5C4861E4" w14:textId="77777777" w:rsidR="00C26AC4" w:rsidRDefault="0080747B">
      <w:pPr>
        <w:pStyle w:val="Heading2"/>
      </w:pPr>
      <w:bookmarkStart w:id="1597" w:name="Xc2abe7bcb62e605259110c7fc452887e7b6f6b3"/>
      <w:r>
        <w:rPr>
          <w:rStyle w:val="SectionNumber"/>
        </w:rPr>
        <w:t>4.1</w:t>
      </w:r>
      <w:r>
        <w:tab/>
        <w:t>Flow history of the Scott River, described in functional flow metrics</w:t>
      </w:r>
    </w:p>
    <w:p w14:paraId="5FE05BF7" w14:textId="77777777" w:rsidR="00C26AC4" w:rsidRDefault="0080747B">
      <w:pPr>
        <w:pStyle w:val="FirstParagraph"/>
      </w:pPr>
      <w:r>
        <w:t>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3</w:t>
      </w:r>
      <w:r>
        <w:t>) (Figure 6, panel A). Ecosystem functional flow metrics, calculated with signal-processing techniques (Patterson et al. 2020) (illustrated in Figure 4), also show clear trends over time (Figure 6, panels B-H). The fall pulse onset date has trended slightly later (though a distinct fall pulse flow does not occur every year), and the magnitude of the fall pulse flows has decreased. The onset of the wet season has trended slightly later, though wet season median baseflows (i.e., flows not occurring during storm pulses) have remained stable on average (with a very slight downward trend). The rate of flow reduction during the spring has increased over time (i.e., the spring recession curve has grown steeper). The median dry season flow has dropped by approximately 50%, the onset of the dry season is earlier, and the duration of the dry season has increased (Figure 6).</w:t>
      </w:r>
    </w:p>
    <w:p w14:paraId="3D350166" w14:textId="77777777" w:rsidR="00C26AC4" w:rsidRDefault="0080747B">
      <w:pPr>
        <w:pStyle w:val="BodyText"/>
      </w:pPr>
      <w:r>
        <w:t>The reconnection and disconnection dates also show trends over time, illustrating that since 1942 the wet season has narrowed, in that its (approximate) onset has trended later and the spring flow recession has trended earlier (Figure 7).</w:t>
      </w:r>
    </w:p>
    <w:p w14:paraId="35838AC2" w14:textId="77777777" w:rsidR="00C26AC4" w:rsidRDefault="0080747B">
      <w:pPr>
        <w:pStyle w:val="BodyText"/>
      </w:pPr>
      <w:r>
        <w:t>In aggregate, these metrics show an increased prevalence over the past 80 years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 (Van Kirk and Naman 2008; Drake, Tate, and Carlson 2000).</w:t>
      </w:r>
    </w:p>
    <w:p w14:paraId="126F131D" w14:textId="77777777" w:rsidR="00C26AC4" w:rsidRDefault="0080747B">
      <w:pPr>
        <w:pStyle w:val="CaptionedFigure"/>
      </w:pPr>
      <w:r>
        <w:rPr>
          <w:noProof/>
        </w:rPr>
        <w:lastRenderedPageBreak/>
        <w:drawing>
          <wp:inline distT="0" distB="0" distL="0" distR="0" wp14:anchorId="679F9A14" wp14:editId="70E6DAD6">
            <wp:extent cx="5334000" cy="6858000"/>
            <wp:effectExtent l="0" t="0" r="0" b="0"/>
            <wp:docPr id="59" name="Picture" descr="Figure 6: Total annual flow volume (panel A) and functional flow metrics (panels B-H; Patterson et al. 2020), derived from daily average flow measurements at the Fort Jones USGS flow gauge (ID 11519500) for water years 1942-2021."/>
            <wp:cNvGraphicFramePr/>
            <a:graphic xmlns:a="http://schemas.openxmlformats.org/drawingml/2006/main">
              <a:graphicData uri="http://schemas.openxmlformats.org/drawingml/2006/picture">
                <pic:pic xmlns:pic="http://schemas.openxmlformats.org/drawingml/2006/picture">
                  <pic:nvPicPr>
                    <pic:cNvPr id="60" name="Picture" descr="Graphics%20and%20Supplements/Figure%205.png"/>
                    <pic:cNvPicPr>
                      <a:picLocks noChangeAspect="1" noChangeArrowheads="1"/>
                    </pic:cNvPicPr>
                  </pic:nvPicPr>
                  <pic:blipFill>
                    <a:blip r:embed="rId16"/>
                    <a:stretch>
                      <a:fillRect/>
                    </a:stretch>
                  </pic:blipFill>
                  <pic:spPr bwMode="auto">
                    <a:xfrm>
                      <a:off x="0" y="0"/>
                      <a:ext cx="5334000" cy="6858000"/>
                    </a:xfrm>
                    <a:prstGeom prst="rect">
                      <a:avLst/>
                    </a:prstGeom>
                    <a:noFill/>
                    <a:ln w="9525">
                      <a:noFill/>
                      <a:headEnd/>
                      <a:tailEnd/>
                    </a:ln>
                  </pic:spPr>
                </pic:pic>
              </a:graphicData>
            </a:graphic>
          </wp:inline>
        </w:drawing>
      </w:r>
    </w:p>
    <w:p w14:paraId="4A3D02D2" w14:textId="77777777" w:rsidR="00C26AC4" w:rsidRDefault="0080747B">
      <w:pPr>
        <w:pStyle w:val="ImageCaption"/>
      </w:pPr>
      <w:r>
        <w:t>Figure 6: Total annual flow volume (panel A) and functional flow metrics (panels B-H; Patterson et al. 2020), derived from daily average flow measurements at the Fort Jones USGS flow gauge (ID 11519500) for water years 1942-2021.</w:t>
      </w:r>
    </w:p>
    <w:p w14:paraId="21A2107A" w14:textId="77777777" w:rsidR="00C26AC4" w:rsidRDefault="0080747B">
      <w:pPr>
        <w:pStyle w:val="CaptionedFigure"/>
      </w:pPr>
      <w:r>
        <w:rPr>
          <w:noProof/>
        </w:rPr>
        <w:lastRenderedPageBreak/>
        <w:drawing>
          <wp:inline distT="0" distB="0" distL="0" distR="0" wp14:anchorId="63664152" wp14:editId="64E4D11C">
            <wp:extent cx="5334000" cy="4572000"/>
            <wp:effectExtent l="0" t="0" r="0" b="0"/>
            <wp:docPr id="62" name="Picture" descr="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wp:cNvGraphicFramePr/>
            <a:graphic xmlns:a="http://schemas.openxmlformats.org/drawingml/2006/main">
              <a:graphicData uri="http://schemas.openxmlformats.org/drawingml/2006/picture">
                <pic:pic xmlns:pic="http://schemas.openxmlformats.org/drawingml/2006/picture">
                  <pic:nvPicPr>
                    <pic:cNvPr id="63" name="Picture" descr="Graphics%20and%20Supplements/Figure%206.png"/>
                    <pic:cNvPicPr>
                      <a:picLocks noChangeAspect="1" noChangeArrowheads="1"/>
                    </pic:cNvPicPr>
                  </pic:nvPicPr>
                  <pic:blipFill>
                    <a:blip r:embed="rId17"/>
                    <a:stretch>
                      <a:fillRect/>
                    </a:stretch>
                  </pic:blipFill>
                  <pic:spPr bwMode="auto">
                    <a:xfrm>
                      <a:off x="0" y="0"/>
                      <a:ext cx="5334000" cy="4572000"/>
                    </a:xfrm>
                    <a:prstGeom prst="rect">
                      <a:avLst/>
                    </a:prstGeom>
                    <a:noFill/>
                    <a:ln w="9525">
                      <a:noFill/>
                      <a:headEnd/>
                      <a:tailEnd/>
                    </a:ln>
                  </pic:spPr>
                </pic:pic>
              </a:graphicData>
            </a:graphic>
          </wp:inline>
        </w:drawing>
      </w:r>
    </w:p>
    <w:p w14:paraId="615ED828" w14:textId="77777777" w:rsidR="00C26AC4" w:rsidRDefault="0080747B">
      <w:pPr>
        <w:pStyle w:val="ImageCaption"/>
      </w:pPr>
      <w:r>
        <w:t xml:space="preserve">Figure 7: Disconnection and reconnection dates for the 100 </w:t>
      </w:r>
      <w:proofErr w:type="spellStart"/>
      <w:r>
        <w:t>cfs</w:t>
      </w:r>
      <w:proofErr w:type="spellEnd"/>
      <w:r>
        <w:t xml:space="preserve"> (2.8 </w:t>
      </w:r>
      <w:proofErr w:type="spellStart"/>
      <w:r>
        <w:t>cms</w:t>
      </w:r>
      <w:proofErr w:type="spellEnd"/>
      <w:r>
        <w:t xml:space="preserve">) flow threshold, water years 1942-2021. The disconnection date refers to the first day in the spring on which flow drops below the designated threshold (100 </w:t>
      </w:r>
      <w:proofErr w:type="spellStart"/>
      <w:r>
        <w:t>cfs</w:t>
      </w:r>
      <w:proofErr w:type="spellEnd"/>
      <w:r>
        <w:t xml:space="preserve">); the reconnection date refers to the first date in the fall on which flow rises above the designated threshold. Trends over the past 80 years suggest that the spring flow recession is trending earlier, and the fall river reconnection is trending later. </w:t>
      </w:r>
    </w:p>
    <w:p w14:paraId="0E976D72" w14:textId="2C8A6B46" w:rsidR="00C26AC4" w:rsidRDefault="0080747B">
      <w:pPr>
        <w:pStyle w:val="Heading2"/>
      </w:pPr>
      <w:bookmarkStart w:id="1598" w:name="utility-of-hydrology-predictors"/>
      <w:bookmarkEnd w:id="1597"/>
      <w:r>
        <w:rPr>
          <w:rStyle w:val="SectionNumber"/>
        </w:rPr>
        <w:t>4.2</w:t>
      </w:r>
      <w:r>
        <w:tab/>
      </w:r>
      <w:del w:id="1599" w:author="Claire Kouba" w:date="2024-03-12T20:51:00Z">
        <w:r w:rsidDel="00767BAD">
          <w:delText>Utility of hydrology predictors</w:delText>
        </w:r>
      </w:del>
      <w:ins w:id="1600" w:author="Claire Kouba" w:date="2024-03-12T20:51:00Z">
        <w:r w:rsidR="00767BAD">
          <w:t>Metric selection and utility</w:t>
        </w:r>
      </w:ins>
    </w:p>
    <w:p w14:paraId="624E6C01" w14:textId="520C7D93" w:rsidR="00C26AC4" w:rsidRDefault="0080747B">
      <w:pPr>
        <w:pStyle w:val="Heading3"/>
      </w:pPr>
      <w:bookmarkStart w:id="1601" w:name="Xecceecfd1ea7e2c3e3274f19f37083719d0f790"/>
      <w:r>
        <w:rPr>
          <w:rStyle w:val="SectionNumber"/>
        </w:rPr>
        <w:t>4.2.1</w:t>
      </w:r>
      <w:r>
        <w:tab/>
      </w:r>
      <w:del w:id="1602" w:author="Claire Kouba" w:date="2024-03-12T18:20:00Z">
        <w:r w:rsidDel="004605FB">
          <w:delText>Correlation of hydrologic metrics with salmon metrics</w:delText>
        </w:r>
      </w:del>
      <w:ins w:id="1603" w:author="Claire Kouba" w:date="2024-03-12T18:20:00Z">
        <w:r w:rsidR="004605FB">
          <w:t xml:space="preserve">Selection of </w:t>
        </w:r>
      </w:ins>
      <w:ins w:id="1604" w:author="Thomas Harter" w:date="2024-03-18T03:29:00Z">
        <w:r w:rsidR="00BF59E2">
          <w:t xml:space="preserve">ecologic response variable: </w:t>
        </w:r>
      </w:ins>
      <w:ins w:id="1605" w:author="Claire Kouba" w:date="2024-03-12T18:20:00Z">
        <w:r w:rsidR="004605FB">
          <w:t xml:space="preserve">coho and </w:t>
        </w:r>
      </w:ins>
      <w:ins w:id="1606" w:author="Claire Kouba" w:date="2024-03-12T21:17:00Z">
        <w:r w:rsidR="00471A56">
          <w:t>C</w:t>
        </w:r>
      </w:ins>
      <w:ins w:id="1607" w:author="Claire Kouba" w:date="2024-03-12T18:20:00Z">
        <w:r w:rsidR="004605FB">
          <w:t>hinook outcome metrics</w:t>
        </w:r>
      </w:ins>
    </w:p>
    <w:p w14:paraId="1EF35549" w14:textId="6A1E86DB" w:rsidR="00C608BE" w:rsidRPr="00250AD9" w:rsidRDefault="00C608BE" w:rsidP="004605FB">
      <w:pPr>
        <w:pStyle w:val="FirstParagraph"/>
        <w:rPr>
          <w:ins w:id="1608" w:author="Thomas Harter" w:date="2024-03-21T06:32:00Z"/>
        </w:rPr>
      </w:pPr>
      <w:ins w:id="1609" w:author="Thomas Harter" w:date="2024-03-21T06:32:00Z">
        <w:r w:rsidRPr="00250AD9">
          <w:rPr>
            <w:highlight w:val="yellow"/>
            <w:rPrChange w:id="1610" w:author="Thomas Harter" w:date="2024-03-21T06:33:00Z">
              <w:rPr/>
            </w:rPrChange>
          </w:rPr>
          <w:t>[</w:t>
        </w:r>
        <w:r w:rsidR="006E1F51" w:rsidRPr="00250AD9">
          <w:rPr>
            <w:i/>
            <w:iCs/>
            <w:highlight w:val="yellow"/>
            <w:rPrChange w:id="1611" w:author="Thomas Harter" w:date="2024-03-21T06:33:00Z">
              <w:rPr>
                <w:i/>
                <w:iCs/>
              </w:rPr>
            </w:rPrChange>
          </w:rPr>
          <w:t xml:space="preserve">In a paragraph, describe the results of the correlation analysis, nor including the </w:t>
        </w:r>
        <w:proofErr w:type="spellStart"/>
        <w:r w:rsidR="006E1F51" w:rsidRPr="00250AD9">
          <w:rPr>
            <w:i/>
            <w:iCs/>
            <w:highlight w:val="yellow"/>
            <w:rPrChange w:id="1612" w:author="Thomas Harter" w:date="2024-03-21T06:33:00Z">
              <w:rPr>
                <w:i/>
                <w:iCs/>
              </w:rPr>
            </w:rPrChange>
          </w:rPr>
          <w:t>spf</w:t>
        </w:r>
        <w:proofErr w:type="spellEnd"/>
        <w:r w:rsidR="006E1F51" w:rsidRPr="00250AD9">
          <w:rPr>
            <w:i/>
            <w:iCs/>
            <w:highlight w:val="yellow"/>
            <w:rPrChange w:id="1613" w:author="Thomas Harter" w:date="2024-03-21T06:33:00Z">
              <w:rPr>
                <w:i/>
                <w:iCs/>
              </w:rPr>
            </w:rPrChange>
          </w:rPr>
          <w:t>/</w:t>
        </w:r>
        <w:proofErr w:type="spellStart"/>
        <w:r w:rsidR="006E1F51" w:rsidRPr="00250AD9">
          <w:rPr>
            <w:i/>
            <w:iCs/>
            <w:highlight w:val="yellow"/>
            <w:rPrChange w:id="1614" w:author="Thomas Harter" w:date="2024-03-21T06:33:00Z">
              <w:rPr>
                <w:i/>
                <w:iCs/>
              </w:rPr>
            </w:rPrChange>
          </w:rPr>
          <w:t>jpf</w:t>
        </w:r>
      </w:ins>
      <w:proofErr w:type="spellEnd"/>
      <w:ins w:id="1615" w:author="Thomas Harter" w:date="2024-03-21T06:33:00Z">
        <w:r w:rsidR="00250AD9" w:rsidRPr="00250AD9">
          <w:rPr>
            <w:i/>
            <w:iCs/>
            <w:highlight w:val="yellow"/>
            <w:rPrChange w:id="1616" w:author="Thomas Harter" w:date="2024-03-21T06:33:00Z">
              <w:rPr>
                <w:i/>
                <w:iCs/>
              </w:rPr>
            </w:rPrChange>
          </w:rPr>
          <w:t xml:space="preserve"> results below.</w:t>
        </w:r>
        <w:r w:rsidR="00250AD9">
          <w:t>]</w:t>
        </w:r>
      </w:ins>
    </w:p>
    <w:p w14:paraId="4901C25F" w14:textId="6DA7D5F2" w:rsidR="004605FB" w:rsidRDefault="004605FB" w:rsidP="004605FB">
      <w:pPr>
        <w:pStyle w:val="FirstParagraph"/>
        <w:rPr>
          <w:ins w:id="1617" w:author="Claire Kouba" w:date="2024-03-12T18:25:00Z"/>
        </w:rPr>
      </w:pPr>
      <w:ins w:id="1618" w:author="Claire Kouba" w:date="2024-03-12T18:25:00Z">
        <w:r>
          <w:t xml:space="preserve">Of the ecological response variables that were evaluated for </w:t>
        </w:r>
        <w:proofErr w:type="spellStart"/>
        <w:r>
          <w:t>coho</w:t>
        </w:r>
        <w:proofErr w:type="spellEnd"/>
        <w:r>
          <w:t xml:space="preserve">, </w:t>
        </w:r>
        <w:del w:id="1619" w:author="Thomas Harter" w:date="2024-03-21T06:33:00Z">
          <w:r w:rsidDel="00D83F3A">
            <w:delText>one</w:delText>
          </w:r>
        </w:del>
      </w:ins>
      <w:ins w:id="1620" w:author="Thomas Harter" w:date="2024-03-21T06:33:00Z">
        <w:r w:rsidR="00D83F3A">
          <w:t xml:space="preserve">the </w:t>
        </w:r>
      </w:ins>
      <w:proofErr w:type="spellStart"/>
      <w:ins w:id="1621" w:author="Thomas Harter" w:date="2024-03-21T06:34:00Z">
        <w:r w:rsidR="00D83F3A">
          <w:t>coho</w:t>
        </w:r>
        <w:proofErr w:type="spellEnd"/>
        <w:r w:rsidR="00D83F3A">
          <w:t xml:space="preserve"> </w:t>
        </w:r>
        <w:proofErr w:type="spellStart"/>
        <w:r w:rsidR="00D83F3A">
          <w:t>spf</w:t>
        </w:r>
      </w:ins>
      <w:proofErr w:type="spellEnd"/>
      <w:ins w:id="1622" w:author="Claire Kouba" w:date="2024-03-12T18:25:00Z">
        <w:r>
          <w:t xml:space="preserve"> variable clearly showed a higher degree of correlat</w:t>
        </w:r>
      </w:ins>
      <w:ins w:id="1623" w:author="Thomas Harter" w:date="2024-03-18T03:29:00Z">
        <w:r w:rsidR="009C4543">
          <w:t>ion</w:t>
        </w:r>
      </w:ins>
      <w:ins w:id="1624" w:author="Claire Kouba" w:date="2024-03-12T18:25:00Z">
        <w:del w:id="1625" w:author="Thomas Harter" w:date="2024-03-18T03:29:00Z">
          <w:r w:rsidDel="009C4543">
            <w:delText>edness</w:delText>
          </w:r>
        </w:del>
        <w:r>
          <w:t xml:space="preserve"> with hydrologic metrics</w:t>
        </w:r>
      </w:ins>
      <w:ins w:id="1626" w:author="Thomas Harter" w:date="2024-03-21T06:34:00Z">
        <w:r w:rsidR="00723452">
          <w:t xml:space="preserve"> than other ecologic outcome variables</w:t>
        </w:r>
      </w:ins>
      <w:ins w:id="1627" w:author="Claire Kouba" w:date="2024-03-12T18:25:00Z">
        <w:del w:id="1628" w:author="Thomas Harter" w:date="2024-03-21T06:34:00Z">
          <w:r w:rsidDel="00723452">
            <w:delText>:</w:delText>
          </w:r>
        </w:del>
        <w:del w:id="1629" w:author="Thomas Harter" w:date="2024-03-21T06:33:00Z">
          <w:r w:rsidDel="00D83F3A">
            <w:delText xml:space="preserve"> the number of coho smolt produced (i.e., that were estimated as outmigrating from the watershed) divided by the estimate of spawning females migrating upstream almost two years prior (i.e., the cohort’s parents)</w:delText>
          </w:r>
        </w:del>
        <w:r>
          <w:t xml:space="preserve">. One reason for this </w:t>
        </w:r>
        <w:r>
          <w:lastRenderedPageBreak/>
          <w:t xml:space="preserve">strong </w:t>
        </w:r>
      </w:ins>
      <w:ins w:id="1630" w:author="Thomas Harter" w:date="2024-03-18T03:30:00Z">
        <w:r w:rsidR="00F91560">
          <w:t>correlation</w:t>
        </w:r>
      </w:ins>
      <w:ins w:id="1631" w:author="Claire Kouba" w:date="2024-03-12T18:25:00Z">
        <w:del w:id="1632" w:author="Thomas Harter" w:date="2024-03-18T03:30:00Z">
          <w:r w:rsidDel="00F91560">
            <w:delText>degree of correlatedness</w:delText>
          </w:r>
        </w:del>
        <w:r>
          <w:t xml:space="preserve"> may be that the normalization to the number of spawners makes the three cohorts more comparable. This metric has also been identified by state agency analysts as indicative of freshwater ecosystem conditions at coho salmon populations below carrying capacity (CDFW 2021). Consequently, </w:t>
        </w:r>
        <w:del w:id="1633" w:author="Thomas Harter" w:date="2024-03-21T06:35:00Z">
          <w:r w:rsidDel="00B0740A">
            <w:delText>all</w:delText>
          </w:r>
        </w:del>
      </w:ins>
      <w:ins w:id="1634" w:author="Thomas Harter" w:date="2024-03-21T06:35:00Z">
        <w:r w:rsidR="00B0740A">
          <w:t>further</w:t>
        </w:r>
      </w:ins>
      <w:ins w:id="1635" w:author="Claire Kouba" w:date="2024-03-12T18:25:00Z">
        <w:r>
          <w:t xml:space="preserve"> hydro-ecological modeling for coho </w:t>
        </w:r>
      </w:ins>
      <w:ins w:id="1636" w:author="Claire Kouba" w:date="2024-03-12T18:26:00Z">
        <w:r>
          <w:t xml:space="preserve">outcomes </w:t>
        </w:r>
      </w:ins>
      <w:ins w:id="1637" w:author="Claire Kouba" w:date="2024-03-12T18:25:00Z">
        <w:r>
          <w:t>uses this coho smolt per female (</w:t>
        </w:r>
        <w:proofErr w:type="spellStart"/>
        <w:r>
          <w:t>coho</w:t>
        </w:r>
        <w:proofErr w:type="spellEnd"/>
        <w:r>
          <w:t xml:space="preserve"> </w:t>
        </w:r>
        <w:proofErr w:type="spellStart"/>
        <w:r>
          <w:t>spf</w:t>
        </w:r>
        <w:proofErr w:type="spellEnd"/>
        <w:r>
          <w:t>) metric as the response variable.</w:t>
        </w:r>
      </w:ins>
    </w:p>
    <w:p w14:paraId="638A94EB" w14:textId="378F087F" w:rsidR="004605FB" w:rsidRDefault="004605FB" w:rsidP="004605FB">
      <w:pPr>
        <w:pStyle w:val="BodyText"/>
        <w:rPr>
          <w:ins w:id="1638" w:author="Claire Kouba" w:date="2024-03-12T18:25:00Z"/>
        </w:rPr>
      </w:pPr>
      <w:ins w:id="1639" w:author="Claire Kouba" w:date="2024-03-12T18:25:00Z">
        <w:r>
          <w:t xml:space="preserve">For Chinook, conversely, none of the </w:t>
        </w:r>
        <w:del w:id="1640" w:author="Thomas Harter" w:date="2024-03-21T06:35:00Z">
          <w:r w:rsidDel="0094504B">
            <w:delText>three</w:delText>
          </w:r>
        </w:del>
      </w:ins>
      <w:ins w:id="1641" w:author="Thomas Harter" w:date="2024-03-21T06:35:00Z">
        <w:r w:rsidR="0094504B">
          <w:t>four</w:t>
        </w:r>
      </w:ins>
      <w:ins w:id="1642" w:author="Claire Kouba" w:date="2024-03-12T18:25:00Z">
        <w:r>
          <w:t xml:space="preserve"> available ecological response variables stood out as being substantially more correlated with hydrologic metrics than the others (</w:t>
        </w:r>
        <w:r>
          <w:rPr>
            <w:i/>
            <w:iCs/>
          </w:rPr>
          <w:t>Supplemental Figure 1</w:t>
        </w:r>
        <w:r>
          <w:t xml:space="preserve">). Furthermore, they all appeared less correlated </w:t>
        </w:r>
        <w:del w:id="1643" w:author="Thomas Harter" w:date="2024-03-18T03:31:00Z">
          <w:r w:rsidDel="006B6F9A">
            <w:delText xml:space="preserve">than coho </w:delText>
          </w:r>
        </w:del>
        <w:r>
          <w:t>with the hydrology</w:t>
        </w:r>
      </w:ins>
      <w:ins w:id="1644" w:author="Thomas Harter" w:date="2024-03-18T03:31:00Z">
        <w:r w:rsidR="006B6F9A">
          <w:t xml:space="preserve"> than coho variable,</w:t>
        </w:r>
      </w:ins>
      <w:ins w:id="1645" w:author="Claire Kouba" w:date="2024-03-12T18:25:00Z">
        <w:del w:id="1646" w:author="Thomas Harter" w:date="2024-03-18T03:31:00Z">
          <w:r w:rsidDel="006B6F9A">
            <w:delText xml:space="preserve"> (</w:delText>
          </w:r>
        </w:del>
      </w:ins>
      <w:ins w:id="1647" w:author="Thomas Harter" w:date="2024-03-18T03:31:00Z">
        <w:r w:rsidR="006B6F9A">
          <w:t xml:space="preserve"> </w:t>
        </w:r>
      </w:ins>
      <w:ins w:id="1648" w:author="Claire Kouba" w:date="2024-03-12T18:25:00Z">
        <w:r>
          <w:t>i.e., the coho-hydrology correlations produced more absolute values greater than 0.5 than correlations between Chinook and hydrology</w:t>
        </w:r>
      </w:ins>
      <w:ins w:id="1649" w:author="Thomas Harter" w:date="2024-03-18T03:32:00Z">
        <w:r w:rsidR="00B9561F">
          <w:t xml:space="preserve"> variables</w:t>
        </w:r>
      </w:ins>
      <w:ins w:id="1650" w:author="Claire Kouba" w:date="2024-03-12T18:25:00Z">
        <w:del w:id="1651" w:author="Thomas Harter" w:date="2024-03-18T03:32:00Z">
          <w:r w:rsidDel="006B6F9A">
            <w:delText>)</w:delText>
          </w:r>
        </w:del>
        <w:r>
          <w:t xml:space="preserve">. </w:t>
        </w:r>
      </w:ins>
      <w:ins w:id="1652" w:author="Thomas Harter" w:date="2024-03-21T06:36:00Z">
        <w:r w:rsidR="00B40128">
          <w:t xml:space="preserve">To be consistent with the </w:t>
        </w:r>
        <w:proofErr w:type="spellStart"/>
        <w:r w:rsidR="00B40128">
          <w:t>coho</w:t>
        </w:r>
        <w:proofErr w:type="spellEnd"/>
        <w:r w:rsidR="00B40128">
          <w:t xml:space="preserve"> </w:t>
        </w:r>
        <w:proofErr w:type="spellStart"/>
        <w:r w:rsidR="00B40128">
          <w:t>spf</w:t>
        </w:r>
        <w:proofErr w:type="spellEnd"/>
        <w:r w:rsidR="00B40128">
          <w:t xml:space="preserve">, the Chinook </w:t>
        </w:r>
        <w:proofErr w:type="spellStart"/>
        <w:r w:rsidR="00B40128">
          <w:t>jpf</w:t>
        </w:r>
        <w:proofErr w:type="spellEnd"/>
        <w:r w:rsidR="00B40128">
          <w:t xml:space="preserve"> variable was retained for linear modeling.</w:t>
        </w:r>
      </w:ins>
      <w:moveFromRangeStart w:id="1653" w:author="Thomas Harter" w:date="2024-03-21T06:18:00Z" w:name="move161894328"/>
      <w:moveFrom w:id="1654" w:author="Thomas Harter" w:date="2024-03-21T06:18:00Z">
        <w:ins w:id="1655" w:author="Claire Kouba" w:date="2024-03-12T18:25:00Z">
          <w:r w:rsidDel="0043737F">
            <w:t xml:space="preserve">For comparability with coho, the Chinook juvenile per adult metric (Chinook jpa) was selected </w:t>
          </w:r>
        </w:ins>
        <w:ins w:id="1656" w:author="Claire Kouba" w:date="2024-03-12T21:18:00Z">
          <w:r w:rsidR="00471A56" w:rsidDel="0043737F">
            <w:t>as the ecological response metric</w:t>
          </w:r>
          <w:r w:rsidR="003F135A" w:rsidDel="0043737F">
            <w:t xml:space="preserve"> for this species</w:t>
          </w:r>
        </w:ins>
        <w:ins w:id="1657" w:author="Claire Kouba" w:date="2024-03-12T18:25:00Z">
          <w:r w:rsidDel="0043737F">
            <w:t>.</w:t>
          </w:r>
        </w:ins>
      </w:moveFrom>
      <w:moveFromRangeEnd w:id="1653"/>
    </w:p>
    <w:p w14:paraId="7592480A" w14:textId="72550CFF" w:rsidR="00C26AC4" w:rsidDel="004605FB" w:rsidRDefault="0080747B">
      <w:pPr>
        <w:pStyle w:val="FirstParagraph"/>
        <w:rPr>
          <w:del w:id="1658" w:author="Claire Kouba" w:date="2024-03-12T18:27:00Z"/>
        </w:rPr>
      </w:pPr>
      <w:del w:id="1659" w:author="Claire Kouba" w:date="2024-03-12T18:27:00Z">
        <w:r w:rsidDel="004605FB">
          <w:delText>The</w:delText>
        </w:r>
      </w:del>
      <w:ins w:id="1660" w:author="Thomas Harter" w:date="2024-03-11T01:39:00Z">
        <w:del w:id="1661" w:author="Claire Kouba" w:date="2024-03-12T18:27:00Z">
          <w:r w:rsidR="000A41BC" w:rsidDel="004605FB">
            <w:delText xml:space="preserve"> flow metrics </w:delText>
          </w:r>
        </w:del>
      </w:ins>
      <w:ins w:id="1662" w:author="Thomas Harter" w:date="2024-03-11T01:40:00Z">
        <w:del w:id="1663" w:author="Claire Kouba" w:date="2024-03-12T18:27:00Z">
          <w:r w:rsidR="00AF2A67" w:rsidDel="004605FB">
            <w:delText>for each</w:delText>
          </w:r>
        </w:del>
      </w:ins>
      <w:ins w:id="1664" w:author="Thomas Harter" w:date="2024-03-11T01:39:00Z">
        <w:del w:id="1665" w:author="Claire Kouba" w:date="2024-03-12T18:27:00Z">
          <w:r w:rsidR="000A41BC" w:rsidDel="004605FB">
            <w:delText xml:space="preserve"> Brood Year</w:delText>
          </w:r>
        </w:del>
      </w:ins>
      <w:del w:id="1666" w:author="Claire Kouba" w:date="2024-03-12T18:27:00Z">
        <w:r w:rsidDel="004605FB">
          <w:delText xml:space="preserve"> information in</w:delText>
        </w:r>
      </w:del>
      <w:ins w:id="1667" w:author="Thomas Harter" w:date="2024-03-11T01:39:00Z">
        <w:del w:id="1668" w:author="Claire Kouba" w:date="2024-03-12T18:27:00Z">
          <w:r w:rsidR="00A25403" w:rsidDel="004605FB">
            <w:delText xml:space="preserve"> (</w:delText>
          </w:r>
        </w:del>
      </w:ins>
      <w:del w:id="1669" w:author="Claire Kouba" w:date="2024-03-12T18:27:00Z">
        <w:r w:rsidDel="004605FB">
          <w:delText xml:space="preserve"> </w:delText>
        </w:r>
        <w:r w:rsidDel="004605FB">
          <w:rPr>
            <w:i/>
            <w:iCs/>
          </w:rPr>
          <w:delText>Supplemental Table 1</w:delText>
        </w:r>
      </w:del>
      <w:ins w:id="1670" w:author="Thomas Harter" w:date="2024-03-11T01:39:00Z">
        <w:del w:id="1671" w:author="Claire Kouba" w:date="2024-03-12T18:27:00Z">
          <w:r w:rsidR="00A25403" w:rsidDel="004605FB">
            <w:delText>)</w:delText>
          </w:r>
        </w:del>
      </w:ins>
      <w:del w:id="1672" w:author="Claire Kouba" w:date="2024-03-12T18:27:00Z">
        <w:r w:rsidDel="004605FB">
          <w:delText xml:space="preserve"> w</w:delText>
        </w:r>
      </w:del>
      <w:ins w:id="1673" w:author="Thomas Harter" w:date="2024-03-11T01:40:00Z">
        <w:del w:id="1674" w:author="Claire Kouba" w:date="2024-03-12T18:27:00Z">
          <w:r w:rsidR="00A25403" w:rsidDel="004605FB">
            <w:delText>ere</w:delText>
          </w:r>
        </w:del>
      </w:ins>
      <w:del w:id="1675" w:author="Claire Kouba" w:date="2024-03-12T18:27:00Z">
        <w:r w:rsidDel="004605FB">
          <w:delText>as used to calculate Pearson correlation coefficients between flow metrics and observed ecological quantities: four coho observation types (the number of spawners, number of redds, number of smolt, and the number of smolts produced per female spawner) (Figure 8), and three Chinook observation types (all aforementioned types except number of redds, since local redd monitoring for Chinook has an insufficient record length) (</w:delText>
        </w:r>
        <w:r w:rsidDel="004605FB">
          <w:rPr>
            <w:i/>
            <w:iCs/>
          </w:rPr>
          <w:delText>Supplemental Figure 1</w:delText>
        </w:r>
        <w:r w:rsidDel="004605FB">
          <w:delText>)</w:delText>
        </w:r>
      </w:del>
      <w:del w:id="1676" w:author="Claire Kouba" w:date="2024-03-12T18:18:00Z">
        <w:r w:rsidDel="004605FB">
          <w:delText>)</w:delText>
        </w:r>
      </w:del>
      <w:del w:id="1677" w:author="Claire Kouba" w:date="2024-03-12T18:27:00Z">
        <w:r w:rsidDel="004605FB">
          <w:delText>.</w:delText>
        </w:r>
      </w:del>
    </w:p>
    <w:p w14:paraId="07E29422" w14:textId="1D09F58F" w:rsidR="00C26AC4" w:rsidRDefault="0080747B">
      <w:pPr>
        <w:pStyle w:val="BodyText"/>
      </w:pPr>
      <w:commentRangeStart w:id="1678"/>
      <w:del w:id="1679" w:author="Claire Kouba" w:date="2024-03-12T18:19:00Z">
        <w:r w:rsidDel="004605FB">
          <w:delText xml:space="preserve">These correlations were used as a first pass filter to refine the set of variables considered </w:delText>
        </w:r>
      </w:del>
      <w:ins w:id="1680" w:author="Thomas Harter" w:date="2024-03-11T01:40:00Z">
        <w:del w:id="1681" w:author="Claire Kouba" w:date="2024-03-12T18:19:00Z">
          <w:r w:rsidR="00AF2A67" w:rsidDel="004605FB">
            <w:delText>for</w:delText>
          </w:r>
        </w:del>
      </w:ins>
      <w:del w:id="1682" w:author="Claire Kouba" w:date="2024-03-12T18:19:00Z">
        <w:r w:rsidDel="004605FB">
          <w:delText xml:space="preserve">in the linear modeling exercise. A larger number of predictors was evaluated than the set depicted here; the predictors included in Figure 8 are selected because of a high correlation coefficient or an unexpected result. A full correlation matrix is shown in </w:delText>
        </w:r>
        <w:r w:rsidDel="004605FB">
          <w:rPr>
            <w:i/>
            <w:iCs/>
          </w:rPr>
          <w:delText>Supplemental Figure 1</w:delText>
        </w:r>
        <w:r w:rsidDel="004605FB">
          <w:delText>.</w:delText>
        </w:r>
        <w:commentRangeEnd w:id="1678"/>
        <w:r w:rsidR="00790643" w:rsidDel="004605FB">
          <w:rPr>
            <w:rStyle w:val="CommentReference"/>
          </w:rPr>
          <w:commentReference w:id="1678"/>
        </w:r>
      </w:del>
    </w:p>
    <w:p w14:paraId="1A59906E" w14:textId="77777777" w:rsidR="00C26AC4" w:rsidRDefault="0080747B">
      <w:pPr>
        <w:pStyle w:val="CaptionedFigure"/>
      </w:pPr>
      <w:r>
        <w:rPr>
          <w:noProof/>
        </w:rPr>
        <w:lastRenderedPageBreak/>
        <w:drawing>
          <wp:inline distT="0" distB="0" distL="0" distR="0" wp14:anchorId="393715B6" wp14:editId="1148A83C">
            <wp:extent cx="5334000" cy="6096000"/>
            <wp:effectExtent l="0" t="0" r="0" b="0"/>
            <wp:docPr id="66" name="Picture" descr="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 "/>
            <wp:cNvGraphicFramePr/>
            <a:graphic xmlns:a="http://schemas.openxmlformats.org/drawingml/2006/main">
              <a:graphicData uri="http://schemas.openxmlformats.org/drawingml/2006/picture">
                <pic:pic xmlns:pic="http://schemas.openxmlformats.org/drawingml/2006/picture">
                  <pic:nvPicPr>
                    <pic:cNvPr id="67" name="Picture" descr="Graphics%20and%20Supplements/Figure%207.png"/>
                    <pic:cNvPicPr>
                      <a:picLocks noChangeAspect="1" noChangeArrowheads="1"/>
                    </pic:cNvPicPr>
                  </pic:nvPicPr>
                  <pic:blipFill>
                    <a:blip r:embed="rId18"/>
                    <a:stretch>
                      <a:fillRect/>
                    </a:stretch>
                  </pic:blipFill>
                  <pic:spPr bwMode="auto">
                    <a:xfrm>
                      <a:off x="0" y="0"/>
                      <a:ext cx="5334000" cy="6096000"/>
                    </a:xfrm>
                    <a:prstGeom prst="rect">
                      <a:avLst/>
                    </a:prstGeom>
                    <a:noFill/>
                    <a:ln w="9525">
                      <a:noFill/>
                      <a:headEnd/>
                      <a:tailEnd/>
                    </a:ln>
                  </pic:spPr>
                </pic:pic>
              </a:graphicData>
            </a:graphic>
          </wp:inline>
        </w:drawing>
      </w:r>
    </w:p>
    <w:p w14:paraId="790688A6" w14:textId="77777777" w:rsidR="00C26AC4" w:rsidRDefault="0080747B">
      <w:pPr>
        <w:pStyle w:val="ImageCaption"/>
      </w:pPr>
      <w:r>
        <w:t xml:space="preserve">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w:t>
      </w:r>
      <w:proofErr w:type="spellStart"/>
      <w:r>
        <w:t>FA_Mag</w:t>
      </w:r>
      <w:proofErr w:type="spellEnd"/>
      <w:r>
        <w:t xml:space="preserve">) is positively correlated with observed fish metrics; for dates, a blue dot indicates that a later date is correlated with higher fish values, while a red dot indicates that an earlier dot is correlated with higher fish values. </w:t>
      </w:r>
    </w:p>
    <w:p w14:paraId="0AB54D75" w14:textId="6BC3D89D" w:rsidR="00C26AC4" w:rsidDel="004605FB" w:rsidRDefault="0080747B">
      <w:pPr>
        <w:pStyle w:val="BodyText"/>
        <w:rPr>
          <w:del w:id="1683" w:author="Claire Kouba" w:date="2024-03-12T18:27:00Z"/>
        </w:rPr>
      </w:pPr>
      <w:del w:id="1684" w:author="Claire Kouba" w:date="2024-03-12T18:19:00Z">
        <w:r w:rsidDel="004605FB">
          <w:delText>As mentioned in Methods, t</w:delText>
        </w:r>
      </w:del>
      <w:del w:id="1685" w:author="Claire Kouba" w:date="2024-03-12T18:27:00Z">
        <w:r w:rsidDel="004605FB">
          <w:delText xml:space="preserve">he coho salmon indicator that is most correlated with hydrologic metrics is the number of coho smolt produced per spawning female (Figure 8). One reason </w:delText>
        </w:r>
      </w:del>
      <w:del w:id="1686" w:author="Claire Kouba" w:date="2024-03-12T18:22:00Z">
        <w:r w:rsidDel="004605FB">
          <w:delText xml:space="preserve">for this </w:delText>
        </w:r>
      </w:del>
      <w:del w:id="1687" w:author="Claire Kouba" w:date="2024-03-12T18:27:00Z">
        <w:r w:rsidDel="004605FB">
          <w:delText xml:space="preserve">may be that normalizing the observed number of smolt to the number </w:delText>
        </w:r>
        <w:r w:rsidDel="004605FB">
          <w:lastRenderedPageBreak/>
          <w:delText>of spawners eliminates the independent influence of cohort strength. Because of the already small number of water years for which smolt and spawner counts are available, explicit consideration of each 3-year cohort of coho salmon was deemed statistically impossible for this study. Notably, data limitations for the coho spf metric reduce the sample size to only 11 years of observations.</w:delText>
        </w:r>
      </w:del>
    </w:p>
    <w:p w14:paraId="68692C70" w14:textId="433A1C10" w:rsidR="00C26AC4" w:rsidDel="004605FB" w:rsidRDefault="0080747B">
      <w:pPr>
        <w:pStyle w:val="BodyText"/>
        <w:rPr>
          <w:del w:id="1688" w:author="Claire Kouba" w:date="2024-03-12T18:27:00Z"/>
        </w:rPr>
      </w:pPr>
      <w:del w:id="1689" w:author="Claire Kouba" w:date="2024-03-12T18:27:00Z">
        <w:r w:rsidDel="004605FB">
          <w:delText xml:space="preserve">Furthermore, </w:delText>
        </w:r>
      </w:del>
      <w:del w:id="1690" w:author="Claire Kouba" w:date="2024-03-12T18:20:00Z">
        <w:r w:rsidDel="004605FB">
          <w:delText xml:space="preserve">as mentioned in Methods, </w:delText>
        </w:r>
      </w:del>
      <w:del w:id="1691" w:author="Claire Kouba" w:date="2024-03-12T18:27:00Z">
        <w:r w:rsidDel="004605FB">
          <w:delText>ecological observations of Chinook show markedly less correlation with hydrologic metrics than those for coho.</w:delText>
        </w:r>
      </w:del>
    </w:p>
    <w:p w14:paraId="25DAA19A" w14:textId="669FD661" w:rsidR="00C26AC4" w:rsidRDefault="0080747B">
      <w:pPr>
        <w:pStyle w:val="Heading3"/>
      </w:pPr>
      <w:bookmarkStart w:id="1692" w:name="Xf1a39309103b5b433d86a44c6224ac668194bc2"/>
      <w:bookmarkEnd w:id="1601"/>
      <w:r>
        <w:rPr>
          <w:rStyle w:val="SectionNumber"/>
        </w:rPr>
        <w:t>4.2.2</w:t>
      </w:r>
      <w:r>
        <w:tab/>
        <w:t xml:space="preserve">Selection of </w:t>
      </w:r>
      <w:del w:id="1693" w:author="Thomas Harter" w:date="2024-03-21T03:21:00Z">
        <w:r w:rsidDel="007F5B21">
          <w:delText xml:space="preserve">10 and 100 cfs </w:delText>
        </w:r>
      </w:del>
      <w:r>
        <w:t xml:space="preserve">thresholds for fall </w:t>
      </w:r>
      <w:del w:id="1694" w:author="Claire Kouba" w:date="2024-03-12T21:19:00Z">
        <w:r w:rsidDel="004A632A">
          <w:delText xml:space="preserve">disconnection </w:delText>
        </w:r>
      </w:del>
      <w:ins w:id="1695" w:author="Claire Kouba" w:date="2024-03-12T21:19:00Z">
        <w:r w:rsidR="004A632A">
          <w:t xml:space="preserve">reconnection </w:t>
        </w:r>
      </w:ins>
      <w:r>
        <w:t>dates</w:t>
      </w:r>
    </w:p>
    <w:p w14:paraId="1A9E62B9" w14:textId="7C537B43" w:rsidR="00B727E0" w:rsidDel="00FA6015" w:rsidRDefault="001F7CCB">
      <w:pPr>
        <w:pStyle w:val="BodyText"/>
        <w:rPr>
          <w:ins w:id="1696" w:author="Claire Kouba" w:date="2024-03-12T21:25:00Z"/>
          <w:del w:id="1697" w:author="Thomas Harter" w:date="2024-03-21T04:13:00Z"/>
        </w:rPr>
      </w:pPr>
      <w:ins w:id="1698" w:author="Claire Kouba" w:date="2024-03-12T21:22:00Z">
        <w:del w:id="1699" w:author="Thomas Harter" w:date="2024-03-21T04:13:00Z">
          <w:r w:rsidDel="00FA6015">
            <w:delText xml:space="preserve">As described in Methods, the original set of hydrologic predictors was reduced in a screening step based on correlation coefficients. </w:delText>
          </w:r>
        </w:del>
      </w:ins>
    </w:p>
    <w:p w14:paraId="4F764D69" w14:textId="455A9606" w:rsidR="00C26AC4" w:rsidDel="004D0E63" w:rsidRDefault="004A632A">
      <w:pPr>
        <w:pStyle w:val="FirstParagraph"/>
        <w:rPr>
          <w:del w:id="1700" w:author="Claire Kouba" w:date="2024-03-12T18:30:00Z"/>
        </w:rPr>
      </w:pPr>
      <w:ins w:id="1701" w:author="Claire Kouba" w:date="2024-03-12T21:18:00Z">
        <w:r>
          <w:t>A second screeni</w:t>
        </w:r>
      </w:ins>
      <w:ins w:id="1702" w:author="Claire Kouba" w:date="2024-03-12T21:19:00Z">
        <w:r>
          <w:t xml:space="preserve">ng step was performed on </w:t>
        </w:r>
      </w:ins>
      <w:ins w:id="1703" w:author="Thomas Harter" w:date="2024-03-18T03:34:00Z">
        <w:r w:rsidR="003870B7">
          <w:t xml:space="preserve">hydrologic </w:t>
        </w:r>
      </w:ins>
      <w:ins w:id="1704" w:author="Claire Kouba" w:date="2024-03-12T21:19:00Z">
        <w:r>
          <w:t>metrics related to the timing of fall flow reconnection</w:t>
        </w:r>
      </w:ins>
      <w:ins w:id="1705" w:author="Thomas Harter" w:date="2024-03-18T03:34:00Z">
        <w:r w:rsidR="006F1F4C">
          <w:t xml:space="preserve"> and corresponding Brood Year cohort ecological response:</w:t>
        </w:r>
      </w:ins>
      <w:ins w:id="1706" w:author="Claire Kouba" w:date="2024-03-12T21:19:00Z">
        <w:del w:id="1707" w:author="Thomas Harter" w:date="2024-03-18T03:34:00Z">
          <w:r w:rsidDel="006F1F4C">
            <w:delText>.</w:delText>
          </w:r>
        </w:del>
        <w:r>
          <w:t xml:space="preserve"> </w:t>
        </w:r>
      </w:ins>
      <w:del w:id="1708" w:author="Claire Kouba" w:date="2024-03-12T18:30:00Z">
        <w:r w:rsidR="0080747B" w:rsidDel="004D0E63">
          <w:delText>Fall reconnection dates in a cohort’s Brood Year appear strongly correlated with coho spf (Figure 8), and previous work in the region has documented that fall flows are critical for salmon spawning (SRWC and RCD 2003). However, some flow thresholds may be less relevant to coho life stages than others, and the reconnection timing of proximate flow thresholds is somewhat correlated. It was therefore necessary to reduce the number of flow thresholds under consideration in the linear model selection process, in order to a) identify flow thresholds with the greatest impact on coho reproduction (to the extent possible with such a small dataset), and b) avoid the inclusion of redundant hydrologic information.</w:delText>
        </w:r>
      </w:del>
    </w:p>
    <w:p w14:paraId="0884A564" w14:textId="3D9A98C1" w:rsidR="00C26AC4" w:rsidRDefault="0080747B">
      <w:pPr>
        <w:pStyle w:val="BodyText"/>
      </w:pPr>
      <w:r>
        <w:t xml:space="preserve">Relationships between the Brood Year reconnection dates for six flow thresholds and </w:t>
      </w:r>
      <w:proofErr w:type="spellStart"/>
      <w:r>
        <w:t>coho</w:t>
      </w:r>
      <w:proofErr w:type="spellEnd"/>
      <w:r>
        <w:t xml:space="preserve"> </w:t>
      </w:r>
      <w:proofErr w:type="spellStart"/>
      <w:r>
        <w:t>spf</w:t>
      </w:r>
      <w:proofErr w:type="spellEnd"/>
      <w:r>
        <w:t xml:space="preserve"> are shown in Figure 9. The trends in slope value and R</w:t>
      </w:r>
      <w:r>
        <w:rPr>
          <w:vertAlign w:val="superscript"/>
        </w:rPr>
        <w:t>2</w:t>
      </w:r>
      <w:r>
        <w:t xml:space="preserve"> suggest that the date of crossing lower flow thresholds such as 10 and 15 </w:t>
      </w:r>
      <w:proofErr w:type="spellStart"/>
      <w:r>
        <w:t>cfs</w:t>
      </w:r>
      <w:proofErr w:type="spellEnd"/>
      <w:r>
        <w:t xml:space="preserve"> has greater biological significance than the date of crossing thresholds like 40 </w:t>
      </w:r>
      <w:proofErr w:type="spellStart"/>
      <w:r>
        <w:t>cfs</w:t>
      </w:r>
      <w:proofErr w:type="spellEnd"/>
      <w:r>
        <w:t xml:space="preserve">, with 20 </w:t>
      </w:r>
      <w:proofErr w:type="spellStart"/>
      <w:r>
        <w:t>cfs</w:t>
      </w:r>
      <w:proofErr w:type="spellEnd"/>
      <w:r>
        <w:t xml:space="preserve"> being somewhat intermediate. In the context of this watershed, it suggests that a Fort Jones gauge flowrate of 10 </w:t>
      </w:r>
      <w:proofErr w:type="spellStart"/>
      <w:r>
        <w:t>cfs</w:t>
      </w:r>
      <w:proofErr w:type="spellEnd"/>
      <w:r>
        <w:t xml:space="preserve"> is a critical threshold for coho passage into the mainstem Scott River</w:t>
      </w:r>
      <w:ins w:id="1709" w:author="Claire Kouba" w:date="2024-03-12T21:20:00Z">
        <w:r w:rsidR="004A632A">
          <w:t xml:space="preserve"> (although stakeholder feedback has suggested </w:t>
        </w:r>
      </w:ins>
      <w:ins w:id="1710" w:author="Claire Kouba" w:date="2024-03-12T21:21:00Z">
        <w:r w:rsidR="008A4C70">
          <w:t xml:space="preserve">that </w:t>
        </w:r>
      </w:ins>
      <w:ins w:id="1711" w:author="Claire Kouba" w:date="2024-03-12T21:20:00Z">
        <w:r w:rsidR="004A632A">
          <w:t xml:space="preserve">higher </w:t>
        </w:r>
      </w:ins>
      <w:ins w:id="1712" w:author="Claire Kouba" w:date="2024-03-12T21:23:00Z">
        <w:r w:rsidR="00E83BBC">
          <w:t>flowrates</w:t>
        </w:r>
      </w:ins>
      <w:ins w:id="1713" w:author="Claire Kouba" w:date="2024-03-12T21:21:00Z">
        <w:r w:rsidR="008A4C70">
          <w:t xml:space="preserve"> are</w:t>
        </w:r>
      </w:ins>
      <w:ins w:id="1714" w:author="Claire Kouba" w:date="2024-03-12T21:20:00Z">
        <w:r w:rsidR="004A632A">
          <w:t xml:space="preserve"> </w:t>
        </w:r>
      </w:ins>
      <w:ins w:id="1715" w:author="Claire Kouba" w:date="2024-03-12T21:23:00Z">
        <w:r w:rsidR="00E83BBC">
          <w:t xml:space="preserve">necessary </w:t>
        </w:r>
      </w:ins>
      <w:ins w:id="1716" w:author="Claire Kouba" w:date="2024-03-12T21:20:00Z">
        <w:r w:rsidR="004A632A">
          <w:t>for</w:t>
        </w:r>
      </w:ins>
      <w:ins w:id="1717" w:author="Claire Kouba" w:date="2024-03-12T21:23:00Z">
        <w:r w:rsidR="00E83BBC">
          <w:t xml:space="preserve"> spawning</w:t>
        </w:r>
      </w:ins>
      <w:ins w:id="1718" w:author="Claire Kouba" w:date="2024-03-12T21:20:00Z">
        <w:r w:rsidR="004A632A">
          <w:t xml:space="preserve"> </w:t>
        </w:r>
      </w:ins>
      <w:ins w:id="1719" w:author="Claire Kouba" w:date="2024-03-12T21:21:00Z">
        <w:r w:rsidR="004A632A">
          <w:t>coho salmon passage; see discussion below)</w:t>
        </w:r>
      </w:ins>
      <w:r>
        <w:t>.</w:t>
      </w:r>
    </w:p>
    <w:p w14:paraId="63C9A48C" w14:textId="0876B6F9" w:rsidR="00C26AC4" w:rsidRDefault="0080747B">
      <w:pPr>
        <w:pStyle w:val="BodyText"/>
        <w:rPr>
          <w:ins w:id="1720" w:author="Thomas Harter" w:date="2024-03-18T03:37:00Z"/>
        </w:rPr>
      </w:pPr>
      <w:r>
        <w:t xml:space="preserve">For Chinook, </w:t>
      </w:r>
      <w:ins w:id="1721" w:author="Claire Kouba" w:date="2024-03-12T21:21:00Z">
        <w:r w:rsidR="008A4C70">
          <w:t xml:space="preserve">conversely, </w:t>
        </w:r>
      </w:ins>
      <w:r>
        <w:t xml:space="preserve">no significant relationships were </w:t>
      </w:r>
      <w:del w:id="1722" w:author="Thomas Harter" w:date="2024-03-08T06:31:00Z">
        <w:r w:rsidDel="00987A64">
          <w:delText xml:space="preserve">calculated </w:delText>
        </w:r>
      </w:del>
      <w:ins w:id="1723" w:author="Thomas Harter" w:date="2024-03-08T06:31:00Z">
        <w:r w:rsidR="00987A64">
          <w:t xml:space="preserve">obtained </w:t>
        </w:r>
      </w:ins>
      <w:r>
        <w:t>between the three ecological observation types and the Brood Year reconnection dates (i.e., no R</w:t>
      </w:r>
      <w:r>
        <w:rPr>
          <w:vertAlign w:val="superscript"/>
        </w:rPr>
        <w:t>2</w:t>
      </w:r>
      <w:r>
        <w:t xml:space="preserve"> values exceeded 0.1).</w:t>
      </w:r>
    </w:p>
    <w:p w14:paraId="449DF531" w14:textId="14535522" w:rsidR="009E13DE" w:rsidRDefault="009E13DE" w:rsidP="009E13DE">
      <w:pPr>
        <w:pStyle w:val="BodyText"/>
        <w:rPr>
          <w:ins w:id="1724" w:author="Thomas Harter" w:date="2024-03-18T03:37:00Z"/>
        </w:rPr>
      </w:pPr>
      <w:ins w:id="1725" w:author="Thomas Harter" w:date="2024-03-18T03:37:00Z">
        <w:r>
          <w:t xml:space="preserve">It should be noted that for this metric, at very low threshold values like 8 and 10 </w:t>
        </w:r>
        <w:proofErr w:type="spellStart"/>
        <w:r>
          <w:t>cfs</w:t>
        </w:r>
        <w:proofErr w:type="spellEnd"/>
        <w:r>
          <w:t xml:space="preserve">, a data censoring problem emerges, as there are some years where the flow never drops below the threshold, so “reconnection” as flows rise above that threshold cannot occur. For these water years, the date of September 1st was selected as the “threshold crossing day”. This is considered to represent the earliest date that a spawning coho salmon would require spawning flows measurable at the Fort Jones gauge. Thus, in average and wet years (and, in the mid-20th century, most years) the distribution of values for this threshold-exceeding date for low flowrates would be heavily skewed to September 1st. This data processing </w:t>
        </w:r>
        <w:r>
          <w:lastRenderedPageBreak/>
          <w:t xml:space="preserve">method retains the information that the flow in a high-baseflow year may have served the spawning needs of the </w:t>
        </w:r>
        <w:r w:rsidR="002D6868">
          <w:t>salmon but</w:t>
        </w:r>
        <w:r>
          <w:t xml:space="preserve"> conveys no other information about flow timing.</w:t>
        </w:r>
      </w:ins>
    </w:p>
    <w:p w14:paraId="63BC0FE8" w14:textId="77777777" w:rsidR="009E13DE" w:rsidRDefault="009E13DE">
      <w:pPr>
        <w:pStyle w:val="BodyText"/>
      </w:pPr>
    </w:p>
    <w:p w14:paraId="49BA8A0B" w14:textId="77777777" w:rsidR="00C26AC4" w:rsidRDefault="0080747B">
      <w:pPr>
        <w:pStyle w:val="CaptionedFigure"/>
      </w:pPr>
      <w:r>
        <w:rPr>
          <w:noProof/>
        </w:rPr>
        <w:drawing>
          <wp:inline distT="0" distB="0" distL="0" distR="0" wp14:anchorId="2B6AB35B" wp14:editId="376F6E52">
            <wp:extent cx="5334000" cy="6096000"/>
            <wp:effectExtent l="0" t="0" r="0" b="0"/>
            <wp:docPr id="70" name="Picture" descr="Figure 9: Correlations between the ‘reconnection’ dates, or dates of fall flow rising above the designated flow threshold, for six flowrates. X-axis units are days after Aug. 31 of the coho salmon cohort Birth Year."/>
            <wp:cNvGraphicFramePr/>
            <a:graphic xmlns:a="http://schemas.openxmlformats.org/drawingml/2006/main">
              <a:graphicData uri="http://schemas.openxmlformats.org/drawingml/2006/picture">
                <pic:pic xmlns:pic="http://schemas.openxmlformats.org/drawingml/2006/picture">
                  <pic:nvPicPr>
                    <pic:cNvPr id="71" name="Picture" descr="Graphics%20and%20Supplements/Figure%208.png"/>
                    <pic:cNvPicPr>
                      <a:picLocks noChangeAspect="1" noChangeArrowheads="1"/>
                    </pic:cNvPicPr>
                  </pic:nvPicPr>
                  <pic:blipFill>
                    <a:blip r:embed="rId19"/>
                    <a:stretch>
                      <a:fillRect/>
                    </a:stretch>
                  </pic:blipFill>
                  <pic:spPr bwMode="auto">
                    <a:xfrm>
                      <a:off x="0" y="0"/>
                      <a:ext cx="5334000" cy="6096000"/>
                    </a:xfrm>
                    <a:prstGeom prst="rect">
                      <a:avLst/>
                    </a:prstGeom>
                    <a:noFill/>
                    <a:ln w="9525">
                      <a:noFill/>
                      <a:headEnd/>
                      <a:tailEnd/>
                    </a:ln>
                  </pic:spPr>
                </pic:pic>
              </a:graphicData>
            </a:graphic>
          </wp:inline>
        </w:drawing>
      </w:r>
    </w:p>
    <w:p w14:paraId="144E9327" w14:textId="77777777" w:rsidR="00C26AC4" w:rsidRDefault="0080747B">
      <w:pPr>
        <w:pStyle w:val="ImageCaption"/>
      </w:pPr>
      <w:r>
        <w:t>Figure 9: Correlations between the ‘reconnection’ dates, or dates of fall flow rising above the designated flow threshold, for six flowrates. X-axis units are days after Aug. 31 of the coho salmon cohort Birth Year.</w:t>
      </w:r>
    </w:p>
    <w:p w14:paraId="256FF9C4" w14:textId="1FD377F0" w:rsidR="00C26AC4" w:rsidRDefault="0080747B">
      <w:pPr>
        <w:pStyle w:val="BodyText"/>
        <w:rPr>
          <w:ins w:id="1726" w:author="Thomas Harter" w:date="2024-03-21T04:23:00Z"/>
        </w:rPr>
      </w:pPr>
      <w:r>
        <w:t xml:space="preserve">At reconnection dates for 100 </w:t>
      </w:r>
      <w:proofErr w:type="spellStart"/>
      <w:r>
        <w:t>cfs</w:t>
      </w:r>
      <w:proofErr w:type="spellEnd"/>
      <w:r>
        <w:t>, the R</w:t>
      </w:r>
      <w:r>
        <w:rPr>
          <w:vertAlign w:val="superscript"/>
        </w:rPr>
        <w:t>2</w:t>
      </w:r>
      <w:r>
        <w:t xml:space="preserve"> of the relationship is higher than at 40 </w:t>
      </w:r>
      <w:proofErr w:type="spellStart"/>
      <w:r>
        <w:t>cfs</w:t>
      </w:r>
      <w:proofErr w:type="spellEnd"/>
      <w:r>
        <w:t xml:space="preserve">. In previous monitoring, a Fort Jones gauge flowrate of </w:t>
      </w:r>
      <w:ins w:id="1727" w:author="Claire Kouba" w:date="2024-03-12T21:23:00Z">
        <w:r w:rsidR="00B727E0">
          <w:t xml:space="preserve">approximately </w:t>
        </w:r>
      </w:ins>
      <w:r>
        <w:t xml:space="preserve">100 </w:t>
      </w:r>
      <w:proofErr w:type="spellStart"/>
      <w:r>
        <w:t>cfs</w:t>
      </w:r>
      <w:proofErr w:type="spellEnd"/>
      <w:r>
        <w:t xml:space="preserve"> has corresponded with the reconnection of a key river reach impacted by mine tailings, </w:t>
      </w:r>
      <w:r>
        <w:lastRenderedPageBreak/>
        <w:t>allowing coho passage to favorable tributary stream habitat upstream of this reach (</w:t>
      </w:r>
      <w:r>
        <w:rPr>
          <w:i/>
          <w:iCs/>
        </w:rPr>
        <w:t>pers. comm.</w:t>
      </w:r>
      <w:r>
        <w:t xml:space="preserve">, </w:t>
      </w:r>
      <w:proofErr w:type="spellStart"/>
      <w:r>
        <w:t>Sommarstrom</w:t>
      </w:r>
      <w:proofErr w:type="spellEnd"/>
      <w:r>
        <w:t xml:space="preserve"> 2020). The relatively high R</w:t>
      </w:r>
      <w:r>
        <w:rPr>
          <w:vertAlign w:val="superscript"/>
        </w:rPr>
        <w:t>2</w:t>
      </w:r>
      <w:r>
        <w:t xml:space="preserve"> value between the 100 </w:t>
      </w:r>
      <w:proofErr w:type="spellStart"/>
      <w:r>
        <w:t>cfs</w:t>
      </w:r>
      <w:proofErr w:type="spellEnd"/>
      <w:r>
        <w:t xml:space="preserve"> Brood Year reconnection date and </w:t>
      </w:r>
      <w:proofErr w:type="spellStart"/>
      <w:r>
        <w:t>coho</w:t>
      </w:r>
      <w:proofErr w:type="spellEnd"/>
      <w:r>
        <w:t xml:space="preserve"> </w:t>
      </w:r>
      <w:proofErr w:type="spellStart"/>
      <w:r>
        <w:t>spf</w:t>
      </w:r>
      <w:proofErr w:type="spellEnd"/>
      <w:r>
        <w:t xml:space="preserve"> (0.434) suggests that earlier access to this additional habitat improves watershed-wide reproductive outcomes.</w:t>
      </w:r>
    </w:p>
    <w:p w14:paraId="1E414482" w14:textId="77777777" w:rsidR="00746D44" w:rsidRDefault="00746D44" w:rsidP="00746D44">
      <w:pPr>
        <w:pStyle w:val="BodyText"/>
        <w:rPr>
          <w:ins w:id="1728" w:author="Thomas Harter" w:date="2024-03-21T04:23:00Z"/>
        </w:rPr>
      </w:pPr>
      <w:ins w:id="1729" w:author="Thomas Harter" w:date="2024-03-21T04:23:00Z">
        <w:r>
          <w:t xml:space="preserve">Using only the two models with the highest </w:t>
        </w:r>
        <w:r>
          <w:rPr>
            <w:i/>
            <w:iCs/>
          </w:rPr>
          <w:t>R</w:t>
        </w:r>
        <w:r>
          <w:rPr>
            <w:i/>
            <w:iCs/>
            <w:vertAlign w:val="superscript"/>
          </w:rPr>
          <w:t>2</w:t>
        </w:r>
        <w:r>
          <w:t xml:space="preserve">, we narrowed the reconnection and disconnection date flow thresholds under consideration to 10 </w:t>
        </w:r>
        <w:proofErr w:type="spellStart"/>
        <w:r>
          <w:t>cfs</w:t>
        </w:r>
        <w:proofErr w:type="spellEnd"/>
        <w:r>
          <w:t xml:space="preserve"> and 100 </w:t>
        </w:r>
        <w:proofErr w:type="spellStart"/>
        <w:r>
          <w:t>cfs</w:t>
        </w:r>
        <w:proofErr w:type="spellEnd"/>
        <w:r>
          <w:t xml:space="preserve"> (Figure 9). This decision could be revisited if additional years of data become available and statistical measures change.</w:t>
        </w:r>
      </w:ins>
    </w:p>
    <w:p w14:paraId="087057DA" w14:textId="2BBBCE14" w:rsidR="00F05CCA" w:rsidDel="00F05CCA" w:rsidRDefault="00F05CCA">
      <w:pPr>
        <w:pStyle w:val="BodyText"/>
        <w:rPr>
          <w:del w:id="1730" w:author="Thomas Harter" w:date="2024-03-21T03:57:00Z"/>
        </w:rPr>
      </w:pPr>
    </w:p>
    <w:p w14:paraId="53CD8954" w14:textId="77E00448" w:rsidR="00C26AC4" w:rsidDel="009E13DE" w:rsidRDefault="0080747B">
      <w:pPr>
        <w:pStyle w:val="BodyText"/>
        <w:rPr>
          <w:del w:id="1731" w:author="Thomas Harter" w:date="2024-03-18T03:37:00Z"/>
        </w:rPr>
      </w:pPr>
      <w:del w:id="1732" w:author="Thomas Harter" w:date="2024-03-18T03:37:00Z">
        <w:r w:rsidDel="009E13DE">
          <w:delText xml:space="preserve">It should be noted that for this metric, at very low flows </w:delText>
        </w:r>
      </w:del>
      <w:ins w:id="1733" w:author="Claire Kouba" w:date="2024-03-12T21:24:00Z">
        <w:del w:id="1734" w:author="Thomas Harter" w:date="2024-03-18T03:37:00Z">
          <w:r w:rsidR="00B727E0" w:rsidDel="009E13DE">
            <w:delText xml:space="preserve">threshold values </w:delText>
          </w:r>
        </w:del>
      </w:ins>
      <w:del w:id="1735" w:author="Thomas Harter" w:date="2024-03-18T03:37:00Z">
        <w:r w:rsidDel="009E13DE">
          <w:delText>like 8 and 10 cfs, a data censoring problem emerges, as there are some years where the flow never drops below the threshold, so “reconnection” as flows rise above that threshold cannot occur. For these water years, the date of September 1st was selected as the “threshold crossing day”. This is considered to represent the earliest date that a spawning coho salmon would require spawning flows measurable at the Fort Jones gauge. Thus, in average and wet years (and, in the mid-20th century, most years) the distribution of values for this threshold-exceeding date for low flowrates would be heavily skewed to September 1st. This data processing method retains the information that the flow in a high-baseflow year may have served the spawning needs of the salmon, but conveys no other information about flow timing.</w:delText>
        </w:r>
      </w:del>
    </w:p>
    <w:p w14:paraId="0F1A2D0A" w14:textId="375FE3D8" w:rsidR="00C26AC4" w:rsidDel="00395A51" w:rsidRDefault="0080747B">
      <w:pPr>
        <w:pStyle w:val="BodyText"/>
        <w:rPr>
          <w:del w:id="1736" w:author="Thomas Harter" w:date="2024-03-21T04:18:00Z"/>
        </w:rPr>
      </w:pPr>
      <w:del w:id="1737" w:author="Thomas Harter" w:date="2024-03-18T03:38:00Z">
        <w:r w:rsidDel="000D7E34">
          <w:delText>Based on the trends shown in Figure 9</w:delText>
        </w:r>
      </w:del>
      <w:del w:id="1738" w:author="Thomas Harter" w:date="2024-03-21T04:18:00Z">
        <w:r w:rsidDel="00395A51">
          <w:delText>, we narrowed the reconnection and disconnection date flow thresholds under consideration to 10 cfs and 100 cfs. This decision could be revisited if additional years of data become available.</w:delText>
        </w:r>
      </w:del>
    </w:p>
    <w:p w14:paraId="6B904C60" w14:textId="77777777" w:rsidR="005A1050" w:rsidRDefault="005A1050" w:rsidP="005A1050">
      <w:pPr>
        <w:pStyle w:val="Heading2"/>
        <w:rPr>
          <w:moveTo w:id="1739" w:author="Thomas Harter" w:date="2024-03-21T06:40:00Z"/>
        </w:rPr>
      </w:pPr>
      <w:bookmarkStart w:id="1740" w:name="X9a84ac41dc4efb39c6d5091fb84b9521b8f3391"/>
      <w:bookmarkEnd w:id="1692"/>
      <w:moveToRangeStart w:id="1741" w:author="Thomas Harter" w:date="2024-03-21T06:40:00Z" w:name="move161895620"/>
      <w:moveTo w:id="1742" w:author="Thomas Harter" w:date="2024-03-21T06:40:00Z">
        <w:r>
          <w:rPr>
            <w:rStyle w:val="SectionNumber"/>
          </w:rPr>
          <w:t>4.3</w:t>
        </w:r>
        <w:r>
          <w:tab/>
          <w:t>Linear modeling</w:t>
        </w:r>
      </w:moveTo>
    </w:p>
    <w:moveToRangeEnd w:id="1741"/>
    <w:p w14:paraId="7A3EA415" w14:textId="49EB8669" w:rsidR="00C26AC4" w:rsidDel="005A1050" w:rsidRDefault="0080747B">
      <w:pPr>
        <w:pStyle w:val="Heading3"/>
        <w:rPr>
          <w:del w:id="1743" w:author="Thomas Harter" w:date="2024-03-21T06:40:00Z"/>
        </w:rPr>
      </w:pPr>
      <w:del w:id="1744" w:author="Thomas Harter" w:date="2024-03-21T06:40:00Z">
        <w:r w:rsidDel="005A1050">
          <w:rPr>
            <w:rStyle w:val="SectionNumber"/>
          </w:rPr>
          <w:delText>4.2.3</w:delText>
        </w:r>
        <w:r w:rsidDel="005A1050">
          <w:tab/>
          <w:delText>All possible linear models for Chinook and coho reproduction</w:delText>
        </w:r>
      </w:del>
    </w:p>
    <w:p w14:paraId="7F897A4C" w14:textId="1492175D" w:rsidR="00190DF9" w:rsidRDefault="0080747B" w:rsidP="00190DF9">
      <w:pPr>
        <w:pStyle w:val="FirstParagraph"/>
        <w:rPr>
          <w:ins w:id="1745" w:author="Thomas Harter" w:date="2024-03-21T04:21:00Z"/>
        </w:rPr>
      </w:pPr>
      <w:del w:id="1746" w:author="Thomas Harter" w:date="2024-03-21T04:16:00Z">
        <w:r w:rsidDel="00A622D3">
          <w:delText>As described in Methods, w</w:delText>
        </w:r>
      </w:del>
      <w:ins w:id="1747" w:author="Thomas Harter" w:date="2024-03-21T04:16:00Z">
        <w:r w:rsidR="00A622D3">
          <w:t>W</w:t>
        </w:r>
      </w:ins>
      <w:r>
        <w:t xml:space="preserve">e used all hydrologic predictors </w:t>
      </w:r>
      <w:del w:id="1748" w:author="Claire Kouba" w:date="2024-03-19T18:31:00Z">
        <w:r w:rsidDel="00026EC9">
          <w:delText xml:space="preserve">which passed the first selection filter </w:delText>
        </w:r>
      </w:del>
      <w:del w:id="1749" w:author="Claire Kouba" w:date="2024-03-12T18:41:00Z">
        <w:r w:rsidDel="00E32749">
          <w:delText xml:space="preserve">(based on correlation coefficients) </w:delText>
        </w:r>
      </w:del>
      <w:r>
        <w:t xml:space="preserve">to generate the set of all possible 1- and 2-predictor linear models of the relative reproduction for Chinook (Chinook </w:t>
      </w:r>
      <w:proofErr w:type="spellStart"/>
      <w:r>
        <w:t>jpa</w:t>
      </w:r>
      <w:proofErr w:type="spellEnd"/>
      <w:r>
        <w:t xml:space="preserve">) and </w:t>
      </w:r>
      <w:proofErr w:type="spellStart"/>
      <w:r>
        <w:t>coho</w:t>
      </w:r>
      <w:proofErr w:type="spellEnd"/>
      <w:r>
        <w:t xml:space="preserve"> (</w:t>
      </w:r>
      <w:proofErr w:type="spellStart"/>
      <w:r>
        <w:t>coho</w:t>
      </w:r>
      <w:proofErr w:type="spellEnd"/>
      <w:r>
        <w:t xml:space="preserve"> </w:t>
      </w:r>
      <w:proofErr w:type="spellStart"/>
      <w:r>
        <w:t>spf</w:t>
      </w:r>
      <w:proofErr w:type="spellEnd"/>
      <w:r>
        <w:t xml:space="preserve">) </w:t>
      </w:r>
      <w:commentRangeStart w:id="1750"/>
      <w:r>
        <w:t>salmon</w:t>
      </w:r>
      <w:commentRangeEnd w:id="1750"/>
      <w:r w:rsidR="000B0877">
        <w:rPr>
          <w:rStyle w:val="CommentReference"/>
        </w:rPr>
        <w:commentReference w:id="1750"/>
      </w:r>
      <w:r>
        <w:t xml:space="preserve">. </w:t>
      </w:r>
      <w:del w:id="1751" w:author="Thomas Harter" w:date="2024-03-21T04:21:00Z">
        <w:r w:rsidDel="00190DF9">
          <w:delText xml:space="preserve">Consistent with </w:delText>
        </w:r>
      </w:del>
      <w:del w:id="1752" w:author="Thomas Harter" w:date="2024-03-18T03:40:00Z">
        <w:r w:rsidDel="000878B6">
          <w:delText xml:space="preserve">other </w:delText>
        </w:r>
      </w:del>
      <w:del w:id="1753" w:author="Thomas Harter" w:date="2024-03-21T04:21:00Z">
        <w:r w:rsidDel="00190DF9">
          <w:delText xml:space="preserve">analyses </w:delText>
        </w:r>
      </w:del>
      <w:del w:id="1754" w:author="Thomas Harter" w:date="2024-03-18T03:39:00Z">
        <w:r w:rsidDel="0099744D">
          <w:delText>in this document</w:delText>
        </w:r>
      </w:del>
      <w:ins w:id="1755" w:author="Claire Kouba" w:date="2024-03-12T18:33:00Z">
        <w:del w:id="1756" w:author="Thomas Harter" w:date="2024-03-18T03:39:00Z">
          <w:r w:rsidR="004D0E63" w:rsidDel="0099744D">
            <w:delText xml:space="preserve"> </w:delText>
          </w:r>
        </w:del>
        <w:del w:id="1757" w:author="Thomas Harter" w:date="2024-03-21T04:21:00Z">
          <w:r w:rsidR="004D0E63" w:rsidDel="00190DF9">
            <w:delText>(Figure 8, Supplemental Figure 1)</w:delText>
          </w:r>
        </w:del>
      </w:ins>
      <w:del w:id="1758" w:author="Thomas Harter" w:date="2024-03-21T04:21:00Z">
        <w:r w:rsidDel="00190DF9">
          <w:delText>, relative reproduction in Chinook was less predictable than in coho, using the same set of hydrologic predictors (Figure 10)</w:delText>
        </w:r>
      </w:del>
      <w:ins w:id="1759" w:author="Claire Kouba" w:date="2024-03-12T18:36:00Z">
        <w:del w:id="1760" w:author="Thomas Harter" w:date="2024-03-21T04:21:00Z">
          <w:r w:rsidR="003566F4" w:rsidDel="00190DF9">
            <w:delText xml:space="preserve">: </w:delText>
          </w:r>
        </w:del>
      </w:ins>
      <w:ins w:id="1761" w:author="Claire Kouba" w:date="2024-03-12T18:37:00Z">
        <w:del w:id="1762" w:author="Thomas Harter" w:date="2024-03-21T04:21:00Z">
          <w:r w:rsidR="003566F4" w:rsidDel="00190DF9">
            <w:delText>for Chinook</w:delText>
          </w:r>
        </w:del>
      </w:ins>
      <w:ins w:id="1763" w:author="Claire Kouba" w:date="2024-03-12T18:39:00Z">
        <w:del w:id="1764" w:author="Thomas Harter" w:date="2024-03-21T04:21:00Z">
          <w:r w:rsidR="00E32749" w:rsidDel="00190DF9">
            <w:delText>,</w:delText>
          </w:r>
        </w:del>
      </w:ins>
      <w:ins w:id="1765" w:author="Claire Kouba" w:date="2024-03-12T18:37:00Z">
        <w:del w:id="1766" w:author="Thomas Harter" w:date="2024-03-21T04:21:00Z">
          <w:r w:rsidR="003566F4" w:rsidDel="00190DF9">
            <w:delText xml:space="preserve"> </w:delText>
          </w:r>
        </w:del>
      </w:ins>
      <w:ins w:id="1767" w:author="Claire Kouba" w:date="2024-03-12T21:29:00Z">
        <w:del w:id="1768" w:author="Thomas Harter" w:date="2024-03-21T04:21:00Z">
          <w:r w:rsidR="00E31D6B" w:rsidDel="00190DF9">
            <w:delText xml:space="preserve">maximum </w:delText>
          </w:r>
        </w:del>
      </w:ins>
      <w:ins w:id="1769" w:author="Claire Kouba" w:date="2024-03-12T18:36:00Z">
        <w:del w:id="1770" w:author="Thomas Harter" w:date="2024-03-21T04:21:00Z">
          <w:r w:rsidR="003566F4" w:rsidDel="00190DF9">
            <w:delText>R</w:delText>
          </w:r>
          <w:r w:rsidR="003566F4" w:rsidRPr="00B727E0" w:rsidDel="00190DF9">
            <w:rPr>
              <w:vertAlign w:val="superscript"/>
              <w:rPrChange w:id="1771" w:author="Claire Kouba" w:date="2024-03-12T21:26:00Z">
                <w:rPr/>
              </w:rPrChange>
            </w:rPr>
            <w:delText>2</w:delText>
          </w:r>
          <w:r w:rsidR="003566F4" w:rsidDel="00190DF9">
            <w:delText xml:space="preserve"> values </w:delText>
          </w:r>
        </w:del>
      </w:ins>
      <w:ins w:id="1772" w:author="Claire Kouba" w:date="2024-03-12T21:29:00Z">
        <w:del w:id="1773" w:author="Thomas Harter" w:date="2024-03-21T04:21:00Z">
          <w:r w:rsidR="00E31D6B" w:rsidDel="00190DF9">
            <w:delText xml:space="preserve">were </w:delText>
          </w:r>
        </w:del>
      </w:ins>
      <w:ins w:id="1774" w:author="Claire Kouba" w:date="2024-03-12T21:27:00Z">
        <w:del w:id="1775" w:author="Thomas Harter" w:date="2024-03-21T04:21:00Z">
          <w:r w:rsidR="00B727E0" w:rsidRPr="00E31D6B" w:rsidDel="00190DF9">
            <w:rPr>
              <w:highlight w:val="yellow"/>
              <w:rPrChange w:id="1776" w:author="Claire Kouba" w:date="2024-03-12T21:30:00Z">
                <w:rPr/>
              </w:rPrChange>
            </w:rPr>
            <w:delText>0.2</w:delText>
          </w:r>
        </w:del>
      </w:ins>
      <w:ins w:id="1777" w:author="Claire Kouba" w:date="2024-03-12T18:36:00Z">
        <w:del w:id="1778" w:author="Thomas Harter" w:date="2024-03-21T04:21:00Z">
          <w:r w:rsidR="003566F4" w:rsidDel="00190DF9">
            <w:delText xml:space="preserve"> </w:delText>
          </w:r>
        </w:del>
      </w:ins>
      <w:ins w:id="1779" w:author="Claire Kouba" w:date="2024-03-12T21:27:00Z">
        <w:del w:id="1780" w:author="Thomas Harter" w:date="2024-03-21T04:21:00Z">
          <w:r w:rsidR="00B727E0" w:rsidDel="00190DF9">
            <w:delText>and</w:delText>
          </w:r>
        </w:del>
      </w:ins>
      <w:ins w:id="1781" w:author="Claire Kouba" w:date="2024-03-12T18:37:00Z">
        <w:del w:id="1782" w:author="Thomas Harter" w:date="2024-03-21T04:21:00Z">
          <w:r w:rsidR="003566F4" w:rsidDel="00190DF9">
            <w:delText xml:space="preserve"> </w:delText>
          </w:r>
        </w:del>
      </w:ins>
      <w:ins w:id="1783" w:author="Claire Kouba" w:date="2024-03-12T21:27:00Z">
        <w:del w:id="1784" w:author="Thomas Harter" w:date="2024-03-21T04:21:00Z">
          <w:r w:rsidR="00E31D6B" w:rsidRPr="00E31D6B" w:rsidDel="00190DF9">
            <w:rPr>
              <w:highlight w:val="yellow"/>
              <w:rPrChange w:id="1785" w:author="Claire Kouba" w:date="2024-03-12T21:30:00Z">
                <w:rPr/>
              </w:rPrChange>
            </w:rPr>
            <w:delText>0.5</w:delText>
          </w:r>
        </w:del>
      </w:ins>
      <w:ins w:id="1786" w:author="Claire Kouba" w:date="2024-03-12T18:37:00Z">
        <w:del w:id="1787" w:author="Thomas Harter" w:date="2024-03-21T04:21:00Z">
          <w:r w:rsidR="003566F4" w:rsidDel="00190DF9">
            <w:delText xml:space="preserve"> for single- and two-predictor models, respectively, while for coho they </w:delText>
          </w:r>
        </w:del>
      </w:ins>
      <w:ins w:id="1788" w:author="Claire Kouba" w:date="2024-03-12T21:30:00Z">
        <w:del w:id="1789" w:author="Thomas Harter" w:date="2024-03-21T04:21:00Z">
          <w:r w:rsidR="00E31D6B" w:rsidDel="00190DF9">
            <w:delText>were</w:delText>
          </w:r>
        </w:del>
      </w:ins>
      <w:ins w:id="1790" w:author="Claire Kouba" w:date="2024-03-12T21:28:00Z">
        <w:del w:id="1791" w:author="Thomas Harter" w:date="2024-03-21T04:21:00Z">
          <w:r w:rsidR="00E31D6B" w:rsidDel="00190DF9">
            <w:delText xml:space="preserve"> </w:delText>
          </w:r>
          <w:r w:rsidR="00E31D6B" w:rsidRPr="00E31D6B" w:rsidDel="00190DF9">
            <w:rPr>
              <w:highlight w:val="yellow"/>
              <w:rPrChange w:id="1792" w:author="Claire Kouba" w:date="2024-03-12T21:30:00Z">
                <w:rPr/>
              </w:rPrChange>
            </w:rPr>
            <w:delText>0.5</w:delText>
          </w:r>
        </w:del>
      </w:ins>
      <w:ins w:id="1793" w:author="Claire Kouba" w:date="2024-03-12T18:37:00Z">
        <w:del w:id="1794" w:author="Thomas Harter" w:date="2024-03-21T04:21:00Z">
          <w:r w:rsidR="003566F4" w:rsidDel="00190DF9">
            <w:delText xml:space="preserve"> and </w:delText>
          </w:r>
        </w:del>
      </w:ins>
      <w:ins w:id="1795" w:author="Claire Kouba" w:date="2024-03-12T21:28:00Z">
        <w:del w:id="1796" w:author="Thomas Harter" w:date="2024-03-21T04:21:00Z">
          <w:r w:rsidR="00E31D6B" w:rsidRPr="00E31D6B" w:rsidDel="00190DF9">
            <w:rPr>
              <w:highlight w:val="yellow"/>
              <w:rPrChange w:id="1797" w:author="Claire Kouba" w:date="2024-03-12T21:30:00Z">
                <w:rPr/>
              </w:rPrChange>
            </w:rPr>
            <w:delText>0.9</w:delText>
          </w:r>
        </w:del>
      </w:ins>
      <w:ins w:id="1798" w:author="Claire Kouba" w:date="2024-03-12T18:38:00Z">
        <w:del w:id="1799" w:author="Thomas Harter" w:date="2024-03-21T04:21:00Z">
          <w:r w:rsidR="003566F4" w:rsidDel="00190DF9">
            <w:delText xml:space="preserve"> (Figure 10)</w:delText>
          </w:r>
        </w:del>
      </w:ins>
      <w:del w:id="1800" w:author="Thomas Harter" w:date="2024-03-21T04:21:00Z">
        <w:r w:rsidDel="00190DF9">
          <w:delText xml:space="preserve">. </w:delText>
        </w:r>
      </w:del>
      <w:ins w:id="1801" w:author="Thomas Harter" w:date="2024-03-21T04:21:00Z">
        <w:r w:rsidR="00190DF9">
          <w:t xml:space="preserve"> One-predictor models performed categorically worse than two-predictor models (</w:t>
        </w:r>
      </w:ins>
      <w:ins w:id="1802" w:author="Thomas Harter" w:date="2024-03-21T04:25:00Z">
        <w:r w:rsidR="001B3671">
          <w:t>Figure 8, Supplemental Figure 1</w:t>
        </w:r>
      </w:ins>
      <w:ins w:id="1803" w:author="Thomas Harter" w:date="2024-03-21T04:21:00Z">
        <w:r w:rsidR="00190DF9">
          <w:t>)</w:t>
        </w:r>
      </w:ins>
      <w:ins w:id="1804" w:author="Thomas Harter" w:date="2024-03-21T04:26:00Z">
        <w:r w:rsidR="00FC59B2">
          <w:rPr>
            <w:rStyle w:val="CommentReference"/>
          </w:rPr>
          <w:commentReference w:id="1805"/>
        </w:r>
      </w:ins>
      <w:ins w:id="1806" w:author="Thomas Harter" w:date="2024-03-21T04:21:00Z">
        <w:r w:rsidR="00190DF9">
          <w:t>. This is an expected outcome and likely reflects some overf</w:t>
        </w:r>
        <w:commentRangeStart w:id="1807"/>
        <w:r w:rsidR="00190DF9">
          <w:t>itting</w:t>
        </w:r>
        <w:commentRangeEnd w:id="1807"/>
        <w:r w:rsidR="00190DF9">
          <w:rPr>
            <w:rStyle w:val="CommentReference"/>
          </w:rPr>
          <w:commentReference w:id="1807"/>
        </w:r>
        <w:r w:rsidR="00190DF9">
          <w:t>. Diagnostics for all linear models are included in Supplemental Tables 3 and 4.</w:t>
        </w:r>
        <w:commentRangeStart w:id="1805"/>
        <w:commentRangeEnd w:id="1805"/>
      </w:ins>
    </w:p>
    <w:p w14:paraId="30CD2FFF" w14:textId="77777777" w:rsidR="00CB3091" w:rsidRDefault="00CB3091" w:rsidP="00780D15">
      <w:pPr>
        <w:pStyle w:val="FirstParagraph"/>
        <w:rPr>
          <w:ins w:id="1808" w:author="Thomas Harter" w:date="2024-03-21T06:40:00Z"/>
        </w:rPr>
      </w:pPr>
      <w:ins w:id="1809" w:author="Thomas Harter" w:date="2024-03-21T06:40:00Z">
        <w:r>
          <w:t xml:space="preserve">Coho reproduction rates appear to be correlated with some hydrologic metrics, based on the hydrologic conditions and coho observations in brood years </w:t>
        </w:r>
        <w:commentRangeStart w:id="1810"/>
        <w:r>
          <w:t xml:space="preserve">2004 – 2019, corresponding to water years 2007-2020 </w:t>
        </w:r>
        <w:commentRangeEnd w:id="1810"/>
        <w:r>
          <w:rPr>
            <w:rStyle w:val="CommentReference"/>
          </w:rPr>
          <w:commentReference w:id="1810"/>
        </w:r>
        <w:commentRangeStart w:id="1811"/>
        <w:r>
          <w:t>(though these linear models should not be overinterpreted, given the small sample size)</w:t>
        </w:r>
        <w:commentRangeEnd w:id="1811"/>
        <w:r>
          <w:rPr>
            <w:rStyle w:val="CommentReference"/>
          </w:rPr>
          <w:commentReference w:id="1811"/>
        </w:r>
        <w:r>
          <w:t xml:space="preserve">. The four best one-predictor models and six </w:t>
        </w:r>
        <w:r>
          <w:lastRenderedPageBreak/>
          <w:t xml:space="preserve">of the best two-predictor models are shown in Table 2. For coho, because the predictor BY_recon_10 (Brood Year reconnection date, 10 </w:t>
        </w:r>
        <w:proofErr w:type="spellStart"/>
        <w:r>
          <w:t>cfs</w:t>
        </w:r>
        <w:proofErr w:type="spellEnd"/>
        <w:r>
          <w:t>) performed so much better than all other metrics in the one-predictor model set, all two-predictor models evaluated included that predictor.</w:t>
        </w:r>
      </w:ins>
    </w:p>
    <w:p w14:paraId="6B0F8912" w14:textId="78B7733F" w:rsidR="00780D15" w:rsidRDefault="00780D15" w:rsidP="00780D15">
      <w:pPr>
        <w:pStyle w:val="FirstParagraph"/>
        <w:rPr>
          <w:ins w:id="1812" w:author="Thomas Harter" w:date="2024-03-21T04:21:00Z"/>
        </w:rPr>
      </w:pPr>
      <w:ins w:id="1813" w:author="Thomas Harter" w:date="2024-03-21T04:22:00Z">
        <w:r>
          <w:t>R</w:t>
        </w:r>
      </w:ins>
      <w:ins w:id="1814" w:author="Thomas Harter" w:date="2024-03-21T04:21:00Z">
        <w:r>
          <w:t>elative reproduction in Chinook was less predictable than in coho, using the same set of hydrologic predictors: for Chinook, maximum R</w:t>
        </w:r>
        <w:r w:rsidRPr="00A53D5F">
          <w:rPr>
            <w:vertAlign w:val="superscript"/>
          </w:rPr>
          <w:t>2</w:t>
        </w:r>
        <w:r>
          <w:t xml:space="preserve"> values were </w:t>
        </w:r>
        <w:r w:rsidRPr="00A53D5F">
          <w:rPr>
            <w:highlight w:val="yellow"/>
          </w:rPr>
          <w:t>0.2</w:t>
        </w:r>
        <w:r>
          <w:t xml:space="preserve"> and </w:t>
        </w:r>
        <w:r w:rsidRPr="00A53D5F">
          <w:rPr>
            <w:highlight w:val="yellow"/>
          </w:rPr>
          <w:t>0.5</w:t>
        </w:r>
        <w:r>
          <w:t xml:space="preserve"> for single- and two-predictor models, respectively, while for coho they were </w:t>
        </w:r>
        <w:r w:rsidRPr="00A53D5F">
          <w:rPr>
            <w:highlight w:val="yellow"/>
          </w:rPr>
          <w:t>0.5</w:t>
        </w:r>
        <w:r>
          <w:t xml:space="preserve"> and </w:t>
        </w:r>
        <w:r w:rsidRPr="00A53D5F">
          <w:rPr>
            <w:highlight w:val="yellow"/>
          </w:rPr>
          <w:t>0.9</w:t>
        </w:r>
        <w:r>
          <w:t xml:space="preserve"> (Figure 10). </w:t>
        </w:r>
      </w:ins>
    </w:p>
    <w:p w14:paraId="5029B675" w14:textId="4709E57D" w:rsidR="00C26AC4" w:rsidRDefault="0080747B">
      <w:pPr>
        <w:pStyle w:val="FirstParagraph"/>
      </w:pPr>
      <w:del w:id="1815" w:author="Thomas Harter" w:date="2024-03-21T04:24:00Z">
        <w:r w:rsidDel="00B345C4">
          <w:delText>Based on this result, the remaining analysis (predicting salmon outcomes using hydrologic metrics)</w:delText>
        </w:r>
      </w:del>
      <w:ins w:id="1816" w:author="Thomas Harter" w:date="2024-03-21T04:24:00Z">
        <w:r w:rsidR="00B345C4">
          <w:t>Given the limited strength of the Chinook data, the development of the HB function</w:t>
        </w:r>
      </w:ins>
      <w:r>
        <w:t xml:space="preserve"> was conducted only for coho salmon.</w:t>
      </w:r>
    </w:p>
    <w:p w14:paraId="6B499805" w14:textId="77777777" w:rsidR="00C26AC4" w:rsidRDefault="0080747B">
      <w:pPr>
        <w:pStyle w:val="CaptionedFigure"/>
      </w:pPr>
      <w:r>
        <w:rPr>
          <w:noProof/>
        </w:rPr>
        <w:drawing>
          <wp:inline distT="0" distB="0" distL="0" distR="0" wp14:anchorId="48E80579" wp14:editId="0826C9F4">
            <wp:extent cx="5334000" cy="4572000"/>
            <wp:effectExtent l="0" t="0" r="0" b="0"/>
            <wp:docPr id="74" name="Picture" descr="Figure 10: The adjusted R square and P values of all possible linear models (1- and 2-predictors) for Chinook and coho relative reproduction, using metrics identified in the first pass filter step."/>
            <wp:cNvGraphicFramePr/>
            <a:graphic xmlns:a="http://schemas.openxmlformats.org/drawingml/2006/main">
              <a:graphicData uri="http://schemas.openxmlformats.org/drawingml/2006/picture">
                <pic:pic xmlns:pic="http://schemas.openxmlformats.org/drawingml/2006/picture">
                  <pic:nvPicPr>
                    <pic:cNvPr id="75" name="Picture" descr="Graphics%20and%20Supplements/Figure%209.png"/>
                    <pic:cNvPicPr>
                      <a:picLocks noChangeAspect="1" noChangeArrowheads="1"/>
                    </pic:cNvPicPr>
                  </pic:nvPicPr>
                  <pic:blipFill>
                    <a:blip r:embed="rId20"/>
                    <a:stretch>
                      <a:fillRect/>
                    </a:stretch>
                  </pic:blipFill>
                  <pic:spPr bwMode="auto">
                    <a:xfrm>
                      <a:off x="0" y="0"/>
                      <a:ext cx="5334000" cy="4572000"/>
                    </a:xfrm>
                    <a:prstGeom prst="rect">
                      <a:avLst/>
                    </a:prstGeom>
                    <a:noFill/>
                    <a:ln w="9525">
                      <a:noFill/>
                      <a:headEnd/>
                      <a:tailEnd/>
                    </a:ln>
                  </pic:spPr>
                </pic:pic>
              </a:graphicData>
            </a:graphic>
          </wp:inline>
        </w:drawing>
      </w:r>
    </w:p>
    <w:p w14:paraId="0159D8C7" w14:textId="60AFD5C2" w:rsidR="00C26AC4" w:rsidRDefault="0080747B">
      <w:pPr>
        <w:pStyle w:val="ImageCaption"/>
      </w:pPr>
      <w:r>
        <w:t xml:space="preserve">Figure 10: The adjusted R square and P values of all possible linear models (1- and 2-predictors) for Chinook and coho relative reproduction, using </w:t>
      </w:r>
      <w:ins w:id="1817" w:author="Claire Kouba" w:date="2024-03-19T18:31:00Z">
        <w:r w:rsidR="00026EC9">
          <w:t xml:space="preserve">all hydrologic </w:t>
        </w:r>
      </w:ins>
      <w:r>
        <w:t xml:space="preserve">metrics </w:t>
      </w:r>
      <w:del w:id="1818" w:author="Claire Kouba" w:date="2024-03-19T18:31:00Z">
        <w:r w:rsidDel="00026EC9">
          <w:delText>identified in the first pass filter step</w:delText>
        </w:r>
      </w:del>
      <w:ins w:id="1819" w:author="Claire Kouba" w:date="2024-03-19T18:31:00Z">
        <w:r w:rsidR="00026EC9">
          <w:t>described above</w:t>
        </w:r>
      </w:ins>
      <w:r>
        <w:t>.</w:t>
      </w:r>
    </w:p>
    <w:p w14:paraId="2F4D7AA4" w14:textId="1FBA9EC9" w:rsidR="00E31D6B" w:rsidDel="005A1050" w:rsidRDefault="0080747B">
      <w:pPr>
        <w:pStyle w:val="Heading2"/>
        <w:rPr>
          <w:ins w:id="1820" w:author="Claire Kouba" w:date="2024-03-12T21:34:00Z"/>
          <w:moveFrom w:id="1821" w:author="Thomas Harter" w:date="2024-03-21T06:40:00Z"/>
        </w:rPr>
      </w:pPr>
      <w:bookmarkStart w:id="1822" w:name="linear-model-predictions"/>
      <w:bookmarkEnd w:id="1598"/>
      <w:bookmarkEnd w:id="1740"/>
      <w:moveFromRangeStart w:id="1823" w:author="Thomas Harter" w:date="2024-03-21T06:40:00Z" w:name="move161895620"/>
      <w:moveFrom w:id="1824" w:author="Thomas Harter" w:date="2024-03-21T06:40:00Z">
        <w:r w:rsidDel="005A1050">
          <w:rPr>
            <w:rStyle w:val="SectionNumber"/>
          </w:rPr>
          <w:t>4.3</w:t>
        </w:r>
        <w:r w:rsidDel="005A1050">
          <w:tab/>
          <w:t>Linear model</w:t>
        </w:r>
        <w:ins w:id="1825" w:author="Claire Kouba" w:date="2024-03-12T21:31:00Z">
          <w:r w:rsidR="00E31D6B" w:rsidDel="005A1050">
            <w:t>ing</w:t>
          </w:r>
        </w:ins>
      </w:moveFrom>
    </w:p>
    <w:moveFromRangeEnd w:id="1823"/>
    <w:p w14:paraId="5F93FF32" w14:textId="6FDE4453" w:rsidR="00E31D6B" w:rsidRPr="00431C42" w:rsidRDefault="00E31D6B">
      <w:pPr>
        <w:pStyle w:val="BodyText"/>
        <w:rPr>
          <w:ins w:id="1826" w:author="Claire Kouba" w:date="2024-03-12T21:31:00Z"/>
        </w:rPr>
        <w:pPrChange w:id="1827" w:author="Claire Kouba" w:date="2024-03-12T21:34:00Z">
          <w:pPr>
            <w:pStyle w:val="Heading2"/>
          </w:pPr>
        </w:pPrChange>
      </w:pPr>
      <w:ins w:id="1828" w:author="Claire Kouba" w:date="2024-03-12T21:34:00Z">
        <w:del w:id="1829" w:author="Thomas Harter" w:date="2024-03-21T06:40:00Z">
          <w:r w:rsidDel="00CB3091">
            <w:delText xml:space="preserve">Coho reproduction rates appear to be correlated with some hydrologic metrics, based on the hydrologic conditions and coho observations in </w:delText>
          </w:r>
          <w:commentRangeStart w:id="1830"/>
          <w:r w:rsidDel="00CB3091">
            <w:delText xml:space="preserve">water years 2007-2020 </w:delText>
          </w:r>
        </w:del>
      </w:ins>
      <w:commentRangeEnd w:id="1830"/>
      <w:del w:id="1831" w:author="Thomas Harter" w:date="2024-03-21T06:40:00Z">
        <w:r w:rsidR="004C0234" w:rsidDel="00CB3091">
          <w:rPr>
            <w:rStyle w:val="CommentReference"/>
          </w:rPr>
          <w:commentReference w:id="1830"/>
        </w:r>
      </w:del>
      <w:commentRangeStart w:id="1832"/>
      <w:ins w:id="1833" w:author="Claire Kouba" w:date="2024-03-12T21:34:00Z">
        <w:del w:id="1834" w:author="Thomas Harter" w:date="2024-03-21T06:40:00Z">
          <w:r w:rsidDel="00CB3091">
            <w:delText xml:space="preserve">(though these </w:delText>
          </w:r>
          <w:r w:rsidDel="00CB3091">
            <w:lastRenderedPageBreak/>
            <w:delText>linear models should not be overinterpreted, given the small sample size)</w:delText>
          </w:r>
        </w:del>
      </w:ins>
      <w:commentRangeEnd w:id="1832"/>
      <w:del w:id="1835" w:author="Thomas Harter" w:date="2024-03-21T06:40:00Z">
        <w:r w:rsidR="000945FD" w:rsidDel="00CB3091">
          <w:rPr>
            <w:rStyle w:val="CommentReference"/>
          </w:rPr>
          <w:commentReference w:id="1832"/>
        </w:r>
      </w:del>
      <w:ins w:id="1836" w:author="Claire Kouba" w:date="2024-03-12T21:34:00Z">
        <w:del w:id="1837" w:author="Thomas Harter" w:date="2024-03-21T06:40:00Z">
          <w:r w:rsidDel="00CB3091">
            <w:delText>. The four best one-predictor models and six of the best two-predictor models are shown in Table 2. For coho, because the predictor BY_recon_10 (Brood Year reconnection date, 10 cfs) performed so much better than all other metrics in the one-predictor model set, all two-predictor models evaluated included that predictor.</w:delText>
          </w:r>
        </w:del>
      </w:ins>
    </w:p>
    <w:p w14:paraId="6EDDFF91" w14:textId="491665A9" w:rsidR="00C26AC4" w:rsidRDefault="00E31D6B">
      <w:pPr>
        <w:pStyle w:val="Heading3"/>
        <w:pPrChange w:id="1838" w:author="Claire Kouba" w:date="2024-03-12T21:31:00Z">
          <w:pPr>
            <w:pStyle w:val="Heading2"/>
          </w:pPr>
        </w:pPrChange>
      </w:pPr>
      <w:ins w:id="1839" w:author="Claire Kouba" w:date="2024-03-12T21:31:00Z">
        <w:r>
          <w:t>4.3.1</w:t>
        </w:r>
      </w:ins>
      <w:r w:rsidR="0080747B">
        <w:t xml:space="preserve"> </w:t>
      </w:r>
      <w:ins w:id="1840" w:author="Claire Kouba" w:date="2024-03-12T21:31:00Z">
        <w:r>
          <w:t xml:space="preserve">Model </w:t>
        </w:r>
      </w:ins>
      <w:ins w:id="1841" w:author="Claire Kouba" w:date="2024-03-12T20:31:00Z">
        <w:r w:rsidR="00716F5E">
          <w:t>selectio</w:t>
        </w:r>
      </w:ins>
      <w:ins w:id="1842" w:author="Claire Kouba" w:date="2024-03-12T21:32:00Z">
        <w:r>
          <w:t>n</w:t>
        </w:r>
      </w:ins>
      <w:ins w:id="1843" w:author="Claire Kouba" w:date="2024-03-12T21:33:00Z">
        <w:r>
          <w:t xml:space="preserve"> crit</w:t>
        </w:r>
      </w:ins>
      <w:ins w:id="1844" w:author="Claire Kouba" w:date="2024-03-12T21:34:00Z">
        <w:r>
          <w:t>eria</w:t>
        </w:r>
      </w:ins>
      <w:del w:id="1845" w:author="Claire Kouba" w:date="2024-03-12T21:32:00Z">
        <w:r w:rsidR="0080747B" w:rsidDel="00E31D6B">
          <w:delText>predictions</w:delText>
        </w:r>
      </w:del>
    </w:p>
    <w:p w14:paraId="1B58BFB3" w14:textId="2826FE9B" w:rsidR="00716F5E" w:rsidRDefault="006016D0" w:rsidP="00716F5E">
      <w:pPr>
        <w:pStyle w:val="BodyText"/>
        <w:rPr>
          <w:ins w:id="1846" w:author="Claire Kouba" w:date="2024-03-12T20:29:00Z"/>
        </w:rPr>
      </w:pPr>
      <w:moveToRangeStart w:id="1847" w:author="Claire Kouba" w:date="2024-03-12T20:32:00Z" w:name="move161167950"/>
      <w:moveTo w:id="1848" w:author="Claire Kouba" w:date="2024-03-12T20:32:00Z">
        <w:del w:id="1849" w:author="Claire Kouba" w:date="2024-03-12T21:34:00Z">
          <w:r w:rsidDel="00E31D6B">
            <w:delText xml:space="preserve">Coho reproduction rates appear to be correlated with some hydrologic metrics, based on the hydrologic conditions and coho observations in water years 2007-2020 (though these linear models should not be overinterpreted, given the small sample size). </w:delText>
          </w:r>
        </w:del>
      </w:moveTo>
      <w:moveToRangeEnd w:id="1847"/>
      <w:ins w:id="1850" w:author="Claire Kouba" w:date="2024-03-12T20:29:00Z">
        <w:r w:rsidR="00716F5E">
          <w:t>The minimum performance criteria used to select the final set of best models were: adjusted R</w:t>
        </w:r>
        <w:r w:rsidR="00716F5E">
          <w:rPr>
            <w:vertAlign w:val="superscript"/>
          </w:rPr>
          <w:t>2</w:t>
        </w:r>
        <w:r w:rsidR="00716F5E">
          <w:t xml:space="preserve"> value of &gt;0.6, a p-value of &lt;0.2, an F-statistic of more than 10, and a LOOCV value of less than 747 (i.e., the LOOCV value of the best one-predictor model). The predictors and coefficients of the three models which met these criteria (lm2a, lm2b, and lm2c) are shown in Table 4.</w:t>
        </w:r>
      </w:ins>
    </w:p>
    <w:p w14:paraId="7BAF9E4C" w14:textId="533F6BBB" w:rsidR="00716F5E" w:rsidRDefault="00716F5E" w:rsidP="00716F5E">
      <w:pPr>
        <w:pStyle w:val="BodyText"/>
        <w:rPr>
          <w:ins w:id="1851" w:author="Claire Kouba" w:date="2024-03-12T20:27:00Z"/>
        </w:rPr>
      </w:pPr>
      <w:ins w:id="1852" w:author="Claire Kouba" w:date="2024-03-12T20:29:00Z">
        <w:r>
          <w:t>These criteria were selected using professional judgment based on the features of the available models, and the diversity of predictors in the resulting ensemble model. For example, the selection of a p-value criteria of &lt;0.2 allowed the inclusion of lm2c (Table 2), with a p-value of 0.18, but excluded lm2d, with a p-value of 0.64. The authors felt that this was a reasonable cutoff in statistical significance for such a small sample size of observed response variable. Additionally, the three models that met these criteria incorporate information from the end of a dry season (BY_recon_10 and 100), the onset of the wet season (</w:t>
        </w:r>
        <w:proofErr w:type="spellStart"/>
        <w:r>
          <w:t>RY_Wet_Tim</w:t>
        </w:r>
        <w:proofErr w:type="spellEnd"/>
        <w:r>
          <w:t>), and the wet season duration (</w:t>
        </w:r>
        <w:proofErr w:type="spellStart"/>
        <w:r>
          <w:t>Wet_BFL_Dur</w:t>
        </w:r>
        <w:proofErr w:type="spellEnd"/>
        <w:r>
          <w:t>), which supports the professional judgment of the authors that the degree of hydro-ecological services provided each water year should be evaluated using information from multiple seasons.</w:t>
        </w:r>
      </w:ins>
    </w:p>
    <w:p w14:paraId="78B37B19" w14:textId="568C8FDA" w:rsidR="00E31D6B" w:rsidRDefault="00E31D6B">
      <w:pPr>
        <w:pStyle w:val="Heading3"/>
        <w:rPr>
          <w:ins w:id="1853" w:author="Claire Kouba" w:date="2024-03-12T21:32:00Z"/>
        </w:rPr>
        <w:pPrChange w:id="1854" w:author="Claire Kouba" w:date="2024-03-12T21:32:00Z">
          <w:pPr>
            <w:pStyle w:val="FirstParagraph"/>
          </w:pPr>
        </w:pPrChange>
      </w:pPr>
      <w:ins w:id="1855" w:author="Claire Kouba" w:date="2024-03-12T21:32:00Z">
        <w:r>
          <w:t xml:space="preserve">4.3.2 </w:t>
        </w:r>
      </w:ins>
      <w:ins w:id="1856" w:author="Claire Kouba" w:date="2024-03-12T21:33:00Z">
        <w:r>
          <w:t>Hydrologic predictors and model structure</w:t>
        </w:r>
      </w:ins>
    </w:p>
    <w:p w14:paraId="024E42E2" w14:textId="5C3858CC" w:rsidR="00E32749" w:rsidRPr="00E32749" w:rsidRDefault="0080747B" w:rsidP="00E32749">
      <w:pPr>
        <w:pStyle w:val="FirstParagraph"/>
      </w:pPr>
      <w:moveFromRangeStart w:id="1857" w:author="Claire Kouba" w:date="2024-03-12T20:32:00Z" w:name="move161167950"/>
      <w:moveFrom w:id="1858" w:author="Claire Kouba" w:date="2024-03-12T20:32:00Z">
        <w:r w:rsidDel="006016D0">
          <w:t xml:space="preserve">Coho reproduction rates appear to be correlated with some hydrologic metrics, based on the hydrologic conditions and coho observations in water years 2007-2020 (though these linear models should not be overinterpreted, given the small sample size). </w:t>
        </w:r>
      </w:moveFrom>
      <w:moveFromRangeEnd w:id="1857"/>
      <w:r>
        <w:t xml:space="preserve">The best single-predictor models (Brood Year reconnection dates for 10 and 100 </w:t>
      </w:r>
      <w:proofErr w:type="spellStart"/>
      <w:r>
        <w:t>cfs</w:t>
      </w:r>
      <w:proofErr w:type="spellEnd"/>
      <w:r>
        <w:t>, or BY_recon_10 and BY_recon_100) are both related to the timing of rising fall flows in the Brood Year of each salmon cohort (Table 2).</w:t>
      </w:r>
    </w:p>
    <w:p w14:paraId="4C103677" w14:textId="2FA73236" w:rsidR="00C26AC4" w:rsidRDefault="0080747B">
      <w:pPr>
        <w:pStyle w:val="BodyText"/>
      </w:pPr>
      <w:r>
        <w:t xml:space="preserve">The predictor </w:t>
      </w:r>
      <w:proofErr w:type="spellStart"/>
      <w:r>
        <w:t>BY_FA_Mag</w:t>
      </w:r>
      <w:proofErr w:type="spellEnd"/>
      <w:r>
        <w:t xml:space="preserve">, or the magnitude of the Brood Year fall pulse, was also highly correlated with </w:t>
      </w:r>
      <w:proofErr w:type="spellStart"/>
      <w:r>
        <w:t>coho</w:t>
      </w:r>
      <w:proofErr w:type="spellEnd"/>
      <w:r>
        <w:t xml:space="preserve"> </w:t>
      </w:r>
      <w:proofErr w:type="spellStart"/>
      <w:r>
        <w:t>spf</w:t>
      </w:r>
      <w:proofErr w:type="spellEnd"/>
      <w:r>
        <w:t xml:space="preserve"> (Figure 8). However, because a distinct fall pulse does not occur every year, including it would </w:t>
      </w:r>
      <w:ins w:id="1859" w:author="Thomas Harter" w:date="2024-03-21T06:55:00Z">
        <w:r w:rsidR="004E2EFB">
          <w:t xml:space="preserve">have </w:t>
        </w:r>
      </w:ins>
      <w:r>
        <w:t xml:space="preserve">reduced the sample size to an unacceptable level (i.e., a total of </w:t>
      </w:r>
      <w:ins w:id="1860" w:author="Thomas Harter" w:date="2024-03-21T06:55:00Z">
        <w:r w:rsidR="00BA6B2A">
          <w:t xml:space="preserve">only </w:t>
        </w:r>
      </w:ins>
      <w:r>
        <w:t xml:space="preserve">six water years with a complete set of predictors and response observations). Because of this sample size limitation, and because some of the information about this pulse was carried in the reconnection date metric, </w:t>
      </w:r>
      <w:proofErr w:type="spellStart"/>
      <w:ins w:id="1861" w:author="Thomas Harter" w:date="2024-03-21T06:55:00Z">
        <w:r w:rsidR="00BA6B2A">
          <w:t>BY_</w:t>
        </w:r>
      </w:ins>
      <w:r>
        <w:t>FA_Mag</w:t>
      </w:r>
      <w:proofErr w:type="spellEnd"/>
      <w:r>
        <w:t xml:space="preserve"> was excluded from the set of potential predictors.</w:t>
      </w:r>
    </w:p>
    <w:p w14:paraId="25064966" w14:textId="63731D13" w:rsidR="00C26AC4" w:rsidRDefault="0080747B">
      <w:pPr>
        <w:pStyle w:val="BodyText"/>
      </w:pPr>
      <w:r>
        <w:t>The addition of a second predictor clearly improves model performance in terms of predictive power and test error. This is evident in the greater abundance of 2-predictor models with higher R</w:t>
      </w:r>
      <w:r>
        <w:rPr>
          <w:vertAlign w:val="superscript"/>
        </w:rPr>
        <w:t>2</w:t>
      </w:r>
      <w:r>
        <w:t xml:space="preserve"> and lower p-values (Figure 10), as well as in the increased R</w:t>
      </w:r>
      <w:r>
        <w:rPr>
          <w:vertAlign w:val="superscript"/>
        </w:rPr>
        <w:t>2</w:t>
      </w:r>
      <w:r>
        <w:t xml:space="preserve"> values, reduced </w:t>
      </w:r>
      <w:proofErr w:type="spellStart"/>
      <w:r>
        <w:t>AIC</w:t>
      </w:r>
      <w:r>
        <w:rPr>
          <w:vertAlign w:val="subscript"/>
        </w:rPr>
        <w:t>c</w:t>
      </w:r>
      <w:proofErr w:type="spellEnd"/>
      <w:r>
        <w:t xml:space="preserve"> values, and reduced average error when comparing models lm2a and lm2b </w:t>
      </w:r>
      <w:r>
        <w:lastRenderedPageBreak/>
        <w:t>versus lm1a and lm1b (</w:t>
      </w:r>
      <w:del w:id="1862" w:author="Thomas Harter" w:date="2024-03-21T06:56:00Z">
        <w:r w:rsidDel="00BA6B2A">
          <w:delText xml:space="preserve">Tabulated in </w:delText>
        </w:r>
      </w:del>
      <w:r>
        <w:t xml:space="preserve">Tables 2 and 3; with observed and predicted values shown in Figure 11). The three best two-predictor models included the Brood Year reconnection date for 10 </w:t>
      </w:r>
      <w:proofErr w:type="spellStart"/>
      <w:r>
        <w:t>cfs</w:t>
      </w:r>
      <w:proofErr w:type="spellEnd"/>
      <w:r>
        <w:t xml:space="preserve"> (BY_recon_10) and an indication of the onset or duration of the following wet season: Brood Year reconnection date for 100 </w:t>
      </w:r>
      <w:proofErr w:type="spellStart"/>
      <w:r>
        <w:t>cfs</w:t>
      </w:r>
      <w:proofErr w:type="spellEnd"/>
      <w:r>
        <w:t xml:space="preserve"> (BY_recon_100), wet season onset or duration for the Rearing Year (</w:t>
      </w:r>
      <w:proofErr w:type="spellStart"/>
      <w:r>
        <w:t>RY_Wet_Tim</w:t>
      </w:r>
      <w:proofErr w:type="spellEnd"/>
      <w:r>
        <w:t xml:space="preserve"> and </w:t>
      </w:r>
      <w:proofErr w:type="spellStart"/>
      <w:r>
        <w:t>RY_Wet_BFL_Dur</w:t>
      </w:r>
      <w:proofErr w:type="spellEnd"/>
      <w:r>
        <w:t xml:space="preserve">). (Though they both occur as the Brood Year transitions to the Rearing Year, the two metrics BY_recon_100 and </w:t>
      </w:r>
      <w:proofErr w:type="spellStart"/>
      <w:r>
        <w:t>RY_Wet_Tim</w:t>
      </w:r>
      <w:proofErr w:type="spellEnd"/>
      <w:r>
        <w:t xml:space="preserve"> are not highly correlated, due to the more complex criteria needed for a flow event to qualify as the wet season onset.)</w:t>
      </w:r>
    </w:p>
    <w:p w14:paraId="7D3AA38B" w14:textId="77777777" w:rsidR="00C26AC4" w:rsidRDefault="0080747B">
      <w:pPr>
        <w:pStyle w:val="CaptionedFigure"/>
      </w:pPr>
      <w:r>
        <w:rPr>
          <w:noProof/>
        </w:rPr>
        <w:lastRenderedPageBreak/>
        <w:drawing>
          <wp:inline distT="0" distB="0" distL="0" distR="0" wp14:anchorId="531E44B2" wp14:editId="4B3E3D33">
            <wp:extent cx="5334000" cy="6096000"/>
            <wp:effectExtent l="0" t="0" r="0" b="0"/>
            <wp:docPr id="79" name="Picture" descr="Figure 11: Predicted vs observed values for coho smolt production per female in the linear models with one through four hydrologic predictors. A dashed 1:1 line is included for reference."/>
            <wp:cNvGraphicFramePr/>
            <a:graphic xmlns:a="http://schemas.openxmlformats.org/drawingml/2006/main">
              <a:graphicData uri="http://schemas.openxmlformats.org/drawingml/2006/picture">
                <pic:pic xmlns:pic="http://schemas.openxmlformats.org/drawingml/2006/picture">
                  <pic:nvPicPr>
                    <pic:cNvPr id="80" name="Picture" descr="Graphics%20and%20Supplements/Figure%2010.png"/>
                    <pic:cNvPicPr>
                      <a:picLocks noChangeAspect="1" noChangeArrowheads="1"/>
                    </pic:cNvPicPr>
                  </pic:nvPicPr>
                  <pic:blipFill>
                    <a:blip r:embed="rId21"/>
                    <a:stretch>
                      <a:fillRect/>
                    </a:stretch>
                  </pic:blipFill>
                  <pic:spPr bwMode="auto">
                    <a:xfrm>
                      <a:off x="0" y="0"/>
                      <a:ext cx="5334000" cy="6096000"/>
                    </a:xfrm>
                    <a:prstGeom prst="rect">
                      <a:avLst/>
                    </a:prstGeom>
                    <a:noFill/>
                    <a:ln w="9525">
                      <a:noFill/>
                      <a:headEnd/>
                      <a:tailEnd/>
                    </a:ln>
                  </pic:spPr>
                </pic:pic>
              </a:graphicData>
            </a:graphic>
          </wp:inline>
        </w:drawing>
      </w:r>
    </w:p>
    <w:p w14:paraId="4DA1155D" w14:textId="79885CF9" w:rsidR="00C26AC4" w:rsidRDefault="0080747B">
      <w:pPr>
        <w:pStyle w:val="ImageCaption"/>
        <w:rPr>
          <w:ins w:id="1863" w:author="Claire Kouba" w:date="2024-03-12T20:42:00Z"/>
        </w:rPr>
      </w:pPr>
      <w:r>
        <w:t>Figure 11: Predicted vs observed values for coho smolt production per female in the linear models with one through four hydrologic predictors. A dashed 1:1 line is included for reference.</w:t>
      </w:r>
    </w:p>
    <w:p w14:paraId="7F63A3DB" w14:textId="77777777" w:rsidR="005A3C0F" w:rsidRPr="005A3C0F" w:rsidRDefault="005A3C0F">
      <w:pPr>
        <w:pStyle w:val="ImageCaption"/>
        <w:rPr>
          <w:i w:val="0"/>
          <w:rPrChange w:id="1864" w:author="Claire Kouba" w:date="2024-03-12T20:42:00Z">
            <w:rPr/>
          </w:rPrChange>
        </w:rPr>
      </w:pPr>
    </w:p>
    <w:p w14:paraId="14FFFCC7" w14:textId="7FFED355" w:rsidR="005A3C0F" w:rsidRDefault="005A3C0F">
      <w:pPr>
        <w:pStyle w:val="Heading2"/>
        <w:rPr>
          <w:ins w:id="1865" w:author="Claire Kouba" w:date="2024-03-12T20:42:00Z"/>
          <w:rStyle w:val="SectionNumber"/>
        </w:rPr>
      </w:pPr>
      <w:bookmarkStart w:id="1866" w:name="Xb93654a19f263e3fab1f6c524eff053919a9335"/>
      <w:bookmarkEnd w:id="1822"/>
      <w:ins w:id="1867" w:author="Claire Kouba" w:date="2024-03-12T20:42:00Z">
        <w:r>
          <w:rPr>
            <w:rStyle w:val="SectionNumber"/>
          </w:rPr>
          <w:t>4.4 Hydrologic Benefit Function</w:t>
        </w:r>
      </w:ins>
    </w:p>
    <w:p w14:paraId="6DFE63DB" w14:textId="618E07DA" w:rsidR="005A3C0F" w:rsidRPr="005A3C0F" w:rsidRDefault="005A3C0F">
      <w:pPr>
        <w:pStyle w:val="Heading3"/>
        <w:rPr>
          <w:ins w:id="1868" w:author="Claire Kouba" w:date="2024-03-12T20:42:00Z"/>
          <w:rPrChange w:id="1869" w:author="Claire Kouba" w:date="2024-03-12T20:42:00Z">
            <w:rPr>
              <w:ins w:id="1870" w:author="Claire Kouba" w:date="2024-03-12T20:42:00Z"/>
              <w:rStyle w:val="SectionNumber"/>
            </w:rPr>
          </w:rPrChange>
        </w:rPr>
        <w:pPrChange w:id="1871" w:author="Claire Kouba" w:date="2024-03-12T20:43:00Z">
          <w:pPr>
            <w:pStyle w:val="Heading2"/>
          </w:pPr>
        </w:pPrChange>
      </w:pPr>
      <w:ins w:id="1872" w:author="Claire Kouba" w:date="2024-03-12T20:42:00Z">
        <w:r>
          <w:t xml:space="preserve">4.4.1 </w:t>
        </w:r>
      </w:ins>
      <w:ins w:id="1873" w:author="Claire Kouba" w:date="2024-03-12T20:43:00Z">
        <w:r>
          <w:t>Predictors and coefficients in the ensemble model</w:t>
        </w:r>
      </w:ins>
    </w:p>
    <w:p w14:paraId="765589A9" w14:textId="77777777" w:rsidR="00E06BA9" w:rsidRDefault="00E06BA9" w:rsidP="00E06BA9">
      <w:pPr>
        <w:pStyle w:val="FirstParagraph"/>
        <w:rPr>
          <w:ins w:id="1874" w:author="Thomas Harter" w:date="2024-03-21T04:02:00Z"/>
        </w:rPr>
      </w:pPr>
      <w:ins w:id="1875" w:author="Thomas Harter" w:date="2024-03-21T04:02:00Z">
        <w:r>
          <w:t xml:space="preserve">Before finalizing the selection of the highest-utility hydrologic predictors, all predictors were evaluated in aggregate. Based on this analysis, we determined that Chinook </w:t>
        </w:r>
        <w:r>
          <w:lastRenderedPageBreak/>
          <w:t>reproductive outcomes were substantially less predictable than coho reproductive outcomes. The HB function development was therefore carried out only for coho salmon.</w:t>
        </w:r>
      </w:ins>
    </w:p>
    <w:p w14:paraId="70E1A9A4" w14:textId="28A77760" w:rsidR="005A3C0F" w:rsidDel="00BD19A2" w:rsidRDefault="005A3C0F">
      <w:pPr>
        <w:pStyle w:val="FirstParagraph"/>
        <w:rPr>
          <w:ins w:id="1876" w:author="Claire Kouba" w:date="2024-03-12T20:42:00Z"/>
          <w:del w:id="1877" w:author="Thomas Harter" w:date="2024-03-21T07:03:00Z"/>
        </w:rPr>
      </w:pPr>
      <w:ins w:id="1878" w:author="Claire Kouba" w:date="2024-03-12T20:42:00Z">
        <w:r>
          <w:t xml:space="preserve">To avoid over-interpreting the results of this small dataset, the coefficients of </w:t>
        </w:r>
      </w:ins>
      <w:ins w:id="1879" w:author="Thomas Harter" w:date="2024-03-21T07:02:00Z">
        <w:r w:rsidR="00137B9E">
          <w:t xml:space="preserve">only </w:t>
        </w:r>
      </w:ins>
      <w:ins w:id="1880" w:author="Claire Kouba" w:date="2024-03-12T20:42:00Z">
        <w:r>
          <w:t>th</w:t>
        </w:r>
      </w:ins>
      <w:ins w:id="1881" w:author="Thomas Harter" w:date="2024-03-21T06:57:00Z">
        <w:r w:rsidR="00020CC4">
          <w:t>e</w:t>
        </w:r>
      </w:ins>
      <w:ins w:id="1882" w:author="Claire Kouba" w:date="2024-03-12T20:42:00Z">
        <w:del w:id="1883" w:author="Thomas Harter" w:date="2024-03-21T06:57:00Z">
          <w:r w:rsidDel="00020CC4">
            <w:delText>e</w:delText>
          </w:r>
        </w:del>
        <w:r>
          <w:t xml:space="preserve"> three best </w:t>
        </w:r>
      </w:ins>
      <w:ins w:id="1884" w:author="Thomas Harter" w:date="2024-03-21T06:57:00Z">
        <w:r w:rsidR="00126453">
          <w:t xml:space="preserve">two-predictor linear </w:t>
        </w:r>
      </w:ins>
      <w:ins w:id="1885" w:author="Claire Kouba" w:date="2024-03-12T20:42:00Z">
        <w:del w:id="1886" w:author="Thomas Harter" w:date="2024-03-21T06:57:00Z">
          <w:r w:rsidDel="00126453">
            <w:delText xml:space="preserve">selected </w:delText>
          </w:r>
        </w:del>
        <w:r>
          <w:t xml:space="preserve">models </w:t>
        </w:r>
      </w:ins>
      <w:ins w:id="1887" w:author="Thomas Harter" w:date="2024-03-21T06:57:00Z">
        <w:r w:rsidR="00020CC4">
          <w:t>(</w:t>
        </w:r>
        <w:r w:rsidR="00020CC4">
          <w:rPr>
            <w:i/>
            <w:iCs/>
          </w:rPr>
          <w:t>n = 3</w:t>
        </w:r>
        <w:r w:rsidR="00020CC4">
          <w:t xml:space="preserve"> in </w:t>
        </w:r>
        <w:r w:rsidR="00020CC4" w:rsidRPr="00250EE6">
          <w:rPr>
            <w:highlight w:val="yellow"/>
            <w:rPrChange w:id="1888" w:author="Thomas Harter" w:date="2024-03-21T06:59:00Z">
              <w:rPr/>
            </w:rPrChange>
          </w:rPr>
          <w:t>equation XX</w:t>
        </w:r>
        <w:r w:rsidR="00020CC4">
          <w:t xml:space="preserve">) </w:t>
        </w:r>
      </w:ins>
      <w:ins w:id="1889" w:author="Claire Kouba" w:date="2024-03-12T20:42:00Z">
        <w:r>
          <w:t xml:space="preserve">were averaged </w:t>
        </w:r>
        <w:del w:id="1890" w:author="Thomas Harter" w:date="2024-03-21T07:02:00Z">
          <w:r w:rsidDel="00137B9E">
            <w:delText xml:space="preserve">into the coefficients of </w:delText>
          </w:r>
        </w:del>
        <w:del w:id="1891" w:author="Thomas Harter" w:date="2024-03-21T06:42:00Z">
          <w:r w:rsidDel="001A2E0A">
            <w:delText>an</w:delText>
          </w:r>
        </w:del>
        <w:del w:id="1892" w:author="Thomas Harter" w:date="2024-03-21T07:02:00Z">
          <w:r w:rsidDel="00137B9E">
            <w:delText xml:space="preserve"> </w:delText>
          </w:r>
        </w:del>
      </w:ins>
      <w:ins w:id="1893" w:author="Thomas Harter" w:date="2024-03-21T07:02:00Z">
        <w:r w:rsidR="00137B9E">
          <w:t xml:space="preserve">to obtain the </w:t>
        </w:r>
      </w:ins>
      <w:ins w:id="1894" w:author="Claire Kouba" w:date="2024-03-12T20:42:00Z">
        <w:r>
          <w:t xml:space="preserve">ensemble </w:t>
        </w:r>
      </w:ins>
      <w:ins w:id="1895" w:author="Thomas Harter" w:date="2024-03-21T06:57:00Z">
        <w:r w:rsidR="00020CC4">
          <w:t xml:space="preserve">average </w:t>
        </w:r>
      </w:ins>
      <w:ins w:id="1896" w:author="Claire Kouba" w:date="2024-03-12T20:42:00Z">
        <w:r>
          <w:t>model</w:t>
        </w:r>
        <w:del w:id="1897" w:author="Thomas Harter" w:date="2024-03-21T06:42:00Z">
          <w:r w:rsidDel="001A2E0A">
            <w:delText xml:space="preserve"> shown in </w:delText>
          </w:r>
        </w:del>
        <w:del w:id="1898" w:author="Thomas Harter" w:date="2024-03-21T07:03:00Z">
          <w:r w:rsidDel="00BD19A2">
            <w:delText>Table 4</w:delText>
          </w:r>
        </w:del>
        <w:r>
          <w:t>.</w:t>
        </w:r>
      </w:ins>
      <w:ins w:id="1899" w:author="Thomas Harter" w:date="2024-03-21T06:58:00Z">
        <w:r w:rsidR="005D5AE1">
          <w:t xml:space="preserve"> </w:t>
        </w:r>
      </w:ins>
      <w:ins w:id="1900" w:author="Thomas Harter" w:date="2024-03-21T07:04:00Z">
        <w:r w:rsidR="00BD19A2">
          <w:t>Using</w:t>
        </w:r>
      </w:ins>
      <w:ins w:id="1901" w:author="Thomas Harter" w:date="2024-03-21T06:58:00Z">
        <w:r w:rsidR="005D5AE1">
          <w:t xml:space="preserve"> </w:t>
        </w:r>
        <w:r w:rsidR="00250EE6" w:rsidRPr="00250EE6">
          <w:rPr>
            <w:highlight w:val="yellow"/>
            <w:rPrChange w:id="1902" w:author="Thomas Harter" w:date="2024-03-21T06:59:00Z">
              <w:rPr/>
            </w:rPrChange>
          </w:rPr>
          <w:t xml:space="preserve">EQ </w:t>
        </w:r>
        <w:r w:rsidR="005D5AE1" w:rsidRPr="00250EE6">
          <w:rPr>
            <w:highlight w:val="yellow"/>
            <w:rPrChange w:id="1903" w:author="Thomas Harter" w:date="2024-03-21T06:59:00Z">
              <w:rPr/>
            </w:rPrChange>
          </w:rPr>
          <w:t>XX</w:t>
        </w:r>
      </w:ins>
      <w:ins w:id="1904" w:author="Thomas Harter" w:date="2024-03-21T06:59:00Z">
        <w:r w:rsidR="001767C2">
          <w:t xml:space="preserve"> </w:t>
        </w:r>
      </w:ins>
      <w:ins w:id="1905" w:author="Thomas Harter" w:date="2024-03-21T07:04:00Z">
        <w:r w:rsidR="00BD19A2">
          <w:t>with</w:t>
        </w:r>
      </w:ins>
      <w:ins w:id="1906" w:author="Thomas Harter" w:date="2024-03-21T06:59:00Z">
        <w:r w:rsidR="001767C2">
          <w:t xml:space="preserve"> </w:t>
        </w:r>
      </w:ins>
      <w:ins w:id="1907" w:author="Thomas Harter" w:date="2024-03-21T07:02:00Z">
        <w:r w:rsidR="00137B9E">
          <w:t>lm2a, lm2b, and lm2c (Table 2)</w:t>
        </w:r>
      </w:ins>
      <w:ins w:id="1908" w:author="Thomas Harter" w:date="2024-03-21T07:04:00Z">
        <w:r w:rsidR="00BD19A2">
          <w:t xml:space="preserve"> an</w:t>
        </w:r>
      </w:ins>
      <w:ins w:id="1909" w:author="Thomas Harter" w:date="2024-03-21T07:05:00Z">
        <w:r w:rsidR="00BD19A2">
          <w:t xml:space="preserve">d rearranging to collate </w:t>
        </w:r>
        <w:r w:rsidR="00D6485F">
          <w:t>coefficients of the same hydrologic variables</w:t>
        </w:r>
      </w:ins>
      <w:ins w:id="1910" w:author="Thomas Harter" w:date="2024-03-21T06:58:00Z">
        <w:r w:rsidR="005D5AE1">
          <w:t xml:space="preserve">, </w:t>
        </w:r>
      </w:ins>
      <w:ins w:id="1911" w:author="Thomas Harter" w:date="2024-03-21T07:05:00Z">
        <w:r w:rsidR="00D6485F">
          <w:t>we obtain</w:t>
        </w:r>
      </w:ins>
      <w:ins w:id="1912" w:author="Claire Kouba" w:date="2024-03-12T20:42:00Z">
        <w:del w:id="1913" w:author="Thomas Harter" w:date="2024-03-21T06:58:00Z">
          <w:r w:rsidDel="005D5AE1">
            <w:delText xml:space="preserve"> T</w:delText>
          </w:r>
        </w:del>
        <w:del w:id="1914" w:author="Thomas Harter" w:date="2024-03-21T07:05:00Z">
          <w:r w:rsidDel="00D6485F">
            <w:delText>he ensemble model coefficients provide the formulation of</w:delText>
          </w:r>
        </w:del>
        <w:r>
          <w:t xml:space="preserve"> the</w:t>
        </w:r>
      </w:ins>
      <w:ins w:id="1915" w:author="Thomas Harter" w:date="2024-03-21T07:05:00Z">
        <w:r w:rsidR="00D6485F">
          <w:t xml:space="preserve"> following</w:t>
        </w:r>
      </w:ins>
      <w:ins w:id="1916" w:author="Claire Kouba" w:date="2024-03-12T20:42:00Z">
        <w:r>
          <w:t xml:space="preserve"> Hydrologic Benefit function</w:t>
        </w:r>
      </w:ins>
      <w:ins w:id="1917" w:author="Thomas Harter" w:date="2024-03-21T07:03:00Z">
        <w:r w:rsidR="00BD19A2" w:rsidDel="00BD19A2">
          <w:t xml:space="preserve"> </w:t>
        </w:r>
      </w:ins>
      <w:ins w:id="1918" w:author="Thomas Harter" w:date="2024-03-21T07:04:00Z">
        <w:r w:rsidR="00BD19A2">
          <w:t xml:space="preserve"> (Table 4)</w:t>
        </w:r>
      </w:ins>
      <w:ins w:id="1919" w:author="Claire Kouba" w:date="2024-03-12T20:42:00Z">
        <w:del w:id="1920" w:author="Thomas Harter" w:date="2024-03-21T07:03:00Z">
          <w:r w:rsidDel="00BD19A2">
            <w:delText xml:space="preserve">. </w:delText>
          </w:r>
        </w:del>
        <w:del w:id="1921" w:author="Thomas Harter" w:date="2024-03-21T06:43:00Z">
          <w:r w:rsidDel="00B54D63">
            <w:delText xml:space="preserve">Consequently </w:delText>
          </w:r>
        </w:del>
        <w:del w:id="1922" w:author="Thomas Harter" w:date="2024-03-21T07:01:00Z">
          <w:r w:rsidDel="008B376F">
            <w:delText xml:space="preserve">the Hydrologic Benefit </w:delText>
          </w:r>
        </w:del>
        <w:del w:id="1923" w:author="Thomas Harter" w:date="2024-03-21T06:43:00Z">
          <w:r w:rsidDel="009255FB">
            <w:delText>values can be interpreted as</w:delText>
          </w:r>
        </w:del>
        <w:del w:id="1924" w:author="Thomas Harter" w:date="2024-03-21T07:01:00Z">
          <w:r w:rsidDel="008B376F">
            <w:delText xml:space="preserve"> predict</w:delText>
          </w:r>
        </w:del>
        <w:del w:id="1925" w:author="Thomas Harter" w:date="2024-03-21T06:43:00Z">
          <w:r w:rsidDel="009255FB">
            <w:delText>ions of</w:delText>
          </w:r>
        </w:del>
        <w:del w:id="1926" w:author="Thomas Harter" w:date="2024-03-21T07:01:00Z">
          <w:r w:rsidDel="008B376F">
            <w:delText xml:space="preserve"> coho spf-equivalents for a given </w:delText>
          </w:r>
        </w:del>
        <w:del w:id="1927" w:author="Thomas Harter" w:date="2024-03-21T06:43:00Z">
          <w:r w:rsidDel="009255FB">
            <w:delText>water</w:delText>
          </w:r>
        </w:del>
        <w:del w:id="1928" w:author="Thomas Harter" w:date="2024-03-21T07:01:00Z">
          <w:r w:rsidDel="008B376F">
            <w:delText xml:space="preserve"> year</w:delText>
          </w:r>
        </w:del>
        <w:del w:id="1929" w:author="Thomas Harter" w:date="2024-03-21T06:44:00Z">
          <w:r w:rsidDel="00AB53D3">
            <w:delText>.</w:delText>
          </w:r>
        </w:del>
        <w:del w:id="1930" w:author="Thomas Harter" w:date="2024-03-21T07:01:00Z">
          <w:r w:rsidDel="008B376F">
            <w:delText xml:space="preserve"> The values of the predictors – the four hydrologic metrics for each water year in the Fort Jones gauge record (water years 1942-2021) – are included in </w:delText>
          </w:r>
          <w:r w:rsidDel="008B376F">
            <w:rPr>
              <w:i/>
              <w:iCs/>
            </w:rPr>
            <w:delText>Supplemental Table 2</w:delText>
          </w:r>
          <w:r w:rsidDel="008B376F">
            <w:delText>.</w:delText>
          </w:r>
        </w:del>
      </w:ins>
    </w:p>
    <w:p w14:paraId="1C35F809" w14:textId="69FE6D87" w:rsidR="005A3C0F" w:rsidRDefault="005A3C0F">
      <w:pPr>
        <w:pStyle w:val="FirstParagraph"/>
        <w:rPr>
          <w:ins w:id="1931" w:author="Claire Kouba" w:date="2024-03-12T20:42:00Z"/>
        </w:rPr>
        <w:pPrChange w:id="1932" w:author="Thomas Harter" w:date="2024-03-21T07:03:00Z">
          <w:pPr>
            <w:pStyle w:val="BodyText"/>
          </w:pPr>
        </w:pPrChange>
      </w:pPr>
      <w:ins w:id="1933" w:author="Claire Kouba" w:date="2024-03-12T20:42:00Z">
        <w:del w:id="1934" w:author="Thomas Harter" w:date="2024-03-21T07:03:00Z">
          <w:r w:rsidDel="00BD19A2">
            <w:delText xml:space="preserve">The </w:delText>
          </w:r>
        </w:del>
        <w:del w:id="1935" w:author="Thomas Harter" w:date="2024-03-21T06:45:00Z">
          <w:r w:rsidDel="00BC17E7">
            <w:delText>combined formulation is as follows</w:delText>
          </w:r>
        </w:del>
        <w:r>
          <w:t>:</w:t>
        </w:r>
      </w:ins>
    </w:p>
    <w:p w14:paraId="5D7923B2" w14:textId="7B28DD7F" w:rsidR="005A3C0F" w:rsidRDefault="005A3C0F" w:rsidP="005A3C0F">
      <w:pPr>
        <w:pStyle w:val="BodyText"/>
        <w:rPr>
          <w:ins w:id="1936" w:author="Claire Kouba" w:date="2024-03-12T20:42:00Z"/>
        </w:rPr>
      </w:pPr>
      <m:oMathPara>
        <m:oMathParaPr>
          <m:jc m:val="center"/>
        </m:oMathParaPr>
        <m:oMath>
          <m:r>
            <w:ins w:id="1937" w:author="Claire Kouba" w:date="2024-03-12T20:42:00Z">
              <w:rPr>
                <w:rFonts w:ascii="Cambria Math" w:hAnsi="Cambria Math"/>
              </w:rPr>
              <m:t>H</m:t>
            </w:ins>
          </m:r>
          <m:sSub>
            <m:sSubPr>
              <m:ctrlPr>
                <w:ins w:id="1938" w:author="Claire Kouba" w:date="2024-03-12T20:42:00Z">
                  <w:rPr>
                    <w:rFonts w:ascii="Cambria Math" w:hAnsi="Cambria Math"/>
                  </w:rPr>
                </w:ins>
              </m:ctrlPr>
            </m:sSubPr>
            <m:e>
              <m:r>
                <w:ins w:id="1939" w:author="Claire Kouba" w:date="2024-03-12T20:42:00Z">
                  <w:rPr>
                    <w:rFonts w:ascii="Cambria Math" w:hAnsi="Cambria Math"/>
                  </w:rPr>
                  <m:t>B</m:t>
                </w:ins>
              </m:r>
            </m:e>
            <m:sub>
              <m:r>
                <w:ins w:id="1940" w:author="Claire Kouba" w:date="2024-03-12T20:42:00Z">
                  <w:del w:id="1941" w:author="Thomas Harter" w:date="2024-03-21T06:46:00Z">
                    <w:rPr>
                      <w:rFonts w:ascii="Cambria Math" w:hAnsi="Cambria Math"/>
                    </w:rPr>
                    <m:t>wy</m:t>
                  </w:del>
                </w:ins>
              </m:r>
              <m:r>
                <w:ins w:id="1942" w:author="Thomas Harter" w:date="2024-03-21T07:06:00Z">
                  <w:rPr>
                    <w:rFonts w:ascii="Cambria Math" w:hAnsi="Cambria Math"/>
                  </w:rPr>
                  <m:t>wy</m:t>
                </w:ins>
              </m:r>
            </m:sub>
          </m:sSub>
          <m:r>
            <w:ins w:id="1943" w:author="Claire Kouba" w:date="2024-03-12T20:42:00Z">
              <m:rPr>
                <m:sty m:val="p"/>
              </m:rPr>
              <w:rPr>
                <w:rFonts w:ascii="Cambria Math" w:hAnsi="Cambria Math"/>
              </w:rPr>
              <m:t>=</m:t>
            </w:ins>
          </m:r>
          <m:r>
            <w:ins w:id="1944" w:author="Claire Kouba" w:date="2024-03-12T20:42:00Z">
              <w:rPr>
                <w:rFonts w:ascii="Cambria Math" w:hAnsi="Cambria Math"/>
              </w:rPr>
              <m:t>b</m:t>
            </w:ins>
          </m:r>
          <m:r>
            <w:ins w:id="1945" w:author="Claire Kouba" w:date="2024-03-12T20:42:00Z">
              <m:rPr>
                <m:sty m:val="p"/>
              </m:rPr>
              <w:rPr>
                <w:rFonts w:ascii="Cambria Math" w:hAnsi="Cambria Math"/>
              </w:rPr>
              <m:t>+</m:t>
            </w:ins>
          </m:r>
          <m:sSub>
            <m:sSubPr>
              <m:ctrlPr>
                <w:ins w:id="1946" w:author="Claire Kouba" w:date="2024-03-12T20:42:00Z">
                  <w:rPr>
                    <w:rFonts w:ascii="Cambria Math" w:hAnsi="Cambria Math"/>
                  </w:rPr>
                </w:ins>
              </m:ctrlPr>
            </m:sSubPr>
            <m:e>
              <m:r>
                <w:ins w:id="1947" w:author="Claire Kouba" w:date="2024-03-12T20:42:00Z">
                  <w:rPr>
                    <w:rFonts w:ascii="Cambria Math" w:hAnsi="Cambria Math"/>
                  </w:rPr>
                  <m:t>m</m:t>
                </w:ins>
              </m:r>
            </m:e>
            <m:sub>
              <m:r>
                <w:ins w:id="1948" w:author="Claire Kouba" w:date="2024-03-12T20:42:00Z">
                  <w:rPr>
                    <w:rFonts w:ascii="Cambria Math" w:hAnsi="Cambria Math"/>
                  </w:rPr>
                  <m:t>1</m:t>
                </w:ins>
              </m:r>
            </m:sub>
          </m:sSub>
          <m:r>
            <w:ins w:id="1949" w:author="Claire Kouba" w:date="2024-03-12T20:42:00Z">
              <m:rPr>
                <m:sty m:val="p"/>
              </m:rPr>
              <w:rPr>
                <w:rFonts w:ascii="Cambria Math" w:hAnsi="Cambria Math"/>
              </w:rPr>
              <m:t>*</m:t>
            </w:ins>
          </m:r>
          <m:r>
            <w:ins w:id="1950" w:author="Claire Kouba" w:date="2024-03-12T20:42:00Z">
              <w:rPr>
                <w:rFonts w:ascii="Cambria Math" w:hAnsi="Cambria Math"/>
              </w:rPr>
              <m:t>metri</m:t>
            </w:ins>
          </m:r>
          <m:sSub>
            <m:sSubPr>
              <m:ctrlPr>
                <w:ins w:id="1951" w:author="Claire Kouba" w:date="2024-03-12T20:42:00Z">
                  <w:rPr>
                    <w:rFonts w:ascii="Cambria Math" w:hAnsi="Cambria Math"/>
                  </w:rPr>
                </w:ins>
              </m:ctrlPr>
            </m:sSubPr>
            <m:e>
              <m:r>
                <w:ins w:id="1952" w:author="Claire Kouba" w:date="2024-03-12T20:42:00Z">
                  <w:rPr>
                    <w:rFonts w:ascii="Cambria Math" w:hAnsi="Cambria Math"/>
                  </w:rPr>
                  <m:t>c</m:t>
                </w:ins>
              </m:r>
            </m:e>
            <m:sub>
              <m:r>
                <w:ins w:id="1953" w:author="Claire Kouba" w:date="2024-03-12T20:42:00Z">
                  <w:rPr>
                    <w:rFonts w:ascii="Cambria Math" w:hAnsi="Cambria Math"/>
                  </w:rPr>
                  <m:t>1</m:t>
                </w:ins>
              </m:r>
              <m:r>
                <w:ins w:id="1954" w:author="Claire Kouba" w:date="2024-03-12T20:42:00Z">
                  <m:rPr>
                    <m:sty m:val="p"/>
                  </m:rPr>
                  <w:rPr>
                    <w:rFonts w:ascii="Cambria Math" w:hAnsi="Cambria Math"/>
                  </w:rPr>
                  <m:t>,</m:t>
                </w:ins>
              </m:r>
              <m:r>
                <w:ins w:id="1955" w:author="Claire Kouba" w:date="2024-03-12T20:42:00Z">
                  <w:rPr>
                    <w:rFonts w:ascii="Cambria Math" w:hAnsi="Cambria Math"/>
                  </w:rPr>
                  <m:t> </m:t>
                </w:ins>
              </m:r>
              <m:r>
                <w:ins w:id="1956" w:author="Thomas Harter" w:date="2024-03-21T06:47:00Z">
                  <w:rPr>
                    <w:rFonts w:ascii="Cambria Math" w:hAnsi="Cambria Math"/>
                  </w:rPr>
                  <m:t>BY</m:t>
                </w:ins>
              </m:r>
              <m:r>
                <w:ins w:id="1957" w:author="Claire Kouba" w:date="2024-03-12T20:42:00Z">
                  <w:del w:id="1958" w:author="Thomas Harter" w:date="2024-03-21T06:47:00Z">
                    <w:rPr>
                      <w:rFonts w:ascii="Cambria Math" w:hAnsi="Cambria Math"/>
                    </w:rPr>
                    <m:t>wy</m:t>
                  </w:del>
                </w:ins>
              </m:r>
            </m:sub>
          </m:sSub>
          <m:r>
            <w:ins w:id="1959" w:author="Claire Kouba" w:date="2024-03-12T20:42:00Z">
              <m:rPr>
                <m:sty m:val="p"/>
              </m:rPr>
              <w:rPr>
                <w:rFonts w:ascii="Cambria Math" w:hAnsi="Cambria Math"/>
              </w:rPr>
              <m:t>+</m:t>
            </w:ins>
          </m:r>
          <m:sSub>
            <m:sSubPr>
              <m:ctrlPr>
                <w:ins w:id="1960" w:author="Thomas Harter" w:date="2024-03-21T07:06:00Z">
                  <w:rPr>
                    <w:rFonts w:ascii="Cambria Math" w:hAnsi="Cambria Math"/>
                  </w:rPr>
                </w:ins>
              </m:ctrlPr>
            </m:sSubPr>
            <m:e>
              <m:r>
                <w:ins w:id="1961" w:author="Thomas Harter" w:date="2024-03-21T07:06:00Z">
                  <w:rPr>
                    <w:rFonts w:ascii="Cambria Math" w:hAnsi="Cambria Math"/>
                  </w:rPr>
                  <m:t>m</m:t>
                </w:ins>
              </m:r>
            </m:e>
            <m:sub>
              <m:r>
                <w:ins w:id="1962" w:author="Thomas Harter" w:date="2024-03-21T07:06:00Z">
                  <w:rPr>
                    <w:rFonts w:ascii="Cambria Math" w:hAnsi="Cambria Math"/>
                  </w:rPr>
                  <m:t>2</m:t>
                </w:ins>
              </m:r>
            </m:sub>
          </m:sSub>
          <m:r>
            <w:ins w:id="1963" w:author="Thomas Harter" w:date="2024-03-21T07:06:00Z">
              <m:rPr>
                <m:sty m:val="p"/>
              </m:rPr>
              <w:rPr>
                <w:rFonts w:ascii="Cambria Math" w:hAnsi="Cambria Math"/>
              </w:rPr>
              <m:t>*</m:t>
            </w:ins>
          </m:r>
          <m:r>
            <w:ins w:id="1964" w:author="Thomas Harter" w:date="2024-03-21T07:06:00Z">
              <w:rPr>
                <w:rFonts w:ascii="Cambria Math" w:hAnsi="Cambria Math"/>
              </w:rPr>
              <m:t>metri</m:t>
            </w:ins>
          </m:r>
          <m:sSub>
            <m:sSubPr>
              <m:ctrlPr>
                <w:ins w:id="1965" w:author="Thomas Harter" w:date="2024-03-21T07:06:00Z">
                  <w:rPr>
                    <w:rFonts w:ascii="Cambria Math" w:hAnsi="Cambria Math"/>
                  </w:rPr>
                </w:ins>
              </m:ctrlPr>
            </m:sSubPr>
            <m:e>
              <m:r>
                <w:ins w:id="1966" w:author="Thomas Harter" w:date="2024-03-21T07:06:00Z">
                  <w:rPr>
                    <w:rFonts w:ascii="Cambria Math" w:hAnsi="Cambria Math"/>
                  </w:rPr>
                  <m:t>c</m:t>
                </w:ins>
              </m:r>
            </m:e>
            <m:sub>
              <m:r>
                <w:ins w:id="1967" w:author="Thomas Harter" w:date="2024-03-21T07:07:00Z">
                  <w:rPr>
                    <w:rFonts w:ascii="Cambria Math" w:hAnsi="Cambria Math"/>
                  </w:rPr>
                  <m:t>2</m:t>
                </w:ins>
              </m:r>
              <m:r>
                <w:ins w:id="1968" w:author="Thomas Harter" w:date="2024-03-21T07:06:00Z">
                  <m:rPr>
                    <m:sty m:val="p"/>
                  </m:rPr>
                  <w:rPr>
                    <w:rFonts w:ascii="Cambria Math" w:hAnsi="Cambria Math"/>
                  </w:rPr>
                  <m:t>,</m:t>
                </w:ins>
              </m:r>
              <m:r>
                <w:ins w:id="1969" w:author="Thomas Harter" w:date="2024-03-21T07:06:00Z">
                  <w:rPr>
                    <w:rFonts w:ascii="Cambria Math" w:hAnsi="Cambria Math"/>
                  </w:rPr>
                  <m:t> BY</m:t>
                </w:ins>
              </m:r>
            </m:sub>
          </m:sSub>
          <m:r>
            <w:ins w:id="1970" w:author="Thomas Harter" w:date="2024-03-21T07:06:00Z">
              <w:rPr>
                <w:rFonts w:ascii="Cambria Math" w:hAnsi="Cambria Math"/>
              </w:rPr>
              <m:t xml:space="preserve">+ </m:t>
            </w:ins>
          </m:r>
          <m:sSub>
            <m:sSubPr>
              <m:ctrlPr>
                <w:ins w:id="1971" w:author="Thomas Harter" w:date="2024-03-21T07:06:00Z">
                  <w:rPr>
                    <w:rFonts w:ascii="Cambria Math" w:hAnsi="Cambria Math"/>
                  </w:rPr>
                </w:ins>
              </m:ctrlPr>
            </m:sSubPr>
            <m:e>
              <m:r>
                <w:ins w:id="1972" w:author="Thomas Harter" w:date="2024-03-21T07:06:00Z">
                  <w:rPr>
                    <w:rFonts w:ascii="Cambria Math" w:hAnsi="Cambria Math"/>
                  </w:rPr>
                  <m:t>m</m:t>
                </w:ins>
              </m:r>
            </m:e>
            <m:sub>
              <m:r>
                <w:ins w:id="1973" w:author="Thomas Harter" w:date="2024-03-21T07:07:00Z">
                  <w:rPr>
                    <w:rFonts w:ascii="Cambria Math" w:hAnsi="Cambria Math"/>
                  </w:rPr>
                  <m:t>3</m:t>
                </w:ins>
              </m:r>
            </m:sub>
          </m:sSub>
          <m:r>
            <w:ins w:id="1974" w:author="Thomas Harter" w:date="2024-03-21T07:06:00Z">
              <m:rPr>
                <m:sty m:val="p"/>
              </m:rPr>
              <w:rPr>
                <w:rFonts w:ascii="Cambria Math" w:hAnsi="Cambria Math"/>
              </w:rPr>
              <m:t>*</m:t>
            </w:ins>
          </m:r>
          <m:r>
            <w:ins w:id="1975" w:author="Thomas Harter" w:date="2024-03-21T07:06:00Z">
              <w:rPr>
                <w:rFonts w:ascii="Cambria Math" w:hAnsi="Cambria Math"/>
              </w:rPr>
              <m:t>metri</m:t>
            </w:ins>
          </m:r>
          <m:sSub>
            <m:sSubPr>
              <m:ctrlPr>
                <w:ins w:id="1976" w:author="Thomas Harter" w:date="2024-03-21T07:06:00Z">
                  <w:rPr>
                    <w:rFonts w:ascii="Cambria Math" w:hAnsi="Cambria Math"/>
                  </w:rPr>
                </w:ins>
              </m:ctrlPr>
            </m:sSubPr>
            <m:e>
              <m:r>
                <w:ins w:id="1977" w:author="Thomas Harter" w:date="2024-03-21T07:06:00Z">
                  <w:rPr>
                    <w:rFonts w:ascii="Cambria Math" w:hAnsi="Cambria Math"/>
                  </w:rPr>
                  <m:t>c</m:t>
                </w:ins>
              </m:r>
            </m:e>
            <m:sub>
              <m:r>
                <w:ins w:id="1978" w:author="Thomas Harter" w:date="2024-03-21T07:07:00Z">
                  <w:rPr>
                    <w:rFonts w:ascii="Cambria Math" w:hAnsi="Cambria Math"/>
                  </w:rPr>
                  <m:t>3</m:t>
                </w:ins>
              </m:r>
              <m:r>
                <w:ins w:id="1979" w:author="Thomas Harter" w:date="2024-03-21T07:06:00Z">
                  <m:rPr>
                    <m:sty m:val="p"/>
                  </m:rPr>
                  <w:rPr>
                    <w:rFonts w:ascii="Cambria Math" w:hAnsi="Cambria Math"/>
                  </w:rPr>
                  <m:t>,</m:t>
                </w:ins>
              </m:r>
              <m:r>
                <w:ins w:id="1980" w:author="Thomas Harter" w:date="2024-03-21T07:06:00Z">
                  <w:rPr>
                    <w:rFonts w:ascii="Cambria Math" w:hAnsi="Cambria Math"/>
                  </w:rPr>
                  <m:t> </m:t>
                </w:ins>
              </m:r>
              <m:r>
                <w:ins w:id="1981" w:author="Thomas Harter" w:date="2024-03-21T07:07:00Z">
                  <w:rPr>
                    <w:rFonts w:ascii="Cambria Math" w:hAnsi="Cambria Math"/>
                  </w:rPr>
                  <m:t>R</m:t>
                </w:ins>
              </m:r>
              <m:r>
                <w:ins w:id="1982" w:author="Thomas Harter" w:date="2024-03-21T07:06:00Z">
                  <w:rPr>
                    <w:rFonts w:ascii="Cambria Math" w:hAnsi="Cambria Math"/>
                  </w:rPr>
                  <m:t>Y</m:t>
                </w:ins>
              </m:r>
            </m:sub>
          </m:sSub>
          <m:r>
            <w:ins w:id="1983" w:author="Claire Kouba" w:date="2024-03-12T20:42:00Z">
              <w:del w:id="1984" w:author="Thomas Harter" w:date="2024-03-21T07:06:00Z">
                <m:rPr>
                  <m:sty m:val="p"/>
                </m:rPr>
                <w:rPr>
                  <w:rFonts w:ascii="Cambria Math" w:hAnsi="Cambria Math"/>
                </w:rPr>
                <m:t>...</m:t>
              </w:del>
            </w:ins>
          </m:r>
          <m:r>
            <w:ins w:id="1985" w:author="Claire Kouba" w:date="2024-03-12T20:42:00Z">
              <m:rPr>
                <m:sty m:val="p"/>
              </m:rPr>
              <w:rPr>
                <w:rFonts w:ascii="Cambria Math" w:hAnsi="Cambria Math"/>
              </w:rPr>
              <m:t>+</m:t>
            </w:ins>
          </m:r>
          <m:sSub>
            <m:sSubPr>
              <m:ctrlPr>
                <w:ins w:id="1986" w:author="Claire Kouba" w:date="2024-03-12T20:42:00Z">
                  <w:rPr>
                    <w:rFonts w:ascii="Cambria Math" w:hAnsi="Cambria Math"/>
                  </w:rPr>
                </w:ins>
              </m:ctrlPr>
            </m:sSubPr>
            <m:e>
              <m:r>
                <w:ins w:id="1987" w:author="Claire Kouba" w:date="2024-03-12T20:42:00Z">
                  <w:rPr>
                    <w:rFonts w:ascii="Cambria Math" w:hAnsi="Cambria Math"/>
                  </w:rPr>
                  <m:t>m</m:t>
                </w:ins>
              </m:r>
            </m:e>
            <m:sub>
              <m:r>
                <w:ins w:id="1988" w:author="Claire Kouba" w:date="2024-03-12T20:42:00Z">
                  <w:rPr>
                    <w:rFonts w:ascii="Cambria Math" w:hAnsi="Cambria Math"/>
                  </w:rPr>
                  <m:t>4</m:t>
                </w:ins>
              </m:r>
            </m:sub>
          </m:sSub>
          <m:r>
            <w:ins w:id="1989" w:author="Claire Kouba" w:date="2024-03-12T20:42:00Z">
              <m:rPr>
                <m:sty m:val="p"/>
              </m:rPr>
              <w:rPr>
                <w:rFonts w:ascii="Cambria Math" w:hAnsi="Cambria Math"/>
              </w:rPr>
              <m:t>*</m:t>
            </w:ins>
          </m:r>
          <m:r>
            <w:ins w:id="1990" w:author="Claire Kouba" w:date="2024-03-12T20:42:00Z">
              <w:rPr>
                <w:rFonts w:ascii="Cambria Math" w:hAnsi="Cambria Math"/>
              </w:rPr>
              <m:t>metri</m:t>
            </w:ins>
          </m:r>
          <m:sSub>
            <m:sSubPr>
              <m:ctrlPr>
                <w:ins w:id="1991" w:author="Claire Kouba" w:date="2024-03-12T20:42:00Z">
                  <w:rPr>
                    <w:rFonts w:ascii="Cambria Math" w:hAnsi="Cambria Math"/>
                  </w:rPr>
                </w:ins>
              </m:ctrlPr>
            </m:sSubPr>
            <m:e>
              <m:r>
                <w:ins w:id="1992" w:author="Claire Kouba" w:date="2024-03-12T20:42:00Z">
                  <w:rPr>
                    <w:rFonts w:ascii="Cambria Math" w:hAnsi="Cambria Math"/>
                  </w:rPr>
                  <m:t>c</m:t>
                </w:ins>
              </m:r>
            </m:e>
            <m:sub>
              <m:r>
                <w:ins w:id="1993" w:author="Claire Kouba" w:date="2024-03-12T20:42:00Z">
                  <w:rPr>
                    <w:rFonts w:ascii="Cambria Math" w:hAnsi="Cambria Math"/>
                  </w:rPr>
                  <m:t>4</m:t>
                </w:ins>
              </m:r>
              <m:r>
                <w:ins w:id="1994" w:author="Claire Kouba" w:date="2024-03-12T20:42:00Z">
                  <m:rPr>
                    <m:sty m:val="p"/>
                  </m:rPr>
                  <w:rPr>
                    <w:rFonts w:ascii="Cambria Math" w:hAnsi="Cambria Math"/>
                  </w:rPr>
                  <m:t>,</m:t>
                </w:ins>
              </m:r>
              <m:r>
                <w:ins w:id="1995" w:author="Thomas Harter" w:date="2024-03-21T07:07:00Z">
                  <w:rPr>
                    <w:rFonts w:ascii="Cambria Math" w:hAnsi="Cambria Math"/>
                  </w:rPr>
                  <m:t>R</m:t>
                </w:ins>
              </m:r>
              <m:r>
                <w:ins w:id="1996" w:author="Thomas Harter" w:date="2024-03-21T06:47:00Z">
                  <w:rPr>
                    <w:rFonts w:ascii="Cambria Math" w:hAnsi="Cambria Math"/>
                  </w:rPr>
                  <m:t>Y</m:t>
                </w:ins>
              </m:r>
              <m:r>
                <w:ins w:id="1997" w:author="Claire Kouba" w:date="2024-03-12T20:42:00Z">
                  <w:del w:id="1998" w:author="Thomas Harter" w:date="2024-03-21T06:47:00Z">
                    <w:rPr>
                      <w:rFonts w:ascii="Cambria Math" w:hAnsi="Cambria Math"/>
                    </w:rPr>
                    <m:t> wy</m:t>
                  </w:del>
                </w:ins>
              </m:r>
            </m:sub>
          </m:sSub>
        </m:oMath>
      </m:oMathPara>
    </w:p>
    <w:p w14:paraId="0B5B46DF" w14:textId="38C672D7" w:rsidR="005A3C0F" w:rsidRDefault="00BC17E7" w:rsidP="005A3C0F">
      <w:pPr>
        <w:pStyle w:val="FirstParagraph"/>
        <w:rPr>
          <w:ins w:id="1999" w:author="Claire Kouba" w:date="2024-03-12T20:42:00Z"/>
        </w:rPr>
      </w:pPr>
      <w:commentRangeStart w:id="2000"/>
      <w:ins w:id="2001" w:author="Thomas Harter" w:date="2024-03-21T06:46:00Z">
        <w:r>
          <w:t>w</w:t>
        </w:r>
      </w:ins>
      <w:ins w:id="2002" w:author="Claire Kouba" w:date="2024-03-12T20:42:00Z">
        <w:del w:id="2003" w:author="Thomas Harter" w:date="2024-03-21T06:46:00Z">
          <w:r w:rsidR="005A3C0F" w:rsidDel="00BC17E7">
            <w:delText>W</w:delText>
          </w:r>
        </w:del>
        <w:r w:rsidR="005A3C0F">
          <w:t>here</w:t>
        </w:r>
      </w:ins>
      <w:ins w:id="2004" w:author="Thomas Harter" w:date="2024-03-21T07:07:00Z">
        <w:r w:rsidR="0068620B">
          <w:t xml:space="preserve"> </w:t>
        </w:r>
        <w:r w:rsidR="0068620B">
          <w:rPr>
            <w:i/>
            <w:iCs/>
          </w:rPr>
          <w:t xml:space="preserve">BY = </w:t>
        </w:r>
        <w:proofErr w:type="spellStart"/>
        <w:r w:rsidR="0068620B">
          <w:rPr>
            <w:i/>
            <w:iCs/>
          </w:rPr>
          <w:t>wy</w:t>
        </w:r>
        <w:proofErr w:type="spellEnd"/>
        <w:r w:rsidR="0068620B">
          <w:rPr>
            <w:i/>
            <w:iCs/>
          </w:rPr>
          <w:t xml:space="preserve"> – </w:t>
        </w:r>
      </w:ins>
      <w:ins w:id="2005" w:author="Thomas Harter" w:date="2024-03-21T07:08:00Z">
        <w:r w:rsidR="0068620B">
          <w:rPr>
            <w:i/>
            <w:iCs/>
          </w:rPr>
          <w:t>2</w:t>
        </w:r>
      </w:ins>
      <w:ins w:id="2006" w:author="Thomas Harter" w:date="2024-03-21T07:07:00Z">
        <w:r w:rsidR="0068620B">
          <w:rPr>
            <w:i/>
            <w:iCs/>
          </w:rPr>
          <w:t xml:space="preserve">, SY = </w:t>
        </w:r>
        <w:proofErr w:type="spellStart"/>
        <w:r w:rsidR="0068620B">
          <w:rPr>
            <w:i/>
            <w:iCs/>
          </w:rPr>
          <w:t>wy</w:t>
        </w:r>
        <w:proofErr w:type="spellEnd"/>
        <w:r w:rsidR="0068620B">
          <w:rPr>
            <w:i/>
            <w:iCs/>
          </w:rPr>
          <w:t xml:space="preserve"> </w:t>
        </w:r>
      </w:ins>
      <w:ins w:id="2007" w:author="Thomas Harter" w:date="2024-03-21T07:08:00Z">
        <w:r w:rsidR="0068620B">
          <w:rPr>
            <w:i/>
            <w:iCs/>
          </w:rPr>
          <w:t>–</w:t>
        </w:r>
      </w:ins>
      <w:ins w:id="2008" w:author="Thomas Harter" w:date="2024-03-21T07:07:00Z">
        <w:r w:rsidR="0068620B">
          <w:rPr>
            <w:i/>
            <w:iCs/>
          </w:rPr>
          <w:t xml:space="preserve"> 1</w:t>
        </w:r>
      </w:ins>
      <w:ins w:id="2009" w:author="Thomas Harter" w:date="2024-03-21T07:08:00Z">
        <w:r w:rsidR="0068620B">
          <w:rPr>
            <w:i/>
            <w:iCs/>
          </w:rPr>
          <w:t xml:space="preserve">, </w:t>
        </w:r>
        <w:r w:rsidR="0068620B">
          <w:t>and</w:t>
        </w:r>
      </w:ins>
      <w:ins w:id="2010" w:author="Claire Kouba" w:date="2024-03-12T20:42:00Z">
        <w:r w:rsidR="005A3C0F">
          <w:t>:</w:t>
        </w:r>
      </w:ins>
    </w:p>
    <w:p w14:paraId="47BA9F5F" w14:textId="616C75AC" w:rsidR="005A3C0F" w:rsidRDefault="005A3C0F" w:rsidP="005A3C0F">
      <w:pPr>
        <w:pStyle w:val="BodyText"/>
        <w:rPr>
          <w:ins w:id="2011" w:author="Claire Kouba" w:date="2024-03-12T20:42:00Z"/>
        </w:rPr>
      </w:pPr>
      <m:oMathPara>
        <m:oMath>
          <m:r>
            <w:ins w:id="2012" w:author="Claire Kouba" w:date="2024-03-12T20:42:00Z">
              <w:rPr>
                <w:rFonts w:ascii="Cambria Math" w:hAnsi="Cambria Math"/>
              </w:rPr>
              <m:t>H</m:t>
            </w:ins>
          </m:r>
          <m:sSub>
            <m:sSubPr>
              <m:ctrlPr>
                <w:ins w:id="2013" w:author="Claire Kouba" w:date="2024-03-12T20:42:00Z">
                  <w:rPr>
                    <w:rFonts w:ascii="Cambria Math" w:hAnsi="Cambria Math"/>
                  </w:rPr>
                </w:ins>
              </m:ctrlPr>
            </m:sSubPr>
            <m:e>
              <m:r>
                <w:ins w:id="2014" w:author="Claire Kouba" w:date="2024-03-12T20:42:00Z">
                  <w:rPr>
                    <w:rFonts w:ascii="Cambria Math" w:hAnsi="Cambria Math"/>
                  </w:rPr>
                  <m:t>B</m:t>
                </w:ins>
              </m:r>
            </m:e>
            <m:sub>
              <m:r>
                <w:ins w:id="2015" w:author="Claire Kouba" w:date="2024-03-12T20:42:00Z">
                  <w:del w:id="2016" w:author="Thomas Harter" w:date="2024-03-21T06:47:00Z">
                    <w:rPr>
                      <w:rFonts w:ascii="Cambria Math" w:hAnsi="Cambria Math"/>
                    </w:rPr>
                    <m:t>wy</m:t>
                  </w:del>
                </w:ins>
              </m:r>
              <m:r>
                <w:ins w:id="2017" w:author="Thomas Harter" w:date="2024-03-21T06:47:00Z">
                  <w:rPr>
                    <w:rFonts w:ascii="Cambria Math" w:hAnsi="Cambria Math"/>
                  </w:rPr>
                  <m:t>BY</m:t>
                </w:ins>
              </m:r>
            </m:sub>
          </m:sSub>
          <m:r>
            <w:ins w:id="2018" w:author="Claire Kouba" w:date="2024-03-12T20:42:00Z">
              <m:rPr>
                <m:sty m:val="p"/>
              </m:rPr>
              <w:rPr>
                <w:rFonts w:ascii="Cambria Math" w:hAnsi="Cambria Math"/>
              </w:rPr>
              <m:t>=</m:t>
            </w:ins>
          </m:r>
          <m:r>
            <w:ins w:id="2019" w:author="Claire Kouba" w:date="2024-03-12T20:42:00Z">
              <w:rPr>
                <w:rFonts w:ascii="Cambria Math" w:hAnsi="Cambria Math"/>
              </w:rPr>
              <m:t>Hydrologic Benefit value for a given water year</m:t>
            </w:ins>
          </m:r>
          <m:r>
            <w:ins w:id="2020" w:author="Thomas Harter" w:date="2024-03-21T06:48:00Z">
              <w:rPr>
                <w:rFonts w:ascii="Cambria Math" w:hAnsi="Cambria Math"/>
              </w:rPr>
              <m:t>,</m:t>
            </w:ins>
          </m:r>
          <m:r>
            <w:ins w:id="2021" w:author="Thomas Harter" w:date="2024-03-21T06:47:00Z">
              <w:rPr>
                <w:rFonts w:ascii="Cambria Math" w:hAnsi="Cambria Math"/>
              </w:rPr>
              <m:t xml:space="preserve"> BY+2</m:t>
            </w:ins>
          </m:r>
          <m:r>
            <w:ins w:id="2022" w:author="Claire Kouba" w:date="2024-03-12T20:42:00Z">
              <w:rPr>
                <w:rFonts w:ascii="Cambria Math" w:hAnsi="Cambria Math"/>
              </w:rPr>
              <m:t> </m:t>
            </w:ins>
          </m:r>
          <m:r>
            <w:ins w:id="2023" w:author="Thomas Harter" w:date="2024-03-21T06:48:00Z">
              <w:rPr>
                <w:rFonts w:ascii="Cambria Math" w:hAnsi="Cambria Math"/>
              </w:rPr>
              <m:t>[</m:t>
            </w:ins>
          </m:r>
          <m:d>
            <m:dPr>
              <m:ctrlPr>
                <w:ins w:id="2024" w:author="Claire Kouba" w:date="2024-03-12T20:42:00Z">
                  <w:rPr>
                    <w:rFonts w:ascii="Cambria Math" w:hAnsi="Cambria Math"/>
                  </w:rPr>
                </w:ins>
              </m:ctrlPr>
            </m:dPr>
            <m:e>
              <m:r>
                <w:ins w:id="2025" w:author="Claire Kouba" w:date="2024-03-12T20:42:00Z">
                  <w:rPr>
                    <w:rFonts w:ascii="Cambria Math" w:hAnsi="Cambria Math"/>
                  </w:rPr>
                  <m:t>coho spf equiv</m:t>
                </w:ins>
              </m:r>
              <m:r>
                <w:ins w:id="2026" w:author="Claire Kouba" w:date="2024-03-12T20:42:00Z">
                  <m:rPr>
                    <m:sty m:val="p"/>
                  </m:rPr>
                  <w:rPr>
                    <w:rFonts w:ascii="Cambria Math" w:hAnsi="Cambria Math"/>
                  </w:rPr>
                  <m:t>.</m:t>
                </w:ins>
              </m:r>
            </m:e>
          </m:d>
          <m:r>
            <w:ins w:id="2027" w:author="Thomas Harter" w:date="2024-03-21T06:48:00Z">
              <w:rPr>
                <w:rFonts w:ascii="Cambria Math" w:hAnsi="Cambria Math"/>
              </w:rPr>
              <m:t>]</m:t>
            </w:ins>
          </m:r>
        </m:oMath>
      </m:oMathPara>
    </w:p>
    <w:p w14:paraId="5D80C87E" w14:textId="77777777" w:rsidR="005A3C0F" w:rsidRDefault="005A3C0F" w:rsidP="005A3C0F">
      <w:pPr>
        <w:pStyle w:val="BodyText"/>
        <w:rPr>
          <w:ins w:id="2028" w:author="Claire Kouba" w:date="2024-03-12T20:42:00Z"/>
        </w:rPr>
      </w:pPr>
      <m:oMathPara>
        <m:oMath>
          <m:r>
            <w:ins w:id="2029" w:author="Claire Kouba" w:date="2024-03-12T20:42:00Z">
              <w:rPr>
                <w:rFonts w:ascii="Cambria Math" w:hAnsi="Cambria Math"/>
              </w:rPr>
              <m:t>b</m:t>
            </w:ins>
          </m:r>
          <m:r>
            <w:ins w:id="2030" w:author="Claire Kouba" w:date="2024-03-12T20:42:00Z">
              <m:rPr>
                <m:sty m:val="p"/>
              </m:rPr>
              <w:rPr>
                <w:rFonts w:ascii="Cambria Math" w:hAnsi="Cambria Math"/>
              </w:rPr>
              <m:t>=</m:t>
            </w:ins>
          </m:r>
          <m:r>
            <w:ins w:id="2031" w:author="Claire Kouba" w:date="2024-03-12T20:42:00Z">
              <w:rPr>
                <w:rFonts w:ascii="Cambria Math" w:hAnsi="Cambria Math"/>
              </w:rPr>
              <m:t>93.4 spf equiv</m:t>
            </w:ins>
          </m:r>
          <m:r>
            <w:ins w:id="2032" w:author="Claire Kouba" w:date="2024-03-12T20:42:00Z">
              <m:rPr>
                <m:sty m:val="p"/>
              </m:rPr>
              <w:rPr>
                <w:rFonts w:ascii="Cambria Math" w:hAnsi="Cambria Math"/>
              </w:rPr>
              <m:t>.</m:t>
            </w:ins>
          </m:r>
        </m:oMath>
      </m:oMathPara>
    </w:p>
    <w:p w14:paraId="30986077" w14:textId="250B2974" w:rsidR="005A3C0F" w:rsidRDefault="00E011D0" w:rsidP="005A3C0F">
      <w:pPr>
        <w:pStyle w:val="BodyText"/>
        <w:rPr>
          <w:ins w:id="2033" w:author="Claire Kouba" w:date="2024-03-12T20:42:00Z"/>
        </w:rPr>
      </w:pPr>
      <m:oMathPara>
        <m:oMath>
          <m:sSub>
            <m:sSubPr>
              <m:ctrlPr>
                <w:ins w:id="2034" w:author="Claire Kouba" w:date="2024-03-12T20:42:00Z">
                  <w:rPr>
                    <w:rFonts w:ascii="Cambria Math" w:hAnsi="Cambria Math"/>
                  </w:rPr>
                </w:ins>
              </m:ctrlPr>
            </m:sSubPr>
            <m:e>
              <m:r>
                <w:ins w:id="2035" w:author="Claire Kouba" w:date="2024-03-12T20:42:00Z">
                  <w:rPr>
                    <w:rFonts w:ascii="Cambria Math" w:hAnsi="Cambria Math"/>
                  </w:rPr>
                  <m:t>m</m:t>
                </w:ins>
              </m:r>
            </m:e>
            <m:sub>
              <m:r>
                <w:ins w:id="2036" w:author="Claire Kouba" w:date="2024-03-12T20:42:00Z">
                  <w:rPr>
                    <w:rFonts w:ascii="Cambria Math" w:hAnsi="Cambria Math"/>
                  </w:rPr>
                  <m:t>1</m:t>
                </w:ins>
              </m:r>
            </m:sub>
          </m:sSub>
          <m:r>
            <w:ins w:id="2037" w:author="Claire Kouba" w:date="2024-03-12T20:42:00Z">
              <m:rPr>
                <m:sty m:val="p"/>
              </m:rPr>
              <w:rPr>
                <w:rFonts w:ascii="Cambria Math" w:hAnsi="Cambria Math"/>
              </w:rPr>
              <m:t>=-</m:t>
            </w:ins>
          </m:r>
          <m:r>
            <w:ins w:id="2038" w:author="Claire Kouba" w:date="2024-03-12T20:42:00Z">
              <w:rPr>
                <w:rFonts w:ascii="Cambria Math" w:hAnsi="Cambria Math"/>
              </w:rPr>
              <m:t>1.15 spf equiv</m:t>
            </w:ins>
          </m:r>
          <m:r>
            <w:ins w:id="2039" w:author="Claire Kouba" w:date="2024-03-12T20:42:00Z">
              <m:rPr>
                <m:sty m:val="p"/>
              </m:rPr>
              <w:rPr>
                <w:rFonts w:ascii="Cambria Math" w:hAnsi="Cambria Math"/>
              </w:rPr>
              <m:t>./</m:t>
            </w:ins>
          </m:r>
          <m:d>
            <m:dPr>
              <m:ctrlPr>
                <w:ins w:id="2040" w:author="Claire Kouba" w:date="2024-03-12T20:42:00Z">
                  <w:rPr>
                    <w:rFonts w:ascii="Cambria Math" w:hAnsi="Cambria Math"/>
                  </w:rPr>
                </w:ins>
              </m:ctrlPr>
            </m:dPr>
            <m:e>
              <m:r>
                <w:ins w:id="2041" w:author="Thomas Harter" w:date="2024-03-21T06:52:00Z">
                  <w:rPr>
                    <w:rFonts w:ascii="Cambria Math" w:hAnsi="Cambria Math"/>
                  </w:rPr>
                  <m:t xml:space="preserve">BY </m:t>
                </w:ins>
              </m:r>
              <m:r>
                <w:ins w:id="2042" w:author="Claire Kouba" w:date="2024-03-12T20:42:00Z">
                  <w:rPr>
                    <w:rFonts w:ascii="Cambria Math" w:hAnsi="Cambria Math"/>
                  </w:rPr>
                  <m:t>day of reconnection after Aug</m:t>
                </w:ins>
              </m:r>
              <m:r>
                <w:ins w:id="2043" w:author="Claire Kouba" w:date="2024-03-12T20:42:00Z">
                  <m:rPr>
                    <m:sty m:val="p"/>
                  </m:rPr>
                  <w:rPr>
                    <w:rFonts w:ascii="Cambria Math" w:hAnsi="Cambria Math"/>
                  </w:rPr>
                  <m:t>.</m:t>
                </w:ins>
              </m:r>
              <m:r>
                <w:ins w:id="2044" w:author="Claire Kouba" w:date="2024-03-12T20:42:00Z">
                  <w:rPr>
                    <w:rFonts w:ascii="Cambria Math" w:hAnsi="Cambria Math"/>
                  </w:rPr>
                  <m:t> 31</m:t>
                </w:ins>
              </m:r>
              <m:r>
                <w:ins w:id="2045" w:author="Claire Kouba" w:date="2024-03-12T20:42:00Z">
                  <m:rPr>
                    <m:sty m:val="p"/>
                  </m:rPr>
                  <w:rPr>
                    <w:rFonts w:ascii="Cambria Math" w:hAnsi="Cambria Math"/>
                  </w:rPr>
                  <m:t>,</m:t>
                </w:ins>
              </m:r>
              <m:r>
                <w:ins w:id="2046" w:author="Claire Kouba" w:date="2024-03-12T20:42:00Z">
                  <w:rPr>
                    <w:rFonts w:ascii="Cambria Math" w:hAnsi="Cambria Math"/>
                  </w:rPr>
                  <m:t> 10 cfs</m:t>
                </w:ins>
              </m:r>
            </m:e>
          </m:d>
        </m:oMath>
      </m:oMathPara>
    </w:p>
    <w:p w14:paraId="60B99523" w14:textId="46181206" w:rsidR="005A3C0F" w:rsidRDefault="00E011D0" w:rsidP="005A3C0F">
      <w:pPr>
        <w:pStyle w:val="BodyText"/>
        <w:rPr>
          <w:ins w:id="2047" w:author="Claire Kouba" w:date="2024-03-12T20:42:00Z"/>
        </w:rPr>
      </w:pPr>
      <m:oMathPara>
        <m:oMath>
          <m:sSub>
            <m:sSubPr>
              <m:ctrlPr>
                <w:ins w:id="2048" w:author="Claire Kouba" w:date="2024-03-12T20:42:00Z">
                  <w:rPr>
                    <w:rFonts w:ascii="Cambria Math" w:hAnsi="Cambria Math"/>
                  </w:rPr>
                </w:ins>
              </m:ctrlPr>
            </m:sSubPr>
            <m:e>
              <m:r>
                <w:ins w:id="2049" w:author="Claire Kouba" w:date="2024-03-12T20:42:00Z">
                  <w:rPr>
                    <w:rFonts w:ascii="Cambria Math" w:hAnsi="Cambria Math"/>
                  </w:rPr>
                  <m:t>m</m:t>
                </w:ins>
              </m:r>
            </m:e>
            <m:sub>
              <m:r>
                <w:ins w:id="2050" w:author="Claire Kouba" w:date="2024-03-12T20:42:00Z">
                  <w:rPr>
                    <w:rFonts w:ascii="Cambria Math" w:hAnsi="Cambria Math"/>
                  </w:rPr>
                  <m:t>2</m:t>
                </w:ins>
              </m:r>
            </m:sub>
          </m:sSub>
          <m:r>
            <w:ins w:id="2051" w:author="Claire Kouba" w:date="2024-03-12T20:42:00Z">
              <m:rPr>
                <m:sty m:val="p"/>
              </m:rPr>
              <w:rPr>
                <w:rFonts w:ascii="Cambria Math" w:hAnsi="Cambria Math"/>
              </w:rPr>
              <m:t>=-</m:t>
            </w:ins>
          </m:r>
          <m:r>
            <w:ins w:id="2052" w:author="Claire Kouba" w:date="2024-03-12T20:42:00Z">
              <w:rPr>
                <w:rFonts w:ascii="Cambria Math" w:hAnsi="Cambria Math"/>
              </w:rPr>
              <m:t>0.17 spf equiv</m:t>
            </w:ins>
          </m:r>
          <m:r>
            <w:ins w:id="2053" w:author="Claire Kouba" w:date="2024-03-12T20:42:00Z">
              <m:rPr>
                <m:sty m:val="p"/>
              </m:rPr>
              <w:rPr>
                <w:rFonts w:ascii="Cambria Math" w:hAnsi="Cambria Math"/>
              </w:rPr>
              <m:t>./</m:t>
            </w:ins>
          </m:r>
          <m:d>
            <m:dPr>
              <m:ctrlPr>
                <w:ins w:id="2054" w:author="Claire Kouba" w:date="2024-03-12T20:42:00Z">
                  <w:rPr>
                    <w:rFonts w:ascii="Cambria Math" w:hAnsi="Cambria Math"/>
                  </w:rPr>
                </w:ins>
              </m:ctrlPr>
            </m:dPr>
            <m:e>
              <m:r>
                <w:ins w:id="2055" w:author="Thomas Harter" w:date="2024-03-21T06:52:00Z">
                  <w:rPr>
                    <w:rFonts w:ascii="Cambria Math" w:hAnsi="Cambria Math"/>
                  </w:rPr>
                  <m:t xml:space="preserve">BY </m:t>
                </w:ins>
              </m:r>
              <m:r>
                <w:ins w:id="2056" w:author="Claire Kouba" w:date="2024-03-12T20:42:00Z">
                  <w:rPr>
                    <w:rFonts w:ascii="Cambria Math" w:hAnsi="Cambria Math"/>
                  </w:rPr>
                  <m:t>day of reconnection after Aug</m:t>
                </w:ins>
              </m:r>
              <m:r>
                <w:ins w:id="2057" w:author="Claire Kouba" w:date="2024-03-12T20:42:00Z">
                  <m:rPr>
                    <m:sty m:val="p"/>
                  </m:rPr>
                  <w:rPr>
                    <w:rFonts w:ascii="Cambria Math" w:hAnsi="Cambria Math"/>
                  </w:rPr>
                  <m:t>.</m:t>
                </w:ins>
              </m:r>
              <m:r>
                <w:ins w:id="2058" w:author="Claire Kouba" w:date="2024-03-12T20:42:00Z">
                  <w:rPr>
                    <w:rFonts w:ascii="Cambria Math" w:hAnsi="Cambria Math"/>
                  </w:rPr>
                  <m:t> 31</m:t>
                </w:ins>
              </m:r>
              <m:r>
                <w:ins w:id="2059" w:author="Claire Kouba" w:date="2024-03-12T20:42:00Z">
                  <m:rPr>
                    <m:sty m:val="p"/>
                  </m:rPr>
                  <w:rPr>
                    <w:rFonts w:ascii="Cambria Math" w:hAnsi="Cambria Math"/>
                  </w:rPr>
                  <m:t>,</m:t>
                </w:ins>
              </m:r>
              <m:r>
                <w:ins w:id="2060" w:author="Claire Kouba" w:date="2024-03-12T20:42:00Z">
                  <w:rPr>
                    <w:rFonts w:ascii="Cambria Math" w:hAnsi="Cambria Math"/>
                  </w:rPr>
                  <m:t> 100 cfs</m:t>
                </w:ins>
              </m:r>
            </m:e>
          </m:d>
        </m:oMath>
      </m:oMathPara>
    </w:p>
    <w:p w14:paraId="4A9B4CBC" w14:textId="46C8EC52" w:rsidR="005A3C0F" w:rsidRDefault="00E011D0" w:rsidP="005A3C0F">
      <w:pPr>
        <w:pStyle w:val="BodyText"/>
        <w:rPr>
          <w:ins w:id="2061" w:author="Claire Kouba" w:date="2024-03-12T20:42:00Z"/>
        </w:rPr>
      </w:pPr>
      <m:oMathPara>
        <m:oMath>
          <m:sSub>
            <m:sSubPr>
              <m:ctrlPr>
                <w:ins w:id="2062" w:author="Claire Kouba" w:date="2024-03-12T20:42:00Z">
                  <w:rPr>
                    <w:rFonts w:ascii="Cambria Math" w:hAnsi="Cambria Math"/>
                  </w:rPr>
                </w:ins>
              </m:ctrlPr>
            </m:sSubPr>
            <m:e>
              <m:r>
                <w:ins w:id="2063" w:author="Claire Kouba" w:date="2024-03-12T20:42:00Z">
                  <w:rPr>
                    <w:rFonts w:ascii="Cambria Math" w:hAnsi="Cambria Math"/>
                  </w:rPr>
                  <m:t>m</m:t>
                </w:ins>
              </m:r>
            </m:e>
            <m:sub>
              <m:r>
                <w:ins w:id="2064" w:author="Claire Kouba" w:date="2024-03-12T20:42:00Z">
                  <w:rPr>
                    <w:rFonts w:ascii="Cambria Math" w:hAnsi="Cambria Math"/>
                  </w:rPr>
                  <m:t>3</m:t>
                </w:ins>
              </m:r>
            </m:sub>
          </m:sSub>
          <m:r>
            <w:ins w:id="2065" w:author="Claire Kouba" w:date="2024-03-12T20:42:00Z">
              <m:rPr>
                <m:sty m:val="p"/>
              </m:rPr>
              <w:rPr>
                <w:rFonts w:ascii="Cambria Math" w:hAnsi="Cambria Math"/>
              </w:rPr>
              <m:t>=-</m:t>
            </w:ins>
          </m:r>
          <m:r>
            <w:ins w:id="2066" w:author="Claire Kouba" w:date="2024-03-12T20:42:00Z">
              <w:rPr>
                <w:rFonts w:ascii="Cambria Math" w:hAnsi="Cambria Math"/>
              </w:rPr>
              <m:t>0.20 spf equiv</m:t>
            </w:ins>
          </m:r>
          <m:r>
            <w:ins w:id="2067" w:author="Claire Kouba" w:date="2024-03-12T20:42:00Z">
              <m:rPr>
                <m:sty m:val="p"/>
              </m:rPr>
              <w:rPr>
                <w:rFonts w:ascii="Cambria Math" w:hAnsi="Cambria Math"/>
              </w:rPr>
              <m:t>./</m:t>
            </w:ins>
          </m:r>
          <m:d>
            <m:dPr>
              <m:ctrlPr>
                <w:ins w:id="2068" w:author="Claire Kouba" w:date="2024-03-12T20:42:00Z">
                  <w:rPr>
                    <w:rFonts w:ascii="Cambria Math" w:hAnsi="Cambria Math"/>
                  </w:rPr>
                </w:ins>
              </m:ctrlPr>
            </m:dPr>
            <m:e>
              <m:r>
                <w:ins w:id="2069" w:author="Thomas Harter" w:date="2024-03-21T06:53:00Z">
                  <w:rPr>
                    <w:rFonts w:ascii="Cambria Math" w:hAnsi="Cambria Math"/>
                  </w:rPr>
                  <m:t xml:space="preserve">RY </m:t>
                </w:ins>
              </m:r>
              <m:r>
                <w:ins w:id="2070" w:author="Claire Kouba" w:date="2024-03-12T20:42:00Z">
                  <w:rPr>
                    <w:rFonts w:ascii="Cambria Math" w:hAnsi="Cambria Math"/>
                  </w:rPr>
                  <m:t>day of wet season onset after Sep</m:t>
                </w:ins>
              </m:r>
              <m:r>
                <w:ins w:id="2071" w:author="Claire Kouba" w:date="2024-03-12T20:42:00Z">
                  <m:rPr>
                    <m:sty m:val="p"/>
                  </m:rPr>
                  <w:rPr>
                    <w:rFonts w:ascii="Cambria Math" w:hAnsi="Cambria Math"/>
                  </w:rPr>
                  <m:t>.</m:t>
                </w:ins>
              </m:r>
              <m:r>
                <w:ins w:id="2072" w:author="Claire Kouba" w:date="2024-03-12T20:42:00Z">
                  <w:rPr>
                    <w:rFonts w:ascii="Cambria Math" w:hAnsi="Cambria Math"/>
                  </w:rPr>
                  <m:t> 30</m:t>
                </w:ins>
              </m:r>
            </m:e>
          </m:d>
        </m:oMath>
      </m:oMathPara>
    </w:p>
    <w:p w14:paraId="42DBAD27" w14:textId="3EFCB84D" w:rsidR="005A3C0F" w:rsidRDefault="00E011D0" w:rsidP="005A3C0F">
      <w:pPr>
        <w:pStyle w:val="BodyText"/>
        <w:rPr>
          <w:ins w:id="2073" w:author="Claire Kouba" w:date="2024-03-12T20:42:00Z"/>
        </w:rPr>
      </w:pPr>
      <m:oMathPara>
        <m:oMath>
          <m:sSub>
            <m:sSubPr>
              <m:ctrlPr>
                <w:ins w:id="2074" w:author="Claire Kouba" w:date="2024-03-12T20:42:00Z">
                  <w:rPr>
                    <w:rFonts w:ascii="Cambria Math" w:hAnsi="Cambria Math"/>
                  </w:rPr>
                </w:ins>
              </m:ctrlPr>
            </m:sSubPr>
            <m:e>
              <m:r>
                <w:ins w:id="2075" w:author="Claire Kouba" w:date="2024-03-12T20:42:00Z">
                  <w:rPr>
                    <w:rFonts w:ascii="Cambria Math" w:hAnsi="Cambria Math"/>
                  </w:rPr>
                  <m:t>m</m:t>
                </w:ins>
              </m:r>
            </m:e>
            <m:sub>
              <m:r>
                <w:ins w:id="2076" w:author="Claire Kouba" w:date="2024-03-12T20:42:00Z">
                  <w:rPr>
                    <w:rFonts w:ascii="Cambria Math" w:hAnsi="Cambria Math"/>
                  </w:rPr>
                  <m:t>4</m:t>
                </w:ins>
              </m:r>
            </m:sub>
          </m:sSub>
          <m:r>
            <w:ins w:id="2077" w:author="Claire Kouba" w:date="2024-03-12T20:42:00Z">
              <m:rPr>
                <m:sty m:val="p"/>
              </m:rPr>
              <w:rPr>
                <w:rFonts w:ascii="Cambria Math" w:hAnsi="Cambria Math"/>
              </w:rPr>
              <m:t>=</m:t>
            </w:ins>
          </m:r>
          <m:r>
            <w:ins w:id="2078" w:author="Claire Kouba" w:date="2024-03-12T20:42:00Z">
              <w:rPr>
                <w:rFonts w:ascii="Cambria Math" w:hAnsi="Cambria Math"/>
              </w:rPr>
              <m:t>0.12 spf equiv</m:t>
            </w:ins>
          </m:r>
          <m:r>
            <w:ins w:id="2079" w:author="Claire Kouba" w:date="2024-03-12T20:42:00Z">
              <m:rPr>
                <m:sty m:val="p"/>
              </m:rPr>
              <w:rPr>
                <w:rFonts w:ascii="Cambria Math" w:hAnsi="Cambria Math"/>
              </w:rPr>
              <m:t>./</m:t>
            </w:ins>
          </m:r>
          <m:d>
            <m:dPr>
              <m:ctrlPr>
                <w:ins w:id="2080" w:author="Claire Kouba" w:date="2024-03-12T20:42:00Z">
                  <w:rPr>
                    <w:rFonts w:ascii="Cambria Math" w:hAnsi="Cambria Math"/>
                  </w:rPr>
                </w:ins>
              </m:ctrlPr>
            </m:dPr>
            <m:e>
              <m:r>
                <w:ins w:id="2081" w:author="Thomas Harter" w:date="2024-03-21T06:53:00Z">
                  <w:rPr>
                    <w:rFonts w:ascii="Cambria Math" w:hAnsi="Cambria Math"/>
                  </w:rPr>
                  <m:t xml:space="preserve">RY </m:t>
                </w:ins>
              </m:r>
              <m:r>
                <w:ins w:id="2082" w:author="Claire Kouba" w:date="2024-03-12T20:42:00Z">
                  <w:rPr>
                    <w:rFonts w:ascii="Cambria Math" w:hAnsi="Cambria Math"/>
                  </w:rPr>
                  <m:t>day of wet season baseflow duration</m:t>
                </w:ins>
              </m:r>
            </m:e>
          </m:d>
          <w:commentRangeEnd w:id="2000"/>
          <m:r>
            <m:rPr>
              <m:sty m:val="p"/>
            </m:rPr>
            <w:rPr>
              <w:rStyle w:val="CommentReference"/>
            </w:rPr>
            <w:commentReference w:id="2000"/>
          </m:r>
        </m:oMath>
      </m:oMathPara>
    </w:p>
    <w:p w14:paraId="5206804A" w14:textId="77777777" w:rsidR="008B5ED0" w:rsidRDefault="008B5ED0" w:rsidP="008B5ED0">
      <w:pPr>
        <w:pStyle w:val="FirstParagraph"/>
        <w:rPr>
          <w:ins w:id="2083" w:author="Thomas Harter" w:date="2024-03-21T07:08:00Z"/>
        </w:rPr>
      </w:pPr>
    </w:p>
    <w:p w14:paraId="0C102F99" w14:textId="15BB2080" w:rsidR="008B5ED0" w:rsidRDefault="00914035" w:rsidP="008B5ED0">
      <w:pPr>
        <w:pStyle w:val="FirstParagraph"/>
        <w:rPr>
          <w:ins w:id="2084" w:author="Thomas Harter" w:date="2024-03-21T07:08:00Z"/>
        </w:rPr>
      </w:pPr>
      <w:ins w:id="2085" w:author="Thomas Harter" w:date="2024-03-21T07:11:00Z">
        <w:r>
          <w:t>It can be seen from (</w:t>
        </w:r>
        <w:r w:rsidRPr="00914035">
          <w:rPr>
            <w:highlight w:val="yellow"/>
            <w:rPrChange w:id="2086" w:author="Thomas Harter" w:date="2024-03-21T07:12:00Z">
              <w:rPr/>
            </w:rPrChange>
          </w:rPr>
          <w:t>above equation number</w:t>
        </w:r>
        <w:r>
          <w:t>) that the HB</w:t>
        </w:r>
      </w:ins>
      <w:ins w:id="2087" w:author="Thomas Harter" w:date="2024-03-21T07:12:00Z">
        <w:r>
          <w:t xml:space="preserve"> function</w:t>
        </w:r>
      </w:ins>
      <w:ins w:id="2088" w:author="Thomas Harter" w:date="2024-03-21T07:11:00Z">
        <w:r>
          <w:t xml:space="preserve"> allows for an </w:t>
        </w:r>
        <w:r>
          <w:rPr>
            <w:i/>
            <w:iCs/>
          </w:rPr>
          <w:t>a priori</w:t>
        </w:r>
        <w:r>
          <w:t xml:space="preserve"> prediction of</w:t>
        </w:r>
      </w:ins>
      <w:ins w:id="2089" w:author="Thomas Harter" w:date="2024-03-21T07:12:00Z">
        <w:r w:rsidR="008F5FB2">
          <w:t xml:space="preserve"> current </w:t>
        </w:r>
      </w:ins>
      <w:ins w:id="2090" w:author="Thomas Harter" w:date="2024-03-21T07:11:00Z">
        <w:r>
          <w:t xml:space="preserve">water year </w:t>
        </w:r>
        <w:proofErr w:type="spellStart"/>
        <w:r>
          <w:t>spf</w:t>
        </w:r>
        <w:proofErr w:type="spellEnd"/>
        <w:r>
          <w:t xml:space="preserve"> outcomes based on hydrologic variables from the two previous water years. </w:t>
        </w:r>
      </w:ins>
      <w:ins w:id="2091" w:author="Thomas Harter" w:date="2024-03-21T07:12:00Z">
        <w:r w:rsidR="008F5FB2">
          <w:t xml:space="preserve"> </w:t>
        </w:r>
      </w:ins>
    </w:p>
    <w:p w14:paraId="505FC2AC" w14:textId="77777777" w:rsidR="008B5ED0" w:rsidRDefault="008B5ED0" w:rsidP="005A3C0F">
      <w:pPr>
        <w:pStyle w:val="TableCaption"/>
        <w:rPr>
          <w:ins w:id="2092" w:author="Thomas Harter" w:date="2024-03-21T07:08:00Z"/>
          <w:i w:val="0"/>
          <w:iCs/>
        </w:rPr>
      </w:pPr>
    </w:p>
    <w:p w14:paraId="008E7761" w14:textId="0C771B52" w:rsidR="005A3C0F" w:rsidRDefault="005A3C0F" w:rsidP="005A3C0F">
      <w:pPr>
        <w:pStyle w:val="TableCaption"/>
        <w:rPr>
          <w:ins w:id="2093" w:author="Claire Kouba" w:date="2024-03-12T20:42:00Z"/>
        </w:rPr>
      </w:pPr>
      <w:ins w:id="2094" w:author="Claire Kouba" w:date="2024-03-12T20:42:00Z">
        <w:r>
          <w:t xml:space="preserve">Table 2: Summary statistics of an example set of linear models predicting the number of coho smolt produced per female in a given water year. Because the Brood Year reconnection date for 10 </w:t>
        </w:r>
        <w:proofErr w:type="spellStart"/>
        <w:r>
          <w:t>cfs</w:t>
        </w:r>
        <w:proofErr w:type="spellEnd"/>
        <w:r>
          <w:t xml:space="preserve"> was by far the best single-predictor model, it is included in all two-predictor models under consideration.</w:t>
        </w:r>
      </w:ins>
    </w:p>
    <w:tbl>
      <w:tblPr>
        <w:tblStyle w:val="Table"/>
        <w:tblW w:w="0" w:type="auto"/>
        <w:jc w:val="center"/>
        <w:tblLayout w:type="fixed"/>
        <w:tblLook w:val="0420" w:firstRow="1" w:lastRow="0" w:firstColumn="0" w:lastColumn="0" w:noHBand="0" w:noVBand="1"/>
      </w:tblPr>
      <w:tblGrid>
        <w:gridCol w:w="1010"/>
        <w:gridCol w:w="2160"/>
        <w:gridCol w:w="1034"/>
        <w:gridCol w:w="1206"/>
        <w:gridCol w:w="1426"/>
        <w:gridCol w:w="1866"/>
        <w:gridCol w:w="961"/>
      </w:tblGrid>
      <w:tr w:rsidR="005A3C0F" w14:paraId="3A529F28" w14:textId="77777777" w:rsidTr="00CA4C9C">
        <w:trPr>
          <w:cnfStyle w:val="100000000000" w:firstRow="1" w:lastRow="0" w:firstColumn="0" w:lastColumn="0" w:oddVBand="0" w:evenVBand="0" w:oddHBand="0" w:evenHBand="0" w:firstRowFirstColumn="0" w:firstRowLastColumn="0" w:lastRowFirstColumn="0" w:lastRowLastColumn="0"/>
          <w:tblHeader/>
          <w:jc w:val="center"/>
          <w:ins w:id="2095" w:author="Claire Kouba" w:date="2024-03-12T20:42:00Z"/>
        </w:trPr>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867F47"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096" w:author="Claire Kouba" w:date="2024-03-12T20:42:00Z"/>
              </w:rPr>
            </w:pPr>
            <w:ins w:id="2097" w:author="Claire Kouba" w:date="2024-03-12T20:42:00Z">
              <w:r>
                <w:rPr>
                  <w:rFonts w:ascii="Arial" w:eastAsia="Arial" w:hAnsi="Arial" w:cs="Arial"/>
                  <w:color w:val="000000"/>
                  <w:sz w:val="22"/>
                  <w:szCs w:val="22"/>
                </w:rPr>
                <w:t>Model</w:t>
              </w:r>
            </w:ins>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CDCC17"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098" w:author="Claire Kouba" w:date="2024-03-12T20:42:00Z"/>
              </w:rPr>
            </w:pPr>
            <w:ins w:id="2099" w:author="Claire Kouba" w:date="2024-03-12T20:42:00Z">
              <w:r>
                <w:rPr>
                  <w:rFonts w:ascii="Arial" w:eastAsia="Arial" w:hAnsi="Arial" w:cs="Arial"/>
                  <w:color w:val="000000"/>
                  <w:sz w:val="22"/>
                  <w:szCs w:val="22"/>
                </w:rPr>
                <w:t>Predictor(s)</w:t>
              </w:r>
            </w:ins>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1B7922"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00" w:author="Claire Kouba" w:date="2024-03-12T20:42:00Z"/>
              </w:rPr>
            </w:pPr>
            <w:ins w:id="2101" w:author="Claire Kouba" w:date="2024-03-12T20:42:00Z">
              <w:r>
                <w:rPr>
                  <w:rFonts w:ascii="Arial" w:eastAsia="Arial" w:hAnsi="Arial" w:cs="Arial"/>
                  <w:color w:val="000000"/>
                  <w:sz w:val="22"/>
                  <w:szCs w:val="22"/>
                </w:rPr>
                <w:t>F-stat.</w:t>
              </w:r>
            </w:ins>
          </w:p>
        </w:tc>
        <w:tc>
          <w:tcPr>
            <w:tcW w:w="120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02BA9C"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02" w:author="Claire Kouba" w:date="2024-03-12T20:42:00Z"/>
              </w:rPr>
            </w:pPr>
            <w:ins w:id="2103" w:author="Claire Kouba" w:date="2024-03-12T20:42:00Z">
              <w:r>
                <w:rPr>
                  <w:rFonts w:ascii="Arial" w:eastAsia="Arial" w:hAnsi="Arial" w:cs="Arial"/>
                  <w:color w:val="000000"/>
                  <w:sz w:val="22"/>
                  <w:szCs w:val="22"/>
                </w:rPr>
                <w:t>P-value</w:t>
              </w:r>
            </w:ins>
          </w:p>
        </w:tc>
        <w:tc>
          <w:tcPr>
            <w:tcW w:w="142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BDC16C"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04" w:author="Claire Kouba" w:date="2024-03-12T20:42:00Z"/>
              </w:rPr>
            </w:pPr>
            <w:ins w:id="2105" w:author="Claire Kouba" w:date="2024-03-12T20:42:00Z">
              <w:r>
                <w:rPr>
                  <w:rFonts w:ascii="Arial" w:eastAsia="Arial" w:hAnsi="Arial" w:cs="Arial"/>
                  <w:color w:val="000000"/>
                  <w:sz w:val="22"/>
                  <w:szCs w:val="22"/>
                </w:rPr>
                <w:t>R squared</w:t>
              </w:r>
            </w:ins>
          </w:p>
        </w:tc>
        <w:tc>
          <w:tcPr>
            <w:tcW w:w="18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B230C9"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06" w:author="Claire Kouba" w:date="2024-03-12T20:42:00Z"/>
              </w:rPr>
            </w:pPr>
            <w:ins w:id="2107" w:author="Claire Kouba" w:date="2024-03-12T20:42:00Z">
              <w:r>
                <w:rPr>
                  <w:rFonts w:ascii="Arial" w:eastAsia="Arial" w:hAnsi="Arial" w:cs="Arial"/>
                  <w:color w:val="000000"/>
                  <w:sz w:val="22"/>
                  <w:szCs w:val="22"/>
                </w:rPr>
                <w:t>Adj. R squared</w:t>
              </w:r>
            </w:ins>
          </w:p>
        </w:tc>
        <w:tc>
          <w:tcPr>
            <w:tcW w:w="96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068614"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08" w:author="Claire Kouba" w:date="2024-03-12T20:42:00Z"/>
              </w:rPr>
            </w:pPr>
            <w:proofErr w:type="spellStart"/>
            <w:ins w:id="2109" w:author="Claire Kouba" w:date="2024-03-12T20:42:00Z">
              <w:r>
                <w:rPr>
                  <w:rFonts w:ascii="Arial" w:eastAsia="Arial" w:hAnsi="Arial" w:cs="Arial"/>
                  <w:color w:val="000000"/>
                  <w:sz w:val="22"/>
                  <w:szCs w:val="22"/>
                </w:rPr>
                <w:t>AICc</w:t>
              </w:r>
              <w:proofErr w:type="spellEnd"/>
            </w:ins>
          </w:p>
        </w:tc>
      </w:tr>
      <w:tr w:rsidR="005A3C0F" w14:paraId="07D56954" w14:textId="77777777" w:rsidTr="00CA4C9C">
        <w:trPr>
          <w:jc w:val="center"/>
          <w:ins w:id="2110" w:author="Claire Kouba" w:date="2024-03-12T20:42:00Z"/>
        </w:trPr>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09EF8"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111" w:author="Claire Kouba" w:date="2024-03-12T20:42:00Z"/>
              </w:rPr>
            </w:pPr>
            <w:ins w:id="2112" w:author="Claire Kouba" w:date="2024-03-12T20:42:00Z">
              <w:r>
                <w:rPr>
                  <w:rFonts w:ascii="Arial" w:eastAsia="Arial" w:hAnsi="Arial" w:cs="Arial"/>
                  <w:color w:val="000000"/>
                  <w:sz w:val="22"/>
                  <w:szCs w:val="22"/>
                </w:rPr>
                <w:t>lm1a</w:t>
              </w:r>
            </w:ins>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F56FA"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113" w:author="Claire Kouba" w:date="2024-03-12T20:42:00Z"/>
              </w:rPr>
            </w:pPr>
            <w:ins w:id="2114" w:author="Claire Kouba" w:date="2024-03-12T20:42:00Z">
              <w:r>
                <w:rPr>
                  <w:rFonts w:ascii="Arial" w:eastAsia="Arial" w:hAnsi="Arial" w:cs="Arial"/>
                  <w:color w:val="000000"/>
                  <w:sz w:val="22"/>
                  <w:szCs w:val="22"/>
                </w:rPr>
                <w:t>BY_recon_10</w:t>
              </w:r>
            </w:ins>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488837"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15" w:author="Claire Kouba" w:date="2024-03-12T20:42:00Z"/>
              </w:rPr>
            </w:pPr>
            <w:ins w:id="2116" w:author="Claire Kouba" w:date="2024-03-12T20:42:00Z">
              <w:r>
                <w:rPr>
                  <w:rFonts w:ascii="Arial" w:eastAsia="Arial" w:hAnsi="Arial" w:cs="Arial"/>
                  <w:color w:val="000000"/>
                  <w:sz w:val="22"/>
                  <w:szCs w:val="22"/>
                </w:rPr>
                <w:t>10.8</w:t>
              </w:r>
            </w:ins>
          </w:p>
        </w:tc>
        <w:tc>
          <w:tcPr>
            <w:tcW w:w="120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9E8630"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17" w:author="Claire Kouba" w:date="2024-03-12T20:42:00Z"/>
              </w:rPr>
            </w:pPr>
            <w:ins w:id="2118" w:author="Claire Kouba" w:date="2024-03-12T20:42:00Z">
              <w:r>
                <w:rPr>
                  <w:rFonts w:ascii="Arial" w:eastAsia="Arial" w:hAnsi="Arial" w:cs="Arial"/>
                  <w:color w:val="000000"/>
                  <w:sz w:val="22"/>
                  <w:szCs w:val="22"/>
                </w:rPr>
                <w:t>0.00003</w:t>
              </w:r>
            </w:ins>
          </w:p>
        </w:tc>
        <w:tc>
          <w:tcPr>
            <w:tcW w:w="142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8EC1F7"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19" w:author="Claire Kouba" w:date="2024-03-12T20:42:00Z"/>
              </w:rPr>
            </w:pPr>
            <w:ins w:id="2120" w:author="Claire Kouba" w:date="2024-03-12T20:42:00Z">
              <w:r>
                <w:rPr>
                  <w:rFonts w:ascii="Arial" w:eastAsia="Arial" w:hAnsi="Arial" w:cs="Arial"/>
                  <w:color w:val="000000"/>
                  <w:sz w:val="22"/>
                  <w:szCs w:val="22"/>
                </w:rPr>
                <w:t>0.546</w:t>
              </w:r>
            </w:ins>
          </w:p>
        </w:tc>
        <w:tc>
          <w:tcPr>
            <w:tcW w:w="18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B41B76"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21" w:author="Claire Kouba" w:date="2024-03-12T20:42:00Z"/>
              </w:rPr>
            </w:pPr>
            <w:ins w:id="2122" w:author="Claire Kouba" w:date="2024-03-12T20:42:00Z">
              <w:r>
                <w:rPr>
                  <w:rFonts w:ascii="Arial" w:eastAsia="Arial" w:hAnsi="Arial" w:cs="Arial"/>
                  <w:color w:val="000000"/>
                  <w:sz w:val="22"/>
                  <w:szCs w:val="22"/>
                </w:rPr>
                <w:t>0.496</w:t>
              </w:r>
            </w:ins>
          </w:p>
        </w:tc>
        <w:tc>
          <w:tcPr>
            <w:tcW w:w="96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E6C17"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23" w:author="Claire Kouba" w:date="2024-03-12T20:42:00Z"/>
              </w:rPr>
            </w:pPr>
            <w:ins w:id="2124" w:author="Claire Kouba" w:date="2024-03-12T20:42:00Z">
              <w:r>
                <w:rPr>
                  <w:rFonts w:ascii="Arial" w:eastAsia="Arial" w:hAnsi="Arial" w:cs="Arial"/>
                  <w:color w:val="000000"/>
                  <w:sz w:val="22"/>
                  <w:szCs w:val="22"/>
                </w:rPr>
                <w:t>108.4</w:t>
              </w:r>
            </w:ins>
          </w:p>
        </w:tc>
      </w:tr>
      <w:tr w:rsidR="005A3C0F" w14:paraId="381FC72A" w14:textId="77777777" w:rsidTr="00CA4C9C">
        <w:trPr>
          <w:jc w:val="center"/>
          <w:ins w:id="2125"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66D1F"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126" w:author="Claire Kouba" w:date="2024-03-12T20:42:00Z"/>
              </w:rPr>
            </w:pPr>
            <w:ins w:id="2127" w:author="Claire Kouba" w:date="2024-03-12T20:42:00Z">
              <w:r>
                <w:rPr>
                  <w:rFonts w:ascii="Arial" w:eastAsia="Arial" w:hAnsi="Arial" w:cs="Arial"/>
                  <w:color w:val="000000"/>
                  <w:sz w:val="22"/>
                  <w:szCs w:val="22"/>
                </w:rPr>
                <w:t>lm1b</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4FB2E"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128" w:author="Claire Kouba" w:date="2024-03-12T20:42:00Z"/>
              </w:rPr>
            </w:pPr>
            <w:ins w:id="2129" w:author="Claire Kouba" w:date="2024-03-12T20:42:00Z">
              <w:r>
                <w:rPr>
                  <w:rFonts w:ascii="Arial" w:eastAsia="Arial" w:hAnsi="Arial" w:cs="Arial"/>
                  <w:color w:val="000000"/>
                  <w:sz w:val="22"/>
                  <w:szCs w:val="22"/>
                </w:rPr>
                <w:t>BY_recon_100</w:t>
              </w:r>
            </w:ins>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4E10A"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30" w:author="Claire Kouba" w:date="2024-03-12T20:42:00Z"/>
              </w:rPr>
            </w:pPr>
            <w:ins w:id="2131" w:author="Claire Kouba" w:date="2024-03-12T20:42:00Z">
              <w:r>
                <w:rPr>
                  <w:rFonts w:ascii="Arial" w:eastAsia="Arial" w:hAnsi="Arial" w:cs="Arial"/>
                  <w:color w:val="000000"/>
                  <w:sz w:val="22"/>
                  <w:szCs w:val="22"/>
                </w:rPr>
                <w:t>6.9</w:t>
              </w:r>
            </w:ins>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A017F"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32" w:author="Claire Kouba" w:date="2024-03-12T20:42:00Z"/>
              </w:rPr>
            </w:pPr>
            <w:ins w:id="2133" w:author="Claire Kouba" w:date="2024-03-12T20:42:00Z">
              <w:r>
                <w:rPr>
                  <w:rFonts w:ascii="Arial" w:eastAsia="Arial" w:hAnsi="Arial" w:cs="Arial"/>
                  <w:color w:val="000000"/>
                  <w:sz w:val="22"/>
                  <w:szCs w:val="22"/>
                </w:rPr>
                <w:t>0.00056</w:t>
              </w:r>
            </w:ins>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7815D7"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34" w:author="Claire Kouba" w:date="2024-03-12T20:42:00Z"/>
              </w:rPr>
            </w:pPr>
            <w:ins w:id="2135" w:author="Claire Kouba" w:date="2024-03-12T20:42:00Z">
              <w:r>
                <w:rPr>
                  <w:rFonts w:ascii="Arial" w:eastAsia="Arial" w:hAnsi="Arial" w:cs="Arial"/>
                  <w:color w:val="000000"/>
                  <w:sz w:val="22"/>
                  <w:szCs w:val="22"/>
                </w:rPr>
                <w:t>0.434</w:t>
              </w:r>
            </w:ins>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AB57D"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36" w:author="Claire Kouba" w:date="2024-03-12T20:42:00Z"/>
              </w:rPr>
            </w:pPr>
            <w:ins w:id="2137" w:author="Claire Kouba" w:date="2024-03-12T20:42:00Z">
              <w:r>
                <w:rPr>
                  <w:rFonts w:ascii="Arial" w:eastAsia="Arial" w:hAnsi="Arial" w:cs="Arial"/>
                  <w:color w:val="000000"/>
                  <w:sz w:val="22"/>
                  <w:szCs w:val="22"/>
                </w:rPr>
                <w:t>0.371</w:t>
              </w:r>
            </w:ins>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17B31"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38" w:author="Claire Kouba" w:date="2024-03-12T20:42:00Z"/>
              </w:rPr>
            </w:pPr>
            <w:ins w:id="2139" w:author="Claire Kouba" w:date="2024-03-12T20:42:00Z">
              <w:r>
                <w:rPr>
                  <w:rFonts w:ascii="Arial" w:eastAsia="Arial" w:hAnsi="Arial" w:cs="Arial"/>
                  <w:color w:val="000000"/>
                  <w:sz w:val="22"/>
                  <w:szCs w:val="22"/>
                </w:rPr>
                <w:t>110.8</w:t>
              </w:r>
            </w:ins>
          </w:p>
        </w:tc>
      </w:tr>
      <w:tr w:rsidR="005A3C0F" w14:paraId="3944384E" w14:textId="77777777" w:rsidTr="00CA4C9C">
        <w:trPr>
          <w:jc w:val="center"/>
          <w:ins w:id="2140"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87139"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141" w:author="Claire Kouba" w:date="2024-03-12T20:42:00Z"/>
              </w:rPr>
            </w:pPr>
            <w:ins w:id="2142" w:author="Claire Kouba" w:date="2024-03-12T20:42:00Z">
              <w:r>
                <w:rPr>
                  <w:rFonts w:ascii="Arial" w:eastAsia="Arial" w:hAnsi="Arial" w:cs="Arial"/>
                  <w:color w:val="000000"/>
                  <w:sz w:val="22"/>
                  <w:szCs w:val="22"/>
                </w:rPr>
                <w:lastRenderedPageBreak/>
                <w:t>lm1c</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C5ED0"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143" w:author="Claire Kouba" w:date="2024-03-12T20:42:00Z"/>
              </w:rPr>
            </w:pPr>
            <w:proofErr w:type="spellStart"/>
            <w:ins w:id="2144" w:author="Claire Kouba" w:date="2024-03-12T20:42:00Z">
              <w:r>
                <w:rPr>
                  <w:rFonts w:ascii="Arial" w:eastAsia="Arial" w:hAnsi="Arial" w:cs="Arial"/>
                  <w:color w:val="000000"/>
                  <w:sz w:val="22"/>
                  <w:szCs w:val="22"/>
                </w:rPr>
                <w:t>RY_Wet_Tim</w:t>
              </w:r>
              <w:proofErr w:type="spellEnd"/>
            </w:ins>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1E39DD"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45" w:author="Claire Kouba" w:date="2024-03-12T20:42:00Z"/>
              </w:rPr>
            </w:pPr>
            <w:ins w:id="2146" w:author="Claire Kouba" w:date="2024-03-12T20:42:00Z">
              <w:r>
                <w:rPr>
                  <w:rFonts w:ascii="Arial" w:eastAsia="Arial" w:hAnsi="Arial" w:cs="Arial"/>
                  <w:color w:val="000000"/>
                  <w:sz w:val="22"/>
                  <w:szCs w:val="22"/>
                </w:rPr>
                <w:t>4.1</w:t>
              </w:r>
            </w:ins>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EA721"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47" w:author="Claire Kouba" w:date="2024-03-12T20:42:00Z"/>
              </w:rPr>
            </w:pPr>
            <w:ins w:id="2148" w:author="Claire Kouba" w:date="2024-03-12T20:42:00Z">
              <w:r>
                <w:rPr>
                  <w:rFonts w:ascii="Arial" w:eastAsia="Arial" w:hAnsi="Arial" w:cs="Arial"/>
                  <w:color w:val="000000"/>
                  <w:sz w:val="22"/>
                  <w:szCs w:val="22"/>
                </w:rPr>
                <w:t>0.00336</w:t>
              </w:r>
            </w:ins>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E80A4"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49" w:author="Claire Kouba" w:date="2024-03-12T20:42:00Z"/>
              </w:rPr>
            </w:pPr>
            <w:ins w:id="2150" w:author="Claire Kouba" w:date="2024-03-12T20:42:00Z">
              <w:r>
                <w:rPr>
                  <w:rFonts w:ascii="Arial" w:eastAsia="Arial" w:hAnsi="Arial" w:cs="Arial"/>
                  <w:color w:val="000000"/>
                  <w:sz w:val="22"/>
                  <w:szCs w:val="22"/>
                </w:rPr>
                <w:t>0.316</w:t>
              </w:r>
            </w:ins>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A03BE"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51" w:author="Claire Kouba" w:date="2024-03-12T20:42:00Z"/>
              </w:rPr>
            </w:pPr>
            <w:ins w:id="2152" w:author="Claire Kouba" w:date="2024-03-12T20:42:00Z">
              <w:r>
                <w:rPr>
                  <w:rFonts w:ascii="Arial" w:eastAsia="Arial" w:hAnsi="Arial" w:cs="Arial"/>
                  <w:color w:val="000000"/>
                  <w:sz w:val="22"/>
                  <w:szCs w:val="22"/>
                </w:rPr>
                <w:t>0.239</w:t>
              </w:r>
            </w:ins>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E8D01"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53" w:author="Claire Kouba" w:date="2024-03-12T20:42:00Z"/>
              </w:rPr>
            </w:pPr>
            <w:ins w:id="2154" w:author="Claire Kouba" w:date="2024-03-12T20:42:00Z">
              <w:r>
                <w:rPr>
                  <w:rFonts w:ascii="Arial" w:eastAsia="Arial" w:hAnsi="Arial" w:cs="Arial"/>
                  <w:color w:val="000000"/>
                  <w:sz w:val="22"/>
                  <w:szCs w:val="22"/>
                </w:rPr>
                <w:t>112.9</w:t>
              </w:r>
            </w:ins>
          </w:p>
        </w:tc>
      </w:tr>
      <w:tr w:rsidR="005A3C0F" w14:paraId="0CEFD88F" w14:textId="77777777" w:rsidTr="00CA4C9C">
        <w:trPr>
          <w:jc w:val="center"/>
          <w:ins w:id="2155" w:author="Claire Kouba" w:date="2024-03-12T20:42:00Z"/>
        </w:trPr>
        <w:tc>
          <w:tcPr>
            <w:tcW w:w="10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930D31E"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156" w:author="Claire Kouba" w:date="2024-03-12T20:42:00Z"/>
              </w:rPr>
            </w:pPr>
            <w:ins w:id="2157" w:author="Claire Kouba" w:date="2024-03-12T20:42:00Z">
              <w:r>
                <w:rPr>
                  <w:rFonts w:ascii="Arial" w:eastAsia="Arial" w:hAnsi="Arial" w:cs="Arial"/>
                  <w:color w:val="000000"/>
                  <w:sz w:val="22"/>
                  <w:szCs w:val="22"/>
                </w:rPr>
                <w:t>lm1d</w:t>
              </w:r>
            </w:ins>
          </w:p>
        </w:tc>
        <w:tc>
          <w:tcPr>
            <w:tcW w:w="216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11FE404"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158" w:author="Claire Kouba" w:date="2024-03-12T20:42:00Z"/>
              </w:rPr>
            </w:pPr>
            <w:proofErr w:type="spellStart"/>
            <w:ins w:id="2159" w:author="Claire Kouba" w:date="2024-03-12T20:42:00Z">
              <w:r>
                <w:rPr>
                  <w:rFonts w:ascii="Arial" w:eastAsia="Arial" w:hAnsi="Arial" w:cs="Arial"/>
                  <w:color w:val="000000"/>
                  <w:sz w:val="22"/>
                  <w:szCs w:val="22"/>
                </w:rPr>
                <w:t>RY_Wet_BFL_Dur</w:t>
              </w:r>
              <w:proofErr w:type="spellEnd"/>
            </w:ins>
          </w:p>
        </w:tc>
        <w:tc>
          <w:tcPr>
            <w:tcW w:w="103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F7B372F"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60" w:author="Claire Kouba" w:date="2024-03-12T20:42:00Z"/>
              </w:rPr>
            </w:pPr>
            <w:ins w:id="2161" w:author="Claire Kouba" w:date="2024-03-12T20:42:00Z">
              <w:r>
                <w:rPr>
                  <w:rFonts w:ascii="Arial" w:eastAsia="Arial" w:hAnsi="Arial" w:cs="Arial"/>
                  <w:color w:val="000000"/>
                  <w:sz w:val="22"/>
                  <w:szCs w:val="22"/>
                </w:rPr>
                <w:t>6.7</w:t>
              </w:r>
            </w:ins>
          </w:p>
        </w:tc>
        <w:tc>
          <w:tcPr>
            <w:tcW w:w="120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500D5BA"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62" w:author="Claire Kouba" w:date="2024-03-12T20:42:00Z"/>
              </w:rPr>
            </w:pPr>
            <w:ins w:id="2163" w:author="Claire Kouba" w:date="2024-03-12T20:42:00Z">
              <w:r>
                <w:rPr>
                  <w:rFonts w:ascii="Arial" w:eastAsia="Arial" w:hAnsi="Arial" w:cs="Arial"/>
                  <w:color w:val="000000"/>
                  <w:sz w:val="22"/>
                  <w:szCs w:val="22"/>
                </w:rPr>
                <w:t>0.83792</w:t>
              </w:r>
            </w:ins>
          </w:p>
        </w:tc>
        <w:tc>
          <w:tcPr>
            <w:tcW w:w="142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C13F745"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64" w:author="Claire Kouba" w:date="2024-03-12T20:42:00Z"/>
              </w:rPr>
            </w:pPr>
            <w:ins w:id="2165" w:author="Claire Kouba" w:date="2024-03-12T20:42:00Z">
              <w:r>
                <w:rPr>
                  <w:rFonts w:ascii="Arial" w:eastAsia="Arial" w:hAnsi="Arial" w:cs="Arial"/>
                  <w:color w:val="000000"/>
                  <w:sz w:val="22"/>
                  <w:szCs w:val="22"/>
                </w:rPr>
                <w:t>0.427</w:t>
              </w:r>
            </w:ins>
          </w:p>
        </w:tc>
        <w:tc>
          <w:tcPr>
            <w:tcW w:w="18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501DC79"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66" w:author="Claire Kouba" w:date="2024-03-12T20:42:00Z"/>
              </w:rPr>
            </w:pPr>
            <w:ins w:id="2167" w:author="Claire Kouba" w:date="2024-03-12T20:42:00Z">
              <w:r>
                <w:rPr>
                  <w:rFonts w:ascii="Arial" w:eastAsia="Arial" w:hAnsi="Arial" w:cs="Arial"/>
                  <w:color w:val="000000"/>
                  <w:sz w:val="22"/>
                  <w:szCs w:val="22"/>
                </w:rPr>
                <w:t>0.363</w:t>
              </w:r>
            </w:ins>
          </w:p>
        </w:tc>
        <w:tc>
          <w:tcPr>
            <w:tcW w:w="96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373CF99"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68" w:author="Claire Kouba" w:date="2024-03-12T20:42:00Z"/>
              </w:rPr>
            </w:pPr>
            <w:ins w:id="2169" w:author="Claire Kouba" w:date="2024-03-12T20:42:00Z">
              <w:r>
                <w:rPr>
                  <w:rFonts w:ascii="Arial" w:eastAsia="Arial" w:hAnsi="Arial" w:cs="Arial"/>
                  <w:color w:val="000000"/>
                  <w:sz w:val="22"/>
                  <w:szCs w:val="22"/>
                </w:rPr>
                <w:t>110.9</w:t>
              </w:r>
            </w:ins>
          </w:p>
        </w:tc>
      </w:tr>
      <w:tr w:rsidR="005A3C0F" w14:paraId="2BC8A5BB" w14:textId="77777777" w:rsidTr="00CA4C9C">
        <w:trPr>
          <w:jc w:val="center"/>
          <w:ins w:id="2170" w:author="Claire Kouba" w:date="2024-03-12T20:42:00Z"/>
        </w:trPr>
        <w:tc>
          <w:tcPr>
            <w:tcW w:w="10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538D5C"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171" w:author="Claire Kouba" w:date="2024-03-12T20:42:00Z"/>
              </w:rPr>
            </w:pPr>
            <w:ins w:id="2172" w:author="Claire Kouba" w:date="2024-03-12T20:42:00Z">
              <w:r>
                <w:rPr>
                  <w:rFonts w:ascii="Arial" w:eastAsia="Arial" w:hAnsi="Arial" w:cs="Arial"/>
                  <w:color w:val="000000"/>
                  <w:sz w:val="22"/>
                  <w:szCs w:val="22"/>
                </w:rPr>
                <w:t>lm2a</w:t>
              </w:r>
            </w:ins>
          </w:p>
        </w:tc>
        <w:tc>
          <w:tcPr>
            <w:tcW w:w="216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62F117"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173" w:author="Claire Kouba" w:date="2024-03-12T20:42:00Z"/>
              </w:rPr>
            </w:pPr>
            <w:ins w:id="2174" w:author="Claire Kouba" w:date="2024-03-12T20:42:00Z">
              <w:r>
                <w:rPr>
                  <w:rFonts w:ascii="Arial" w:eastAsia="Arial" w:hAnsi="Arial" w:cs="Arial"/>
                  <w:color w:val="000000"/>
                  <w:sz w:val="22"/>
                  <w:szCs w:val="22"/>
                </w:rPr>
                <w:t>BY_recon_10, BY_recon_100</w:t>
              </w:r>
            </w:ins>
          </w:p>
        </w:tc>
        <w:tc>
          <w:tcPr>
            <w:tcW w:w="103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7E40F"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75" w:author="Claire Kouba" w:date="2024-03-12T20:42:00Z"/>
              </w:rPr>
            </w:pPr>
            <w:ins w:id="2176" w:author="Claire Kouba" w:date="2024-03-12T20:42:00Z">
              <w:r>
                <w:rPr>
                  <w:rFonts w:ascii="Arial" w:eastAsia="Arial" w:hAnsi="Arial" w:cs="Arial"/>
                  <w:color w:val="000000"/>
                  <w:sz w:val="22"/>
                  <w:szCs w:val="22"/>
                </w:rPr>
                <w:t>12.9</w:t>
              </w:r>
            </w:ins>
          </w:p>
        </w:tc>
        <w:tc>
          <w:tcPr>
            <w:tcW w:w="120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4F216"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77" w:author="Claire Kouba" w:date="2024-03-12T20:42:00Z"/>
              </w:rPr>
            </w:pPr>
            <w:ins w:id="2178" w:author="Claire Kouba" w:date="2024-03-12T20:42:00Z">
              <w:r>
                <w:rPr>
                  <w:rFonts w:ascii="Arial" w:eastAsia="Arial" w:hAnsi="Arial" w:cs="Arial"/>
                  <w:color w:val="000000"/>
                  <w:sz w:val="22"/>
                  <w:szCs w:val="22"/>
                </w:rPr>
                <w:t>0.00004</w:t>
              </w:r>
            </w:ins>
          </w:p>
        </w:tc>
        <w:tc>
          <w:tcPr>
            <w:tcW w:w="142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7F947"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79" w:author="Claire Kouba" w:date="2024-03-12T20:42:00Z"/>
              </w:rPr>
            </w:pPr>
            <w:ins w:id="2180" w:author="Claire Kouba" w:date="2024-03-12T20:42:00Z">
              <w:r>
                <w:rPr>
                  <w:rFonts w:ascii="Arial" w:eastAsia="Arial" w:hAnsi="Arial" w:cs="Arial"/>
                  <w:color w:val="000000"/>
                  <w:sz w:val="22"/>
                  <w:szCs w:val="22"/>
                </w:rPr>
                <w:t>0.764</w:t>
              </w:r>
            </w:ins>
          </w:p>
        </w:tc>
        <w:tc>
          <w:tcPr>
            <w:tcW w:w="18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2F6FA"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81" w:author="Claire Kouba" w:date="2024-03-12T20:42:00Z"/>
              </w:rPr>
            </w:pPr>
            <w:ins w:id="2182" w:author="Claire Kouba" w:date="2024-03-12T20:42:00Z">
              <w:r>
                <w:rPr>
                  <w:rFonts w:ascii="Arial" w:eastAsia="Arial" w:hAnsi="Arial" w:cs="Arial"/>
                  <w:color w:val="000000"/>
                  <w:sz w:val="22"/>
                  <w:szCs w:val="22"/>
                </w:rPr>
                <w:t>0.705</w:t>
              </w:r>
            </w:ins>
          </w:p>
        </w:tc>
        <w:tc>
          <w:tcPr>
            <w:tcW w:w="96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9BB05"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83" w:author="Claire Kouba" w:date="2024-03-12T20:42:00Z"/>
              </w:rPr>
            </w:pPr>
            <w:ins w:id="2184" w:author="Claire Kouba" w:date="2024-03-12T20:42:00Z">
              <w:r>
                <w:rPr>
                  <w:rFonts w:ascii="Arial" w:eastAsia="Arial" w:hAnsi="Arial" w:cs="Arial"/>
                  <w:color w:val="000000"/>
                  <w:sz w:val="22"/>
                  <w:szCs w:val="22"/>
                </w:rPr>
                <w:t>105.1</w:t>
              </w:r>
            </w:ins>
          </w:p>
        </w:tc>
      </w:tr>
      <w:tr w:rsidR="005A3C0F" w14:paraId="3CC02C4E" w14:textId="77777777" w:rsidTr="00CA4C9C">
        <w:trPr>
          <w:jc w:val="center"/>
          <w:ins w:id="2185"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8AB499"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186" w:author="Claire Kouba" w:date="2024-03-12T20:42:00Z"/>
              </w:rPr>
            </w:pPr>
            <w:ins w:id="2187" w:author="Claire Kouba" w:date="2024-03-12T20:42:00Z">
              <w:r>
                <w:rPr>
                  <w:rFonts w:ascii="Arial" w:eastAsia="Arial" w:hAnsi="Arial" w:cs="Arial"/>
                  <w:color w:val="000000"/>
                  <w:sz w:val="22"/>
                  <w:szCs w:val="22"/>
                </w:rPr>
                <w:t>lm2b</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F3E3B"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188" w:author="Claire Kouba" w:date="2024-03-12T20:42:00Z"/>
              </w:rPr>
            </w:pPr>
            <w:ins w:id="2189" w:author="Claire Kouba" w:date="2024-03-12T20:42:00Z">
              <w:r>
                <w:rPr>
                  <w:rFonts w:ascii="Arial" w:eastAsia="Arial" w:hAnsi="Arial" w:cs="Arial"/>
                  <w:color w:val="000000"/>
                  <w:sz w:val="22"/>
                  <w:szCs w:val="22"/>
                </w:rPr>
                <w:t xml:space="preserve">BY_recon_10, </w:t>
              </w:r>
              <w:proofErr w:type="spellStart"/>
              <w:r>
                <w:rPr>
                  <w:rFonts w:ascii="Arial" w:eastAsia="Arial" w:hAnsi="Arial" w:cs="Arial"/>
                  <w:color w:val="000000"/>
                  <w:sz w:val="22"/>
                  <w:szCs w:val="22"/>
                </w:rPr>
                <w:t>RY_Wet_Tim</w:t>
              </w:r>
              <w:proofErr w:type="spellEnd"/>
            </w:ins>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431F72"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90" w:author="Claire Kouba" w:date="2024-03-12T20:42:00Z"/>
              </w:rPr>
            </w:pPr>
            <w:ins w:id="2191" w:author="Claire Kouba" w:date="2024-03-12T20:42:00Z">
              <w:r>
                <w:rPr>
                  <w:rFonts w:ascii="Arial" w:eastAsia="Arial" w:hAnsi="Arial" w:cs="Arial"/>
                  <w:color w:val="000000"/>
                  <w:sz w:val="22"/>
                  <w:szCs w:val="22"/>
                </w:rPr>
                <w:t>11.7</w:t>
              </w:r>
            </w:ins>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A333A"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92" w:author="Claire Kouba" w:date="2024-03-12T20:42:00Z"/>
              </w:rPr>
            </w:pPr>
            <w:ins w:id="2193" w:author="Claire Kouba" w:date="2024-03-12T20:42:00Z">
              <w:r>
                <w:rPr>
                  <w:rFonts w:ascii="Arial" w:eastAsia="Arial" w:hAnsi="Arial" w:cs="Arial"/>
                  <w:color w:val="000000"/>
                  <w:sz w:val="22"/>
                  <w:szCs w:val="22"/>
                </w:rPr>
                <w:t>0.00017</w:t>
              </w:r>
            </w:ins>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2C179A"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94" w:author="Claire Kouba" w:date="2024-03-12T20:42:00Z"/>
              </w:rPr>
            </w:pPr>
            <w:ins w:id="2195" w:author="Claire Kouba" w:date="2024-03-12T20:42:00Z">
              <w:r>
                <w:rPr>
                  <w:rFonts w:ascii="Arial" w:eastAsia="Arial" w:hAnsi="Arial" w:cs="Arial"/>
                  <w:color w:val="000000"/>
                  <w:sz w:val="22"/>
                  <w:szCs w:val="22"/>
                </w:rPr>
                <w:t>0.745</w:t>
              </w:r>
            </w:ins>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925F7E"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96" w:author="Claire Kouba" w:date="2024-03-12T20:42:00Z"/>
              </w:rPr>
            </w:pPr>
            <w:ins w:id="2197" w:author="Claire Kouba" w:date="2024-03-12T20:42:00Z">
              <w:r>
                <w:rPr>
                  <w:rFonts w:ascii="Arial" w:eastAsia="Arial" w:hAnsi="Arial" w:cs="Arial"/>
                  <w:color w:val="000000"/>
                  <w:sz w:val="22"/>
                  <w:szCs w:val="22"/>
                </w:rPr>
                <w:t>0.681</w:t>
              </w:r>
            </w:ins>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611A8"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98" w:author="Claire Kouba" w:date="2024-03-12T20:42:00Z"/>
              </w:rPr>
            </w:pPr>
            <w:ins w:id="2199" w:author="Claire Kouba" w:date="2024-03-12T20:42:00Z">
              <w:r>
                <w:rPr>
                  <w:rFonts w:ascii="Arial" w:eastAsia="Arial" w:hAnsi="Arial" w:cs="Arial"/>
                  <w:color w:val="000000"/>
                  <w:sz w:val="22"/>
                  <w:szCs w:val="22"/>
                </w:rPr>
                <w:t>106.0</w:t>
              </w:r>
            </w:ins>
          </w:p>
        </w:tc>
      </w:tr>
      <w:tr w:rsidR="005A3C0F" w14:paraId="4230B975" w14:textId="77777777" w:rsidTr="00CA4C9C">
        <w:trPr>
          <w:jc w:val="center"/>
          <w:ins w:id="2200"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070BF"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201" w:author="Claire Kouba" w:date="2024-03-12T20:42:00Z"/>
              </w:rPr>
            </w:pPr>
            <w:ins w:id="2202" w:author="Claire Kouba" w:date="2024-03-12T20:42:00Z">
              <w:r>
                <w:rPr>
                  <w:rFonts w:ascii="Arial" w:eastAsia="Arial" w:hAnsi="Arial" w:cs="Arial"/>
                  <w:color w:val="000000"/>
                  <w:sz w:val="22"/>
                  <w:szCs w:val="22"/>
                </w:rPr>
                <w:t>lm2c</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22301"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203" w:author="Claire Kouba" w:date="2024-03-12T20:42:00Z"/>
              </w:rPr>
            </w:pPr>
            <w:ins w:id="2204" w:author="Claire Kouba" w:date="2024-03-12T20:42:00Z">
              <w:r>
                <w:rPr>
                  <w:rFonts w:ascii="Arial" w:eastAsia="Arial" w:hAnsi="Arial" w:cs="Arial"/>
                  <w:color w:val="000000"/>
                  <w:sz w:val="22"/>
                  <w:szCs w:val="22"/>
                </w:rPr>
                <w:t xml:space="preserve">BY_recon_10, </w:t>
              </w:r>
              <w:proofErr w:type="spellStart"/>
              <w:r>
                <w:rPr>
                  <w:rFonts w:ascii="Arial" w:eastAsia="Arial" w:hAnsi="Arial" w:cs="Arial"/>
                  <w:color w:val="000000"/>
                  <w:sz w:val="22"/>
                  <w:szCs w:val="22"/>
                </w:rPr>
                <w:t>RY_Wet_BFL_Dur</w:t>
              </w:r>
              <w:proofErr w:type="spellEnd"/>
            </w:ins>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5D27B"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05" w:author="Claire Kouba" w:date="2024-03-12T20:42:00Z"/>
              </w:rPr>
            </w:pPr>
            <w:ins w:id="2206" w:author="Claire Kouba" w:date="2024-03-12T20:42:00Z">
              <w:r>
                <w:rPr>
                  <w:rFonts w:ascii="Arial" w:eastAsia="Arial" w:hAnsi="Arial" w:cs="Arial"/>
                  <w:color w:val="000000"/>
                  <w:sz w:val="22"/>
                  <w:szCs w:val="22"/>
                </w:rPr>
                <w:t>11.4</w:t>
              </w:r>
            </w:ins>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086890"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07" w:author="Claire Kouba" w:date="2024-03-12T20:42:00Z"/>
              </w:rPr>
            </w:pPr>
            <w:ins w:id="2208" w:author="Claire Kouba" w:date="2024-03-12T20:42:00Z">
              <w:r>
                <w:rPr>
                  <w:rFonts w:ascii="Arial" w:eastAsia="Arial" w:hAnsi="Arial" w:cs="Arial"/>
                  <w:color w:val="000000"/>
                  <w:sz w:val="22"/>
                  <w:szCs w:val="22"/>
                </w:rPr>
                <w:t>0.18325</w:t>
              </w:r>
            </w:ins>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A038C7"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09" w:author="Claire Kouba" w:date="2024-03-12T20:42:00Z"/>
              </w:rPr>
            </w:pPr>
            <w:ins w:id="2210" w:author="Claire Kouba" w:date="2024-03-12T20:42:00Z">
              <w:r>
                <w:rPr>
                  <w:rFonts w:ascii="Arial" w:eastAsia="Arial" w:hAnsi="Arial" w:cs="Arial"/>
                  <w:color w:val="000000"/>
                  <w:sz w:val="22"/>
                  <w:szCs w:val="22"/>
                </w:rPr>
                <w:t>0.740</w:t>
              </w:r>
            </w:ins>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EE350"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11" w:author="Claire Kouba" w:date="2024-03-12T20:42:00Z"/>
              </w:rPr>
            </w:pPr>
            <w:ins w:id="2212" w:author="Claire Kouba" w:date="2024-03-12T20:42:00Z">
              <w:r>
                <w:rPr>
                  <w:rFonts w:ascii="Arial" w:eastAsia="Arial" w:hAnsi="Arial" w:cs="Arial"/>
                  <w:color w:val="000000"/>
                  <w:sz w:val="22"/>
                  <w:szCs w:val="22"/>
                </w:rPr>
                <w:t>0.675</w:t>
              </w:r>
            </w:ins>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5356AB"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13" w:author="Claire Kouba" w:date="2024-03-12T20:42:00Z"/>
              </w:rPr>
            </w:pPr>
            <w:ins w:id="2214" w:author="Claire Kouba" w:date="2024-03-12T20:42:00Z">
              <w:r>
                <w:rPr>
                  <w:rFonts w:ascii="Arial" w:eastAsia="Arial" w:hAnsi="Arial" w:cs="Arial"/>
                  <w:color w:val="000000"/>
                  <w:sz w:val="22"/>
                  <w:szCs w:val="22"/>
                </w:rPr>
                <w:t>106.2</w:t>
              </w:r>
            </w:ins>
          </w:p>
        </w:tc>
      </w:tr>
      <w:tr w:rsidR="005A3C0F" w14:paraId="4FADFA17" w14:textId="77777777" w:rsidTr="00CA4C9C">
        <w:trPr>
          <w:jc w:val="center"/>
          <w:ins w:id="2215"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7A773"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216" w:author="Claire Kouba" w:date="2024-03-12T20:42:00Z"/>
              </w:rPr>
            </w:pPr>
            <w:ins w:id="2217" w:author="Claire Kouba" w:date="2024-03-12T20:42:00Z">
              <w:r>
                <w:rPr>
                  <w:rFonts w:ascii="Arial" w:eastAsia="Arial" w:hAnsi="Arial" w:cs="Arial"/>
                  <w:color w:val="000000"/>
                  <w:sz w:val="22"/>
                  <w:szCs w:val="22"/>
                </w:rPr>
                <w:t>lm2d</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FE0D5"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218" w:author="Claire Kouba" w:date="2024-03-12T20:42:00Z"/>
              </w:rPr>
            </w:pPr>
            <w:ins w:id="2219" w:author="Claire Kouba" w:date="2024-03-12T20:42:00Z">
              <w:r>
                <w:rPr>
                  <w:rFonts w:ascii="Arial" w:eastAsia="Arial" w:hAnsi="Arial" w:cs="Arial"/>
                  <w:color w:val="000000"/>
                  <w:sz w:val="22"/>
                  <w:szCs w:val="22"/>
                </w:rPr>
                <w:t>BY_recon_10, SY_SP_ROC</w:t>
              </w:r>
            </w:ins>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14776"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20" w:author="Claire Kouba" w:date="2024-03-12T20:42:00Z"/>
              </w:rPr>
            </w:pPr>
            <w:ins w:id="2221" w:author="Claire Kouba" w:date="2024-03-12T20:42:00Z">
              <w:r>
                <w:rPr>
                  <w:rFonts w:ascii="Arial" w:eastAsia="Arial" w:hAnsi="Arial" w:cs="Arial"/>
                  <w:color w:val="000000"/>
                  <w:sz w:val="22"/>
                  <w:szCs w:val="22"/>
                </w:rPr>
                <w:t>10.2</w:t>
              </w:r>
            </w:ins>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6F4BEA"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22" w:author="Claire Kouba" w:date="2024-03-12T20:42:00Z"/>
              </w:rPr>
            </w:pPr>
            <w:ins w:id="2223" w:author="Claire Kouba" w:date="2024-03-12T20:42:00Z">
              <w:r>
                <w:rPr>
                  <w:rFonts w:ascii="Arial" w:eastAsia="Arial" w:hAnsi="Arial" w:cs="Arial"/>
                  <w:color w:val="000000"/>
                  <w:sz w:val="22"/>
                  <w:szCs w:val="22"/>
                </w:rPr>
                <w:t>0.64086</w:t>
              </w:r>
            </w:ins>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C025E1"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24" w:author="Claire Kouba" w:date="2024-03-12T20:42:00Z"/>
              </w:rPr>
            </w:pPr>
            <w:ins w:id="2225" w:author="Claire Kouba" w:date="2024-03-12T20:42:00Z">
              <w:r>
                <w:rPr>
                  <w:rFonts w:ascii="Arial" w:eastAsia="Arial" w:hAnsi="Arial" w:cs="Arial"/>
                  <w:color w:val="000000"/>
                  <w:sz w:val="22"/>
                  <w:szCs w:val="22"/>
                </w:rPr>
                <w:t>0.718</w:t>
              </w:r>
            </w:ins>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9E25B"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26" w:author="Claire Kouba" w:date="2024-03-12T20:42:00Z"/>
              </w:rPr>
            </w:pPr>
            <w:ins w:id="2227" w:author="Claire Kouba" w:date="2024-03-12T20:42:00Z">
              <w:r>
                <w:rPr>
                  <w:rFonts w:ascii="Arial" w:eastAsia="Arial" w:hAnsi="Arial" w:cs="Arial"/>
                  <w:color w:val="000000"/>
                  <w:sz w:val="22"/>
                  <w:szCs w:val="22"/>
                </w:rPr>
                <w:t>0.648</w:t>
              </w:r>
            </w:ins>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DB10D"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28" w:author="Claire Kouba" w:date="2024-03-12T20:42:00Z"/>
              </w:rPr>
            </w:pPr>
            <w:ins w:id="2229" w:author="Claire Kouba" w:date="2024-03-12T20:42:00Z">
              <w:r>
                <w:rPr>
                  <w:rFonts w:ascii="Arial" w:eastAsia="Arial" w:hAnsi="Arial" w:cs="Arial"/>
                  <w:color w:val="000000"/>
                  <w:sz w:val="22"/>
                  <w:szCs w:val="22"/>
                </w:rPr>
                <w:t>107.0</w:t>
              </w:r>
            </w:ins>
          </w:p>
        </w:tc>
      </w:tr>
      <w:tr w:rsidR="005A3C0F" w14:paraId="4AC154E7" w14:textId="77777777" w:rsidTr="00CA4C9C">
        <w:trPr>
          <w:jc w:val="center"/>
          <w:ins w:id="2230"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0314D"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231" w:author="Claire Kouba" w:date="2024-03-12T20:42:00Z"/>
              </w:rPr>
            </w:pPr>
            <w:ins w:id="2232" w:author="Claire Kouba" w:date="2024-03-12T20:42:00Z">
              <w:r>
                <w:rPr>
                  <w:rFonts w:ascii="Arial" w:eastAsia="Arial" w:hAnsi="Arial" w:cs="Arial"/>
                  <w:color w:val="000000"/>
                  <w:sz w:val="22"/>
                  <w:szCs w:val="22"/>
                </w:rPr>
                <w:t>lm2e</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034DB"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233" w:author="Claire Kouba" w:date="2024-03-12T20:42:00Z"/>
              </w:rPr>
            </w:pPr>
            <w:ins w:id="2234" w:author="Claire Kouba" w:date="2024-03-12T20:42:00Z">
              <w:r>
                <w:rPr>
                  <w:rFonts w:ascii="Arial" w:eastAsia="Arial" w:hAnsi="Arial" w:cs="Arial"/>
                  <w:color w:val="000000"/>
                  <w:sz w:val="22"/>
                  <w:szCs w:val="22"/>
                </w:rPr>
                <w:t xml:space="preserve">BY_recon_10, </w:t>
              </w:r>
              <w:proofErr w:type="spellStart"/>
              <w:r>
                <w:rPr>
                  <w:rFonts w:ascii="Arial" w:eastAsia="Arial" w:hAnsi="Arial" w:cs="Arial"/>
                  <w:color w:val="000000"/>
                  <w:sz w:val="22"/>
                  <w:szCs w:val="22"/>
                </w:rPr>
                <w:t>SY_Wet_Tim</w:t>
              </w:r>
              <w:proofErr w:type="spellEnd"/>
            </w:ins>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8A640"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35" w:author="Claire Kouba" w:date="2024-03-12T20:42:00Z"/>
              </w:rPr>
            </w:pPr>
            <w:ins w:id="2236" w:author="Claire Kouba" w:date="2024-03-12T20:42:00Z">
              <w:r>
                <w:rPr>
                  <w:rFonts w:ascii="Arial" w:eastAsia="Arial" w:hAnsi="Arial" w:cs="Arial"/>
                  <w:color w:val="000000"/>
                  <w:sz w:val="22"/>
                  <w:szCs w:val="22"/>
                </w:rPr>
                <w:t>7.6</w:t>
              </w:r>
            </w:ins>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EC648"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37" w:author="Claire Kouba" w:date="2024-03-12T20:42:00Z"/>
              </w:rPr>
            </w:pPr>
            <w:ins w:id="2238" w:author="Claire Kouba" w:date="2024-03-12T20:42:00Z">
              <w:r>
                <w:rPr>
                  <w:rFonts w:ascii="Arial" w:eastAsia="Arial" w:hAnsi="Arial" w:cs="Arial"/>
                  <w:color w:val="000000"/>
                  <w:sz w:val="22"/>
                  <w:szCs w:val="22"/>
                </w:rPr>
                <w:t>0.06299</w:t>
              </w:r>
            </w:ins>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99A9D"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39" w:author="Claire Kouba" w:date="2024-03-12T20:42:00Z"/>
              </w:rPr>
            </w:pPr>
            <w:ins w:id="2240" w:author="Claire Kouba" w:date="2024-03-12T20:42:00Z">
              <w:r>
                <w:rPr>
                  <w:rFonts w:ascii="Arial" w:eastAsia="Arial" w:hAnsi="Arial" w:cs="Arial"/>
                  <w:color w:val="000000"/>
                  <w:sz w:val="22"/>
                  <w:szCs w:val="22"/>
                </w:rPr>
                <w:t>0.654</w:t>
              </w:r>
            </w:ins>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D4671"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41" w:author="Claire Kouba" w:date="2024-03-12T20:42:00Z"/>
              </w:rPr>
            </w:pPr>
            <w:ins w:id="2242" w:author="Claire Kouba" w:date="2024-03-12T20:42:00Z">
              <w:r>
                <w:rPr>
                  <w:rFonts w:ascii="Arial" w:eastAsia="Arial" w:hAnsi="Arial" w:cs="Arial"/>
                  <w:color w:val="000000"/>
                  <w:sz w:val="22"/>
                  <w:szCs w:val="22"/>
                </w:rPr>
                <w:t>0.568</w:t>
              </w:r>
            </w:ins>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40284"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43" w:author="Claire Kouba" w:date="2024-03-12T20:42:00Z"/>
              </w:rPr>
            </w:pPr>
            <w:ins w:id="2244" w:author="Claire Kouba" w:date="2024-03-12T20:42:00Z">
              <w:r>
                <w:rPr>
                  <w:rFonts w:ascii="Arial" w:eastAsia="Arial" w:hAnsi="Arial" w:cs="Arial"/>
                  <w:color w:val="000000"/>
                  <w:sz w:val="22"/>
                  <w:szCs w:val="22"/>
                </w:rPr>
                <w:t>109.3</w:t>
              </w:r>
            </w:ins>
          </w:p>
        </w:tc>
      </w:tr>
      <w:tr w:rsidR="005A3C0F" w14:paraId="465EDAD9" w14:textId="77777777" w:rsidTr="00CA4C9C">
        <w:trPr>
          <w:jc w:val="center"/>
          <w:ins w:id="2245" w:author="Claire Kouba" w:date="2024-03-12T20:42:00Z"/>
        </w:trPr>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E2EF51"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246" w:author="Claire Kouba" w:date="2024-03-12T20:42:00Z"/>
              </w:rPr>
            </w:pPr>
            <w:ins w:id="2247" w:author="Claire Kouba" w:date="2024-03-12T20:42:00Z">
              <w:r>
                <w:rPr>
                  <w:rFonts w:ascii="Arial" w:eastAsia="Arial" w:hAnsi="Arial" w:cs="Arial"/>
                  <w:color w:val="000000"/>
                  <w:sz w:val="22"/>
                  <w:szCs w:val="22"/>
                </w:rPr>
                <w:t>lm2f</w:t>
              </w:r>
            </w:ins>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03E89E"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248" w:author="Claire Kouba" w:date="2024-03-12T20:42:00Z"/>
              </w:rPr>
            </w:pPr>
            <w:ins w:id="2249" w:author="Claire Kouba" w:date="2024-03-12T20:42:00Z">
              <w:r>
                <w:rPr>
                  <w:rFonts w:ascii="Arial" w:eastAsia="Arial" w:hAnsi="Arial" w:cs="Arial"/>
                  <w:color w:val="000000"/>
                  <w:sz w:val="22"/>
                  <w:szCs w:val="22"/>
                </w:rPr>
                <w:t>BY_recon_10, RY_discon_10</w:t>
              </w:r>
            </w:ins>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FFC859"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50" w:author="Claire Kouba" w:date="2024-03-12T20:42:00Z"/>
              </w:rPr>
            </w:pPr>
            <w:ins w:id="2251" w:author="Claire Kouba" w:date="2024-03-12T20:42:00Z">
              <w:r>
                <w:rPr>
                  <w:rFonts w:ascii="Arial" w:eastAsia="Arial" w:hAnsi="Arial" w:cs="Arial"/>
                  <w:color w:val="000000"/>
                  <w:sz w:val="22"/>
                  <w:szCs w:val="22"/>
                </w:rPr>
                <w:t>6.9</w:t>
              </w:r>
            </w:ins>
          </w:p>
        </w:tc>
        <w:tc>
          <w:tcPr>
            <w:tcW w:w="120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B5B4BA"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52" w:author="Claire Kouba" w:date="2024-03-12T20:42:00Z"/>
              </w:rPr>
            </w:pPr>
            <w:ins w:id="2253" w:author="Claire Kouba" w:date="2024-03-12T20:42:00Z">
              <w:r>
                <w:rPr>
                  <w:rFonts w:ascii="Arial" w:eastAsia="Arial" w:hAnsi="Arial" w:cs="Arial"/>
                  <w:color w:val="000000"/>
                  <w:sz w:val="22"/>
                  <w:szCs w:val="22"/>
                </w:rPr>
                <w:t>0.47116</w:t>
              </w:r>
            </w:ins>
          </w:p>
        </w:tc>
        <w:tc>
          <w:tcPr>
            <w:tcW w:w="142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E33ED3"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54" w:author="Claire Kouba" w:date="2024-03-12T20:42:00Z"/>
              </w:rPr>
            </w:pPr>
            <w:ins w:id="2255" w:author="Claire Kouba" w:date="2024-03-12T20:42:00Z">
              <w:r>
                <w:rPr>
                  <w:rFonts w:ascii="Arial" w:eastAsia="Arial" w:hAnsi="Arial" w:cs="Arial"/>
                  <w:color w:val="000000"/>
                  <w:sz w:val="22"/>
                  <w:szCs w:val="22"/>
                </w:rPr>
                <w:t>0.634</w:t>
              </w:r>
            </w:ins>
          </w:p>
        </w:tc>
        <w:tc>
          <w:tcPr>
            <w:tcW w:w="18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EE1D37"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56" w:author="Claire Kouba" w:date="2024-03-12T20:42:00Z"/>
              </w:rPr>
            </w:pPr>
            <w:ins w:id="2257" w:author="Claire Kouba" w:date="2024-03-12T20:42:00Z">
              <w:r>
                <w:rPr>
                  <w:rFonts w:ascii="Arial" w:eastAsia="Arial" w:hAnsi="Arial" w:cs="Arial"/>
                  <w:color w:val="000000"/>
                  <w:sz w:val="22"/>
                  <w:szCs w:val="22"/>
                </w:rPr>
                <w:t>0.542</w:t>
              </w:r>
            </w:ins>
          </w:p>
        </w:tc>
        <w:tc>
          <w:tcPr>
            <w:tcW w:w="96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E3847F"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58" w:author="Claire Kouba" w:date="2024-03-12T20:42:00Z"/>
              </w:rPr>
            </w:pPr>
            <w:ins w:id="2259" w:author="Claire Kouba" w:date="2024-03-12T20:42:00Z">
              <w:r>
                <w:rPr>
                  <w:rFonts w:ascii="Arial" w:eastAsia="Arial" w:hAnsi="Arial" w:cs="Arial"/>
                  <w:color w:val="000000"/>
                  <w:sz w:val="22"/>
                  <w:szCs w:val="22"/>
                </w:rPr>
                <w:t>109.9</w:t>
              </w:r>
            </w:ins>
          </w:p>
        </w:tc>
      </w:tr>
    </w:tbl>
    <w:p w14:paraId="3FFE8116" w14:textId="77777777" w:rsidR="005A3C0F" w:rsidRDefault="005A3C0F" w:rsidP="005A3C0F">
      <w:pPr>
        <w:pStyle w:val="TableCaption"/>
        <w:rPr>
          <w:ins w:id="2260" w:author="Claire Kouba" w:date="2024-03-12T20:42:00Z"/>
        </w:rPr>
      </w:pPr>
      <w:ins w:id="2261" w:author="Claire Kouba" w:date="2024-03-12T20:42:00Z">
        <w:r>
          <w:t>Table 3: Average model prediction error, based on leave-one-out cross-validation (James et al., 2013).</w:t>
        </w:r>
      </w:ins>
    </w:p>
    <w:tbl>
      <w:tblPr>
        <w:tblStyle w:val="Table"/>
        <w:tblW w:w="0" w:type="auto"/>
        <w:jc w:val="center"/>
        <w:tblLayout w:type="fixed"/>
        <w:tblLook w:val="0420" w:firstRow="1" w:lastRow="0" w:firstColumn="0" w:lastColumn="0" w:noHBand="0" w:noVBand="1"/>
      </w:tblPr>
      <w:tblGrid>
        <w:gridCol w:w="1010"/>
        <w:gridCol w:w="1768"/>
        <w:gridCol w:w="2160"/>
      </w:tblGrid>
      <w:tr w:rsidR="005A3C0F" w14:paraId="742EA25E" w14:textId="77777777" w:rsidTr="00CA4C9C">
        <w:trPr>
          <w:cnfStyle w:val="100000000000" w:firstRow="1" w:lastRow="0" w:firstColumn="0" w:lastColumn="0" w:oddVBand="0" w:evenVBand="0" w:oddHBand="0" w:evenHBand="0" w:firstRowFirstColumn="0" w:firstRowLastColumn="0" w:lastRowFirstColumn="0" w:lastRowLastColumn="0"/>
          <w:cantSplit/>
          <w:tblHeader/>
          <w:jc w:val="center"/>
          <w:ins w:id="2262" w:author="Claire Kouba" w:date="2024-03-12T20:42:00Z"/>
        </w:trPr>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AB030F"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263" w:author="Claire Kouba" w:date="2024-03-12T20:42:00Z"/>
              </w:rPr>
            </w:pPr>
            <w:ins w:id="2264" w:author="Claire Kouba" w:date="2024-03-12T20:42:00Z">
              <w:r>
                <w:rPr>
                  <w:rFonts w:ascii="Arial" w:eastAsia="Arial" w:hAnsi="Arial" w:cs="Arial"/>
                  <w:color w:val="000000"/>
                  <w:sz w:val="22"/>
                  <w:szCs w:val="22"/>
                </w:rPr>
                <w:t>Model</w:t>
              </w:r>
            </w:ins>
          </w:p>
        </w:tc>
        <w:tc>
          <w:tcPr>
            <w:tcW w:w="17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A116AA"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65" w:author="Claire Kouba" w:date="2024-03-12T20:42:00Z"/>
              </w:rPr>
            </w:pPr>
            <w:ins w:id="2266" w:author="Claire Kouba" w:date="2024-03-12T20:42:00Z">
              <w:r>
                <w:rPr>
                  <w:rFonts w:ascii="Arial" w:eastAsia="Arial" w:hAnsi="Arial" w:cs="Arial"/>
                  <w:color w:val="000000"/>
                  <w:sz w:val="22"/>
                  <w:szCs w:val="22"/>
                </w:rPr>
                <w:t>LOOCV value</w:t>
              </w:r>
            </w:ins>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EF44C9"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67" w:author="Claire Kouba" w:date="2024-03-12T20:42:00Z"/>
              </w:rPr>
            </w:pPr>
            <w:ins w:id="2268" w:author="Claire Kouba" w:date="2024-03-12T20:42:00Z">
              <w:r>
                <w:rPr>
                  <w:rFonts w:ascii="Arial" w:eastAsia="Arial" w:hAnsi="Arial" w:cs="Arial"/>
                  <w:color w:val="000000"/>
                  <w:sz w:val="22"/>
                  <w:szCs w:val="22"/>
                </w:rPr>
                <w:t>Average error (</w:t>
              </w:r>
              <w:proofErr w:type="spellStart"/>
              <w:r>
                <w:rPr>
                  <w:rFonts w:ascii="Arial" w:eastAsia="Arial" w:hAnsi="Arial" w:cs="Arial"/>
                  <w:color w:val="000000"/>
                  <w:sz w:val="22"/>
                  <w:szCs w:val="22"/>
                </w:rPr>
                <w:t>coho</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spf</w:t>
              </w:r>
              <w:proofErr w:type="spellEnd"/>
              <w:r>
                <w:rPr>
                  <w:rFonts w:ascii="Arial" w:eastAsia="Arial" w:hAnsi="Arial" w:cs="Arial"/>
                  <w:color w:val="000000"/>
                  <w:sz w:val="22"/>
                  <w:szCs w:val="22"/>
                </w:rPr>
                <w:t>-equiv.)</w:t>
              </w:r>
            </w:ins>
          </w:p>
        </w:tc>
      </w:tr>
      <w:tr w:rsidR="005A3C0F" w14:paraId="2812FE95" w14:textId="77777777" w:rsidTr="00CA4C9C">
        <w:trPr>
          <w:cantSplit/>
          <w:jc w:val="center"/>
          <w:ins w:id="2269" w:author="Claire Kouba" w:date="2024-03-12T20:42:00Z"/>
        </w:trPr>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7D7B3"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270" w:author="Claire Kouba" w:date="2024-03-12T20:42:00Z"/>
              </w:rPr>
            </w:pPr>
            <w:ins w:id="2271" w:author="Claire Kouba" w:date="2024-03-12T20:42:00Z">
              <w:r>
                <w:rPr>
                  <w:rFonts w:ascii="Arial" w:eastAsia="Arial" w:hAnsi="Arial" w:cs="Arial"/>
                  <w:color w:val="000000"/>
                  <w:sz w:val="22"/>
                  <w:szCs w:val="22"/>
                </w:rPr>
                <w:t>lm1a</w:t>
              </w:r>
            </w:ins>
          </w:p>
        </w:tc>
        <w:tc>
          <w:tcPr>
            <w:tcW w:w="176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BAC910"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72" w:author="Claire Kouba" w:date="2024-03-12T20:42:00Z"/>
              </w:rPr>
            </w:pPr>
            <w:ins w:id="2273" w:author="Claire Kouba" w:date="2024-03-12T20:42:00Z">
              <w:r>
                <w:rPr>
                  <w:rFonts w:ascii="Arial" w:eastAsia="Arial" w:hAnsi="Arial" w:cs="Arial"/>
                  <w:color w:val="000000"/>
                  <w:sz w:val="22"/>
                  <w:szCs w:val="22"/>
                </w:rPr>
                <w:t>747</w:t>
              </w:r>
            </w:ins>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05F41"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74" w:author="Claire Kouba" w:date="2024-03-12T20:42:00Z"/>
              </w:rPr>
            </w:pPr>
            <w:ins w:id="2275" w:author="Claire Kouba" w:date="2024-03-12T20:42:00Z">
              <w:r>
                <w:rPr>
                  <w:rFonts w:ascii="Arial" w:eastAsia="Arial" w:hAnsi="Arial" w:cs="Arial"/>
                  <w:color w:val="000000"/>
                  <w:sz w:val="22"/>
                  <w:szCs w:val="22"/>
                </w:rPr>
                <w:t>27.3</w:t>
              </w:r>
            </w:ins>
          </w:p>
        </w:tc>
      </w:tr>
      <w:tr w:rsidR="005A3C0F" w14:paraId="4E5B7E01" w14:textId="77777777" w:rsidTr="00CA4C9C">
        <w:trPr>
          <w:cantSplit/>
          <w:jc w:val="center"/>
          <w:ins w:id="2276"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D55EB"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277" w:author="Claire Kouba" w:date="2024-03-12T20:42:00Z"/>
              </w:rPr>
            </w:pPr>
            <w:ins w:id="2278" w:author="Claire Kouba" w:date="2024-03-12T20:42:00Z">
              <w:r>
                <w:rPr>
                  <w:rFonts w:ascii="Arial" w:eastAsia="Arial" w:hAnsi="Arial" w:cs="Arial"/>
                  <w:color w:val="000000"/>
                  <w:sz w:val="22"/>
                  <w:szCs w:val="22"/>
                </w:rPr>
                <w:t>lm1b</w:t>
              </w:r>
            </w:ins>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616A1"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79" w:author="Claire Kouba" w:date="2024-03-12T20:42:00Z"/>
              </w:rPr>
            </w:pPr>
            <w:ins w:id="2280" w:author="Claire Kouba" w:date="2024-03-12T20:42:00Z">
              <w:r>
                <w:rPr>
                  <w:rFonts w:ascii="Arial" w:eastAsia="Arial" w:hAnsi="Arial" w:cs="Arial"/>
                  <w:color w:val="000000"/>
                  <w:sz w:val="22"/>
                  <w:szCs w:val="22"/>
                </w:rPr>
                <w:t>940</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ED482"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81" w:author="Claire Kouba" w:date="2024-03-12T20:42:00Z"/>
              </w:rPr>
            </w:pPr>
            <w:ins w:id="2282" w:author="Claire Kouba" w:date="2024-03-12T20:42:00Z">
              <w:r>
                <w:rPr>
                  <w:rFonts w:ascii="Arial" w:eastAsia="Arial" w:hAnsi="Arial" w:cs="Arial"/>
                  <w:color w:val="000000"/>
                  <w:sz w:val="22"/>
                  <w:szCs w:val="22"/>
                </w:rPr>
                <w:t>30.7</w:t>
              </w:r>
            </w:ins>
          </w:p>
        </w:tc>
      </w:tr>
      <w:tr w:rsidR="005A3C0F" w14:paraId="601C9D91" w14:textId="77777777" w:rsidTr="00CA4C9C">
        <w:trPr>
          <w:cantSplit/>
          <w:jc w:val="center"/>
          <w:ins w:id="2283"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FDD318"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284" w:author="Claire Kouba" w:date="2024-03-12T20:42:00Z"/>
              </w:rPr>
            </w:pPr>
            <w:ins w:id="2285" w:author="Claire Kouba" w:date="2024-03-12T20:42:00Z">
              <w:r>
                <w:rPr>
                  <w:rFonts w:ascii="Arial" w:eastAsia="Arial" w:hAnsi="Arial" w:cs="Arial"/>
                  <w:color w:val="000000"/>
                  <w:sz w:val="22"/>
                  <w:szCs w:val="22"/>
                </w:rPr>
                <w:t>lm1c</w:t>
              </w:r>
            </w:ins>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97F451"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86" w:author="Claire Kouba" w:date="2024-03-12T20:42:00Z"/>
              </w:rPr>
            </w:pPr>
            <w:ins w:id="2287" w:author="Claire Kouba" w:date="2024-03-12T20:42:00Z">
              <w:r>
                <w:rPr>
                  <w:rFonts w:ascii="Arial" w:eastAsia="Arial" w:hAnsi="Arial" w:cs="Arial"/>
                  <w:color w:val="000000"/>
                  <w:sz w:val="22"/>
                  <w:szCs w:val="22"/>
                </w:rPr>
                <w:t>1,165</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4B4E5"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88" w:author="Claire Kouba" w:date="2024-03-12T20:42:00Z"/>
              </w:rPr>
            </w:pPr>
            <w:ins w:id="2289" w:author="Claire Kouba" w:date="2024-03-12T20:42:00Z">
              <w:r>
                <w:rPr>
                  <w:rFonts w:ascii="Arial" w:eastAsia="Arial" w:hAnsi="Arial" w:cs="Arial"/>
                  <w:color w:val="000000"/>
                  <w:sz w:val="22"/>
                  <w:szCs w:val="22"/>
                </w:rPr>
                <w:t>34.1</w:t>
              </w:r>
            </w:ins>
          </w:p>
        </w:tc>
      </w:tr>
      <w:tr w:rsidR="005A3C0F" w14:paraId="401481D1" w14:textId="77777777" w:rsidTr="00CA4C9C">
        <w:trPr>
          <w:cantSplit/>
          <w:jc w:val="center"/>
          <w:ins w:id="2290"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D59E7D"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291" w:author="Claire Kouba" w:date="2024-03-12T20:42:00Z"/>
              </w:rPr>
            </w:pPr>
            <w:ins w:id="2292" w:author="Claire Kouba" w:date="2024-03-12T20:42:00Z">
              <w:r>
                <w:rPr>
                  <w:rFonts w:ascii="Arial" w:eastAsia="Arial" w:hAnsi="Arial" w:cs="Arial"/>
                  <w:color w:val="000000"/>
                  <w:sz w:val="22"/>
                  <w:szCs w:val="22"/>
                </w:rPr>
                <w:t>lm1d</w:t>
              </w:r>
            </w:ins>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E00F1"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93" w:author="Claire Kouba" w:date="2024-03-12T20:42:00Z"/>
              </w:rPr>
            </w:pPr>
            <w:ins w:id="2294" w:author="Claire Kouba" w:date="2024-03-12T20:42:00Z">
              <w:r>
                <w:rPr>
                  <w:rFonts w:ascii="Arial" w:eastAsia="Arial" w:hAnsi="Arial" w:cs="Arial"/>
                  <w:color w:val="000000"/>
                  <w:sz w:val="22"/>
                  <w:szCs w:val="22"/>
                </w:rPr>
                <w:t>938</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70E18"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95" w:author="Claire Kouba" w:date="2024-03-12T20:42:00Z"/>
              </w:rPr>
            </w:pPr>
            <w:ins w:id="2296" w:author="Claire Kouba" w:date="2024-03-12T20:42:00Z">
              <w:r>
                <w:rPr>
                  <w:rFonts w:ascii="Arial" w:eastAsia="Arial" w:hAnsi="Arial" w:cs="Arial"/>
                  <w:color w:val="000000"/>
                  <w:sz w:val="22"/>
                  <w:szCs w:val="22"/>
                </w:rPr>
                <w:t>30.6</w:t>
              </w:r>
            </w:ins>
          </w:p>
        </w:tc>
      </w:tr>
      <w:tr w:rsidR="005A3C0F" w14:paraId="20E07D1B" w14:textId="77777777" w:rsidTr="00CA4C9C">
        <w:trPr>
          <w:cantSplit/>
          <w:jc w:val="center"/>
          <w:ins w:id="2297"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4F342"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298" w:author="Claire Kouba" w:date="2024-03-12T20:42:00Z"/>
              </w:rPr>
            </w:pPr>
            <w:ins w:id="2299" w:author="Claire Kouba" w:date="2024-03-12T20:42:00Z">
              <w:r>
                <w:rPr>
                  <w:rFonts w:ascii="Arial" w:eastAsia="Arial" w:hAnsi="Arial" w:cs="Arial"/>
                  <w:color w:val="000000"/>
                  <w:sz w:val="22"/>
                  <w:szCs w:val="22"/>
                </w:rPr>
                <w:t>lm2a</w:t>
              </w:r>
            </w:ins>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B51DFE"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00" w:author="Claire Kouba" w:date="2024-03-12T20:42:00Z"/>
              </w:rPr>
            </w:pPr>
            <w:ins w:id="2301" w:author="Claire Kouba" w:date="2024-03-12T20:42:00Z">
              <w:r>
                <w:rPr>
                  <w:rFonts w:ascii="Arial" w:eastAsia="Arial" w:hAnsi="Arial" w:cs="Arial"/>
                  <w:color w:val="000000"/>
                  <w:sz w:val="22"/>
                  <w:szCs w:val="22"/>
                </w:rPr>
                <w:t>579</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4C6C38"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02" w:author="Claire Kouba" w:date="2024-03-12T20:42:00Z"/>
              </w:rPr>
            </w:pPr>
            <w:ins w:id="2303" w:author="Claire Kouba" w:date="2024-03-12T20:42:00Z">
              <w:r>
                <w:rPr>
                  <w:rFonts w:ascii="Arial" w:eastAsia="Arial" w:hAnsi="Arial" w:cs="Arial"/>
                  <w:color w:val="000000"/>
                  <w:sz w:val="22"/>
                  <w:szCs w:val="22"/>
                </w:rPr>
                <w:t>24.1</w:t>
              </w:r>
            </w:ins>
          </w:p>
        </w:tc>
      </w:tr>
      <w:tr w:rsidR="005A3C0F" w14:paraId="10A1C777" w14:textId="77777777" w:rsidTr="00CA4C9C">
        <w:trPr>
          <w:cantSplit/>
          <w:jc w:val="center"/>
          <w:ins w:id="2304"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C49B3"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305" w:author="Claire Kouba" w:date="2024-03-12T20:42:00Z"/>
              </w:rPr>
            </w:pPr>
            <w:ins w:id="2306" w:author="Claire Kouba" w:date="2024-03-12T20:42:00Z">
              <w:r>
                <w:rPr>
                  <w:rFonts w:ascii="Arial" w:eastAsia="Arial" w:hAnsi="Arial" w:cs="Arial"/>
                  <w:color w:val="000000"/>
                  <w:sz w:val="22"/>
                  <w:szCs w:val="22"/>
                </w:rPr>
                <w:t>lm2b</w:t>
              </w:r>
            </w:ins>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45083"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07" w:author="Claire Kouba" w:date="2024-03-12T20:42:00Z"/>
              </w:rPr>
            </w:pPr>
            <w:ins w:id="2308" w:author="Claire Kouba" w:date="2024-03-12T20:42:00Z">
              <w:r>
                <w:rPr>
                  <w:rFonts w:ascii="Arial" w:eastAsia="Arial" w:hAnsi="Arial" w:cs="Arial"/>
                  <w:color w:val="000000"/>
                  <w:sz w:val="22"/>
                  <w:szCs w:val="22"/>
                </w:rPr>
                <w:t>587</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18E6D"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09" w:author="Claire Kouba" w:date="2024-03-12T20:42:00Z"/>
              </w:rPr>
            </w:pPr>
            <w:ins w:id="2310" w:author="Claire Kouba" w:date="2024-03-12T20:42:00Z">
              <w:r>
                <w:rPr>
                  <w:rFonts w:ascii="Arial" w:eastAsia="Arial" w:hAnsi="Arial" w:cs="Arial"/>
                  <w:color w:val="000000"/>
                  <w:sz w:val="22"/>
                  <w:szCs w:val="22"/>
                </w:rPr>
                <w:t>24.2</w:t>
              </w:r>
            </w:ins>
          </w:p>
        </w:tc>
      </w:tr>
      <w:tr w:rsidR="005A3C0F" w14:paraId="63CD462C" w14:textId="77777777" w:rsidTr="00CA4C9C">
        <w:trPr>
          <w:cantSplit/>
          <w:jc w:val="center"/>
          <w:ins w:id="2311"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6DC7DF"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312" w:author="Claire Kouba" w:date="2024-03-12T20:42:00Z"/>
              </w:rPr>
            </w:pPr>
            <w:ins w:id="2313" w:author="Claire Kouba" w:date="2024-03-12T20:42:00Z">
              <w:r>
                <w:rPr>
                  <w:rFonts w:ascii="Arial" w:eastAsia="Arial" w:hAnsi="Arial" w:cs="Arial"/>
                  <w:color w:val="000000"/>
                  <w:sz w:val="22"/>
                  <w:szCs w:val="22"/>
                </w:rPr>
                <w:t>lm2c</w:t>
              </w:r>
            </w:ins>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96CDB"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14" w:author="Claire Kouba" w:date="2024-03-12T20:42:00Z"/>
              </w:rPr>
            </w:pPr>
            <w:ins w:id="2315" w:author="Claire Kouba" w:date="2024-03-12T20:42:00Z">
              <w:r>
                <w:rPr>
                  <w:rFonts w:ascii="Arial" w:eastAsia="Arial" w:hAnsi="Arial" w:cs="Arial"/>
                  <w:color w:val="000000"/>
                  <w:sz w:val="22"/>
                  <w:szCs w:val="22"/>
                </w:rPr>
                <w:t>703</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F20C43"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16" w:author="Claire Kouba" w:date="2024-03-12T20:42:00Z"/>
              </w:rPr>
            </w:pPr>
            <w:ins w:id="2317" w:author="Claire Kouba" w:date="2024-03-12T20:42:00Z">
              <w:r>
                <w:rPr>
                  <w:rFonts w:ascii="Arial" w:eastAsia="Arial" w:hAnsi="Arial" w:cs="Arial"/>
                  <w:color w:val="000000"/>
                  <w:sz w:val="22"/>
                  <w:szCs w:val="22"/>
                </w:rPr>
                <w:t>26.5</w:t>
              </w:r>
            </w:ins>
          </w:p>
        </w:tc>
      </w:tr>
      <w:tr w:rsidR="005A3C0F" w14:paraId="2EBB83C6" w14:textId="77777777" w:rsidTr="00CA4C9C">
        <w:trPr>
          <w:cantSplit/>
          <w:jc w:val="center"/>
          <w:ins w:id="2318"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9EC09"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319" w:author="Claire Kouba" w:date="2024-03-12T20:42:00Z"/>
              </w:rPr>
            </w:pPr>
            <w:ins w:id="2320" w:author="Claire Kouba" w:date="2024-03-12T20:42:00Z">
              <w:r>
                <w:rPr>
                  <w:rFonts w:ascii="Arial" w:eastAsia="Arial" w:hAnsi="Arial" w:cs="Arial"/>
                  <w:color w:val="000000"/>
                  <w:sz w:val="22"/>
                  <w:szCs w:val="22"/>
                </w:rPr>
                <w:t>lm2d</w:t>
              </w:r>
            </w:ins>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0FE3E"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21" w:author="Claire Kouba" w:date="2024-03-12T20:42:00Z"/>
              </w:rPr>
            </w:pPr>
            <w:ins w:id="2322" w:author="Claire Kouba" w:date="2024-03-12T20:42:00Z">
              <w:r>
                <w:rPr>
                  <w:rFonts w:ascii="Arial" w:eastAsia="Arial" w:hAnsi="Arial" w:cs="Arial"/>
                  <w:color w:val="000000"/>
                  <w:sz w:val="22"/>
                  <w:szCs w:val="22"/>
                </w:rPr>
                <w:t>952</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67CB8"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23" w:author="Claire Kouba" w:date="2024-03-12T20:42:00Z"/>
              </w:rPr>
            </w:pPr>
            <w:ins w:id="2324" w:author="Claire Kouba" w:date="2024-03-12T20:42:00Z">
              <w:r>
                <w:rPr>
                  <w:rFonts w:ascii="Arial" w:eastAsia="Arial" w:hAnsi="Arial" w:cs="Arial"/>
                  <w:color w:val="000000"/>
                  <w:sz w:val="22"/>
                  <w:szCs w:val="22"/>
                </w:rPr>
                <w:t>30.9</w:t>
              </w:r>
            </w:ins>
          </w:p>
        </w:tc>
      </w:tr>
      <w:tr w:rsidR="005A3C0F" w14:paraId="5F4CC12E" w14:textId="77777777" w:rsidTr="00CA4C9C">
        <w:trPr>
          <w:cantSplit/>
          <w:jc w:val="center"/>
          <w:ins w:id="2325"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BB101B"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326" w:author="Claire Kouba" w:date="2024-03-12T20:42:00Z"/>
              </w:rPr>
            </w:pPr>
            <w:ins w:id="2327" w:author="Claire Kouba" w:date="2024-03-12T20:42:00Z">
              <w:r>
                <w:rPr>
                  <w:rFonts w:ascii="Arial" w:eastAsia="Arial" w:hAnsi="Arial" w:cs="Arial"/>
                  <w:color w:val="000000"/>
                  <w:sz w:val="22"/>
                  <w:szCs w:val="22"/>
                </w:rPr>
                <w:t>lm2e</w:t>
              </w:r>
            </w:ins>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65B919"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28" w:author="Claire Kouba" w:date="2024-03-12T20:42:00Z"/>
              </w:rPr>
            </w:pPr>
            <w:ins w:id="2329" w:author="Claire Kouba" w:date="2024-03-12T20:42:00Z">
              <w:r>
                <w:rPr>
                  <w:rFonts w:ascii="Arial" w:eastAsia="Arial" w:hAnsi="Arial" w:cs="Arial"/>
                  <w:color w:val="000000"/>
                  <w:sz w:val="22"/>
                  <w:szCs w:val="22"/>
                </w:rPr>
                <w:t>706</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7AAD07"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30" w:author="Claire Kouba" w:date="2024-03-12T20:42:00Z"/>
              </w:rPr>
            </w:pPr>
            <w:ins w:id="2331" w:author="Claire Kouba" w:date="2024-03-12T20:42:00Z">
              <w:r>
                <w:rPr>
                  <w:rFonts w:ascii="Arial" w:eastAsia="Arial" w:hAnsi="Arial" w:cs="Arial"/>
                  <w:color w:val="000000"/>
                  <w:sz w:val="22"/>
                  <w:szCs w:val="22"/>
                </w:rPr>
                <w:t>26.6</w:t>
              </w:r>
            </w:ins>
          </w:p>
        </w:tc>
      </w:tr>
      <w:tr w:rsidR="005A3C0F" w14:paraId="3B512C90" w14:textId="77777777" w:rsidTr="00CA4C9C">
        <w:trPr>
          <w:cantSplit/>
          <w:jc w:val="center"/>
          <w:ins w:id="2332" w:author="Claire Kouba" w:date="2024-03-12T20:42:00Z"/>
        </w:trPr>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9BE12C"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333" w:author="Claire Kouba" w:date="2024-03-12T20:42:00Z"/>
              </w:rPr>
            </w:pPr>
            <w:ins w:id="2334" w:author="Claire Kouba" w:date="2024-03-12T20:42:00Z">
              <w:r>
                <w:rPr>
                  <w:rFonts w:ascii="Arial" w:eastAsia="Arial" w:hAnsi="Arial" w:cs="Arial"/>
                  <w:color w:val="000000"/>
                  <w:sz w:val="22"/>
                  <w:szCs w:val="22"/>
                </w:rPr>
                <w:t>lm2f</w:t>
              </w:r>
            </w:ins>
          </w:p>
        </w:tc>
        <w:tc>
          <w:tcPr>
            <w:tcW w:w="176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1A1832"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35" w:author="Claire Kouba" w:date="2024-03-12T20:42:00Z"/>
              </w:rPr>
            </w:pPr>
            <w:ins w:id="2336" w:author="Claire Kouba" w:date="2024-03-12T20:42:00Z">
              <w:r>
                <w:rPr>
                  <w:rFonts w:ascii="Arial" w:eastAsia="Arial" w:hAnsi="Arial" w:cs="Arial"/>
                  <w:color w:val="000000"/>
                  <w:sz w:val="22"/>
                  <w:szCs w:val="22"/>
                </w:rPr>
                <w:t>1,086</w:t>
              </w:r>
            </w:ins>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1F0D61"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37" w:author="Claire Kouba" w:date="2024-03-12T20:42:00Z"/>
              </w:rPr>
            </w:pPr>
            <w:ins w:id="2338" w:author="Claire Kouba" w:date="2024-03-12T20:42:00Z">
              <w:r>
                <w:rPr>
                  <w:rFonts w:ascii="Arial" w:eastAsia="Arial" w:hAnsi="Arial" w:cs="Arial"/>
                  <w:color w:val="000000"/>
                  <w:sz w:val="22"/>
                  <w:szCs w:val="22"/>
                </w:rPr>
                <w:t>33.0</w:t>
              </w:r>
            </w:ins>
          </w:p>
        </w:tc>
      </w:tr>
    </w:tbl>
    <w:p w14:paraId="3427607D" w14:textId="77777777" w:rsidR="005A3C0F" w:rsidRDefault="005A3C0F" w:rsidP="005A3C0F">
      <w:pPr>
        <w:pStyle w:val="TableCaption"/>
        <w:rPr>
          <w:ins w:id="2339" w:author="Claire Kouba" w:date="2024-03-12T20:42:00Z"/>
        </w:rPr>
      </w:pPr>
      <w:ins w:id="2340" w:author="Claire Kouba" w:date="2024-03-12T20:42:00Z">
        <w:r>
          <w:lastRenderedPageBreak/>
          <w:t>Table 4: Summary of slope values (coho smolt per female per relevant unit) for predictors included in the three best linear models. The ensemble average values are used as weights in the Hydrologic Benefit function.</w:t>
        </w:r>
      </w:ins>
    </w:p>
    <w:tbl>
      <w:tblPr>
        <w:tblStyle w:val="Table"/>
        <w:tblW w:w="0" w:type="auto"/>
        <w:jc w:val="center"/>
        <w:tblLayout w:type="fixed"/>
        <w:tblLook w:val="0420" w:firstRow="1" w:lastRow="0" w:firstColumn="0" w:lastColumn="0" w:noHBand="0" w:noVBand="1"/>
      </w:tblPr>
      <w:tblGrid>
        <w:gridCol w:w="1267"/>
        <w:gridCol w:w="1744"/>
        <w:gridCol w:w="1866"/>
        <w:gridCol w:w="1719"/>
        <w:gridCol w:w="2232"/>
      </w:tblGrid>
      <w:tr w:rsidR="005A3C0F" w14:paraId="7EBA4220" w14:textId="77777777" w:rsidTr="00CA4C9C">
        <w:trPr>
          <w:cnfStyle w:val="100000000000" w:firstRow="1" w:lastRow="0" w:firstColumn="0" w:lastColumn="0" w:oddVBand="0" w:evenVBand="0" w:oddHBand="0" w:evenHBand="0" w:firstRowFirstColumn="0" w:firstRowLastColumn="0" w:lastRowFirstColumn="0" w:lastRowLastColumn="0"/>
          <w:tblHeader/>
          <w:jc w:val="center"/>
          <w:ins w:id="2341" w:author="Claire Kouba" w:date="2024-03-12T20:42:00Z"/>
        </w:trPr>
        <w:tc>
          <w:tcPr>
            <w:tcW w:w="12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AD5C85"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42" w:author="Claire Kouba" w:date="2024-03-12T20:42:00Z"/>
              </w:rPr>
            </w:pPr>
            <w:ins w:id="2343" w:author="Claire Kouba" w:date="2024-03-12T20:42:00Z">
              <w:r>
                <w:rPr>
                  <w:rFonts w:ascii="Arial" w:eastAsia="Arial" w:hAnsi="Arial" w:cs="Arial"/>
                  <w:color w:val="000000"/>
                  <w:sz w:val="22"/>
                  <w:szCs w:val="22"/>
                </w:rPr>
                <w:t>Intercept</w:t>
              </w:r>
            </w:ins>
          </w:p>
        </w:tc>
        <w:tc>
          <w:tcPr>
            <w:tcW w:w="174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C35499"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44" w:author="Claire Kouba" w:date="2024-03-12T20:42:00Z"/>
              </w:rPr>
            </w:pPr>
            <w:ins w:id="2345" w:author="Claire Kouba" w:date="2024-03-12T20:42:00Z">
              <w:r>
                <w:rPr>
                  <w:rFonts w:ascii="Arial" w:eastAsia="Arial" w:hAnsi="Arial" w:cs="Arial"/>
                  <w:color w:val="000000"/>
                  <w:sz w:val="22"/>
                  <w:szCs w:val="22"/>
                </w:rPr>
                <w:t>BY_recon_10</w:t>
              </w:r>
            </w:ins>
          </w:p>
        </w:tc>
        <w:tc>
          <w:tcPr>
            <w:tcW w:w="18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915C34"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46" w:author="Claire Kouba" w:date="2024-03-12T20:42:00Z"/>
              </w:rPr>
            </w:pPr>
            <w:ins w:id="2347" w:author="Claire Kouba" w:date="2024-03-12T20:42:00Z">
              <w:r>
                <w:rPr>
                  <w:rFonts w:ascii="Arial" w:eastAsia="Arial" w:hAnsi="Arial" w:cs="Arial"/>
                  <w:color w:val="000000"/>
                  <w:sz w:val="22"/>
                  <w:szCs w:val="22"/>
                </w:rPr>
                <w:t>BY_recon_100</w:t>
              </w:r>
            </w:ins>
          </w:p>
        </w:tc>
        <w:tc>
          <w:tcPr>
            <w:tcW w:w="171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8B22F0"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48" w:author="Claire Kouba" w:date="2024-03-12T20:42:00Z"/>
              </w:rPr>
            </w:pPr>
            <w:proofErr w:type="spellStart"/>
            <w:ins w:id="2349" w:author="Claire Kouba" w:date="2024-03-12T20:42:00Z">
              <w:r>
                <w:rPr>
                  <w:rFonts w:ascii="Arial" w:eastAsia="Arial" w:hAnsi="Arial" w:cs="Arial"/>
                  <w:color w:val="000000"/>
                  <w:sz w:val="22"/>
                  <w:szCs w:val="22"/>
                </w:rPr>
                <w:t>RY_Wet_Tim</w:t>
              </w:r>
              <w:proofErr w:type="spellEnd"/>
            </w:ins>
          </w:p>
        </w:tc>
        <w:tc>
          <w:tcPr>
            <w:tcW w:w="223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C8282E"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50" w:author="Claire Kouba" w:date="2024-03-12T20:42:00Z"/>
              </w:rPr>
            </w:pPr>
            <w:proofErr w:type="spellStart"/>
            <w:ins w:id="2351" w:author="Claire Kouba" w:date="2024-03-12T20:42:00Z">
              <w:r>
                <w:rPr>
                  <w:rFonts w:ascii="Arial" w:eastAsia="Arial" w:hAnsi="Arial" w:cs="Arial"/>
                  <w:color w:val="000000"/>
                  <w:sz w:val="22"/>
                  <w:szCs w:val="22"/>
                </w:rPr>
                <w:t>RY_Wet_BFL_Dur</w:t>
              </w:r>
              <w:proofErr w:type="spellEnd"/>
            </w:ins>
          </w:p>
        </w:tc>
      </w:tr>
      <w:tr w:rsidR="005A3C0F" w14:paraId="11700A46" w14:textId="77777777" w:rsidTr="00CA4C9C">
        <w:trPr>
          <w:jc w:val="center"/>
          <w:ins w:id="2352" w:author="Claire Kouba" w:date="2024-03-12T20:42:00Z"/>
        </w:trPr>
        <w:tc>
          <w:tcPr>
            <w:tcW w:w="12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7C886"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53" w:author="Claire Kouba" w:date="2024-03-12T20:42:00Z"/>
              </w:rPr>
            </w:pPr>
            <w:ins w:id="2354" w:author="Claire Kouba" w:date="2024-03-12T20:42:00Z">
              <w:r>
                <w:rPr>
                  <w:rFonts w:ascii="Arial" w:eastAsia="Arial" w:hAnsi="Arial" w:cs="Arial"/>
                  <w:color w:val="000000"/>
                  <w:sz w:val="22"/>
                  <w:szCs w:val="22"/>
                </w:rPr>
                <w:t>118.1</w:t>
              </w:r>
            </w:ins>
          </w:p>
        </w:tc>
        <w:tc>
          <w:tcPr>
            <w:tcW w:w="174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4A31B"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55" w:author="Claire Kouba" w:date="2024-03-12T20:42:00Z"/>
              </w:rPr>
            </w:pPr>
            <w:ins w:id="2356" w:author="Claire Kouba" w:date="2024-03-12T20:42:00Z">
              <w:r>
                <w:rPr>
                  <w:rFonts w:ascii="Arial" w:eastAsia="Arial" w:hAnsi="Arial" w:cs="Arial"/>
                  <w:color w:val="000000"/>
                  <w:sz w:val="22"/>
                  <w:szCs w:val="22"/>
                </w:rPr>
                <w:t>-1.12</w:t>
              </w:r>
            </w:ins>
          </w:p>
        </w:tc>
        <w:tc>
          <w:tcPr>
            <w:tcW w:w="18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22843"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57" w:author="Claire Kouba" w:date="2024-03-12T20:42:00Z"/>
              </w:rPr>
            </w:pPr>
            <w:ins w:id="2358" w:author="Claire Kouba" w:date="2024-03-12T20:42:00Z">
              <w:r>
                <w:rPr>
                  <w:rFonts w:ascii="Arial" w:eastAsia="Arial" w:hAnsi="Arial" w:cs="Arial"/>
                  <w:color w:val="000000"/>
                  <w:sz w:val="22"/>
                  <w:szCs w:val="22"/>
                </w:rPr>
                <w:t>-0.50</w:t>
              </w:r>
            </w:ins>
          </w:p>
        </w:tc>
        <w:tc>
          <w:tcPr>
            <w:tcW w:w="171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1F69EE"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59" w:author="Claire Kouba" w:date="2024-03-12T20:42:00Z"/>
              </w:rPr>
            </w:pPr>
          </w:p>
        </w:tc>
        <w:tc>
          <w:tcPr>
            <w:tcW w:w="223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FB644"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60" w:author="Claire Kouba" w:date="2024-03-12T20:42:00Z"/>
              </w:rPr>
            </w:pPr>
          </w:p>
        </w:tc>
      </w:tr>
      <w:tr w:rsidR="005A3C0F" w14:paraId="182FAF6C" w14:textId="77777777" w:rsidTr="00CA4C9C">
        <w:trPr>
          <w:jc w:val="center"/>
          <w:ins w:id="2361" w:author="Claire Kouba" w:date="2024-03-12T20:42:00Z"/>
        </w:trPr>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6E26B"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62" w:author="Claire Kouba" w:date="2024-03-12T20:42:00Z"/>
              </w:rPr>
            </w:pPr>
            <w:ins w:id="2363" w:author="Claire Kouba" w:date="2024-03-12T20:42:00Z">
              <w:r>
                <w:rPr>
                  <w:rFonts w:ascii="Arial" w:eastAsia="Arial" w:hAnsi="Arial" w:cs="Arial"/>
                  <w:color w:val="000000"/>
                  <w:sz w:val="22"/>
                  <w:szCs w:val="22"/>
                </w:rPr>
                <w:t>128.6</w:t>
              </w:r>
            </w:ins>
          </w:p>
        </w:tc>
        <w:tc>
          <w:tcPr>
            <w:tcW w:w="1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68E52F"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64" w:author="Claire Kouba" w:date="2024-03-12T20:42:00Z"/>
              </w:rPr>
            </w:pPr>
            <w:ins w:id="2365" w:author="Claire Kouba" w:date="2024-03-12T20:42:00Z">
              <w:r>
                <w:rPr>
                  <w:rFonts w:ascii="Arial" w:eastAsia="Arial" w:hAnsi="Arial" w:cs="Arial"/>
                  <w:color w:val="000000"/>
                  <w:sz w:val="22"/>
                  <w:szCs w:val="22"/>
                </w:rPr>
                <w:t>-1.24</w:t>
              </w:r>
            </w:ins>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D0C67"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66" w:author="Claire Kouba" w:date="2024-03-12T20:42:00Z"/>
              </w:rPr>
            </w:pPr>
          </w:p>
        </w:tc>
        <w:tc>
          <w:tcPr>
            <w:tcW w:w="17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1741A"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67" w:author="Claire Kouba" w:date="2024-03-12T20:42:00Z"/>
              </w:rPr>
            </w:pPr>
            <w:ins w:id="2368" w:author="Claire Kouba" w:date="2024-03-12T20:42:00Z">
              <w:r>
                <w:rPr>
                  <w:rFonts w:ascii="Arial" w:eastAsia="Arial" w:hAnsi="Arial" w:cs="Arial"/>
                  <w:color w:val="000000"/>
                  <w:sz w:val="22"/>
                  <w:szCs w:val="22"/>
                </w:rPr>
                <w:t>-0.61</w:t>
              </w:r>
            </w:ins>
          </w:p>
        </w:tc>
        <w:tc>
          <w:tcPr>
            <w:tcW w:w="22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FFB7C"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69" w:author="Claire Kouba" w:date="2024-03-12T20:42:00Z"/>
              </w:rPr>
            </w:pPr>
          </w:p>
        </w:tc>
      </w:tr>
      <w:tr w:rsidR="005A3C0F" w14:paraId="708142C2" w14:textId="77777777" w:rsidTr="00CA4C9C">
        <w:trPr>
          <w:jc w:val="center"/>
          <w:ins w:id="2370" w:author="Claire Kouba" w:date="2024-03-12T20:42:00Z"/>
        </w:trPr>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980F2"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71" w:author="Claire Kouba" w:date="2024-03-12T20:42:00Z"/>
              </w:rPr>
            </w:pPr>
            <w:ins w:id="2372" w:author="Claire Kouba" w:date="2024-03-12T20:42:00Z">
              <w:r>
                <w:rPr>
                  <w:rFonts w:ascii="Arial" w:eastAsia="Arial" w:hAnsi="Arial" w:cs="Arial"/>
                  <w:color w:val="000000"/>
                  <w:sz w:val="22"/>
                  <w:szCs w:val="22"/>
                </w:rPr>
                <w:t>33.5</w:t>
              </w:r>
            </w:ins>
          </w:p>
        </w:tc>
        <w:tc>
          <w:tcPr>
            <w:tcW w:w="1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4C565"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73" w:author="Claire Kouba" w:date="2024-03-12T20:42:00Z"/>
              </w:rPr>
            </w:pPr>
            <w:ins w:id="2374" w:author="Claire Kouba" w:date="2024-03-12T20:42:00Z">
              <w:r>
                <w:rPr>
                  <w:rFonts w:ascii="Arial" w:eastAsia="Arial" w:hAnsi="Arial" w:cs="Arial"/>
                  <w:color w:val="000000"/>
                  <w:sz w:val="22"/>
                  <w:szCs w:val="22"/>
                </w:rPr>
                <w:t>-1.10</w:t>
              </w:r>
            </w:ins>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95625F"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75" w:author="Claire Kouba" w:date="2024-03-12T20:42:00Z"/>
              </w:rPr>
            </w:pPr>
          </w:p>
        </w:tc>
        <w:tc>
          <w:tcPr>
            <w:tcW w:w="17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EBB693"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76" w:author="Claire Kouba" w:date="2024-03-12T20:42:00Z"/>
              </w:rPr>
            </w:pPr>
          </w:p>
        </w:tc>
        <w:tc>
          <w:tcPr>
            <w:tcW w:w="22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C7EAA2"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77" w:author="Claire Kouba" w:date="2024-03-12T20:42:00Z"/>
              </w:rPr>
            </w:pPr>
            <w:ins w:id="2378" w:author="Claire Kouba" w:date="2024-03-12T20:42:00Z">
              <w:r>
                <w:rPr>
                  <w:rFonts w:ascii="Arial" w:eastAsia="Arial" w:hAnsi="Arial" w:cs="Arial"/>
                  <w:color w:val="000000"/>
                  <w:sz w:val="22"/>
                  <w:szCs w:val="22"/>
                </w:rPr>
                <w:t>0.35</w:t>
              </w:r>
            </w:ins>
          </w:p>
        </w:tc>
      </w:tr>
      <w:tr w:rsidR="005A3C0F" w14:paraId="7A872C60" w14:textId="77777777" w:rsidTr="00CA4C9C">
        <w:trPr>
          <w:jc w:val="center"/>
          <w:ins w:id="2379" w:author="Claire Kouba" w:date="2024-03-12T20:42:00Z"/>
        </w:trPr>
        <w:tc>
          <w:tcPr>
            <w:tcW w:w="12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EAFA9F"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80" w:author="Claire Kouba" w:date="2024-03-12T20:42:00Z"/>
              </w:rPr>
            </w:pPr>
            <w:ins w:id="2381" w:author="Claire Kouba" w:date="2024-03-12T20:42:00Z">
              <w:r>
                <w:rPr>
                  <w:rFonts w:ascii="Arial" w:eastAsia="Arial" w:hAnsi="Arial" w:cs="Arial"/>
                  <w:color w:val="000000"/>
                  <w:sz w:val="22"/>
                  <w:szCs w:val="22"/>
                </w:rPr>
                <w:t>93.4</w:t>
              </w:r>
            </w:ins>
          </w:p>
        </w:tc>
        <w:tc>
          <w:tcPr>
            <w:tcW w:w="174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9D8033"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82" w:author="Claire Kouba" w:date="2024-03-12T20:42:00Z"/>
              </w:rPr>
            </w:pPr>
            <w:ins w:id="2383" w:author="Claire Kouba" w:date="2024-03-12T20:42:00Z">
              <w:r>
                <w:rPr>
                  <w:rFonts w:ascii="Arial" w:eastAsia="Arial" w:hAnsi="Arial" w:cs="Arial"/>
                  <w:color w:val="000000"/>
                  <w:sz w:val="22"/>
                  <w:szCs w:val="22"/>
                </w:rPr>
                <w:t>-1.15</w:t>
              </w:r>
            </w:ins>
          </w:p>
        </w:tc>
        <w:tc>
          <w:tcPr>
            <w:tcW w:w="18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4C0795"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84" w:author="Claire Kouba" w:date="2024-03-12T20:42:00Z"/>
              </w:rPr>
            </w:pPr>
            <w:ins w:id="2385" w:author="Claire Kouba" w:date="2024-03-12T20:42:00Z">
              <w:r>
                <w:rPr>
                  <w:rFonts w:ascii="Arial" w:eastAsia="Arial" w:hAnsi="Arial" w:cs="Arial"/>
                  <w:color w:val="000000"/>
                  <w:sz w:val="22"/>
                  <w:szCs w:val="22"/>
                </w:rPr>
                <w:t>-0.17</w:t>
              </w:r>
            </w:ins>
          </w:p>
        </w:tc>
        <w:tc>
          <w:tcPr>
            <w:tcW w:w="171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CBBDEA"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86" w:author="Claire Kouba" w:date="2024-03-12T20:42:00Z"/>
              </w:rPr>
            </w:pPr>
            <w:ins w:id="2387" w:author="Claire Kouba" w:date="2024-03-12T20:42:00Z">
              <w:r>
                <w:rPr>
                  <w:rFonts w:ascii="Arial" w:eastAsia="Arial" w:hAnsi="Arial" w:cs="Arial"/>
                  <w:color w:val="000000"/>
                  <w:sz w:val="22"/>
                  <w:szCs w:val="22"/>
                </w:rPr>
                <w:t>-0.20</w:t>
              </w:r>
            </w:ins>
          </w:p>
        </w:tc>
        <w:tc>
          <w:tcPr>
            <w:tcW w:w="223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418B3A"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88" w:author="Claire Kouba" w:date="2024-03-12T20:42:00Z"/>
              </w:rPr>
            </w:pPr>
            <w:ins w:id="2389" w:author="Claire Kouba" w:date="2024-03-12T20:42:00Z">
              <w:r>
                <w:rPr>
                  <w:rFonts w:ascii="Arial" w:eastAsia="Arial" w:hAnsi="Arial" w:cs="Arial"/>
                  <w:color w:val="000000"/>
                  <w:sz w:val="22"/>
                  <w:szCs w:val="22"/>
                </w:rPr>
                <w:t>0.12</w:t>
              </w:r>
            </w:ins>
          </w:p>
        </w:tc>
      </w:tr>
    </w:tbl>
    <w:p w14:paraId="6355E290" w14:textId="77777777" w:rsidR="005A3C0F" w:rsidRDefault="005A3C0F">
      <w:pPr>
        <w:pStyle w:val="BodyText"/>
        <w:rPr>
          <w:ins w:id="2390" w:author="Thomas Harter" w:date="2024-03-21T07:01:00Z"/>
        </w:rPr>
      </w:pPr>
    </w:p>
    <w:p w14:paraId="6D780BD8" w14:textId="77777777" w:rsidR="00CE7522" w:rsidRPr="005A3C0F" w:rsidRDefault="00CE7522">
      <w:pPr>
        <w:pStyle w:val="BodyText"/>
        <w:rPr>
          <w:ins w:id="2391" w:author="Claire Kouba" w:date="2024-03-12T20:42:00Z"/>
          <w:rPrChange w:id="2392" w:author="Claire Kouba" w:date="2024-03-12T20:42:00Z">
            <w:rPr>
              <w:ins w:id="2393" w:author="Claire Kouba" w:date="2024-03-12T20:42:00Z"/>
              <w:rStyle w:val="SectionNumber"/>
              <w:rFonts w:asciiTheme="minorHAnsi" w:eastAsiaTheme="minorHAnsi" w:hAnsiTheme="minorHAnsi" w:cstheme="minorBidi"/>
              <w:b w:val="0"/>
              <w:bCs w:val="0"/>
              <w:color w:val="auto"/>
              <w:sz w:val="24"/>
              <w:szCs w:val="24"/>
            </w:rPr>
          </w:rPrChange>
        </w:rPr>
        <w:pPrChange w:id="2394" w:author="Claire Kouba" w:date="2024-03-12T20:42:00Z">
          <w:pPr>
            <w:pStyle w:val="Heading2"/>
          </w:pPr>
        </w:pPrChange>
      </w:pPr>
    </w:p>
    <w:p w14:paraId="37BD7304" w14:textId="514424D4" w:rsidR="00C26AC4" w:rsidRDefault="0080747B">
      <w:pPr>
        <w:pStyle w:val="Heading3"/>
        <w:pPrChange w:id="2395" w:author="Claire Kouba" w:date="2024-03-12T20:43:00Z">
          <w:pPr>
            <w:pStyle w:val="Heading2"/>
          </w:pPr>
        </w:pPrChange>
      </w:pPr>
      <w:r>
        <w:rPr>
          <w:rStyle w:val="SectionNumber"/>
        </w:rPr>
        <w:t>4.4</w:t>
      </w:r>
      <w:ins w:id="2396" w:author="Claire Kouba" w:date="2024-03-12T20:43:00Z">
        <w:r w:rsidR="005A3C0F">
          <w:rPr>
            <w:rStyle w:val="SectionNumber"/>
          </w:rPr>
          <w:t>.2</w:t>
        </w:r>
      </w:ins>
      <w:r>
        <w:tab/>
        <w:t>Hydrologic Benefit value over time and component contributions</w:t>
      </w:r>
    </w:p>
    <w:p w14:paraId="14E1CCB2" w14:textId="77777777" w:rsidR="00256283" w:rsidRDefault="00256283">
      <w:pPr>
        <w:pStyle w:val="FirstParagraph"/>
        <w:rPr>
          <w:ins w:id="2397" w:author="Thomas Harter" w:date="2024-03-21T07:15:00Z"/>
        </w:rPr>
      </w:pPr>
      <w:ins w:id="2398" w:author="Thomas Harter" w:date="2024-03-21T07:14:00Z">
        <w:r>
          <w:t xml:space="preserve">The values of the predictors – the four hydrologic metrics for each water year in the Fort Jones gauge record (water years 1942-2021) – are included in </w:t>
        </w:r>
        <w:r>
          <w:rPr>
            <w:i/>
            <w:iCs/>
          </w:rPr>
          <w:t>Supplemental Table 2</w:t>
        </w:r>
        <w:r>
          <w:t>.  Using this table, coho outcomes for 1944-2021 can be predicted.</w:t>
        </w:r>
      </w:ins>
    </w:p>
    <w:p w14:paraId="79F23F4F" w14:textId="599DC6D5" w:rsidR="00C26AC4" w:rsidRDefault="0080747B">
      <w:pPr>
        <w:pStyle w:val="FirstParagraph"/>
      </w:pPr>
      <w:r>
        <w:t xml:space="preserve">Matching the historical flow trends discussed above, the predicted value of </w:t>
      </w:r>
      <w:proofErr w:type="spellStart"/>
      <w:r>
        <w:t>coho</w:t>
      </w:r>
      <w:proofErr w:type="spellEnd"/>
      <w:r>
        <w:t xml:space="preserve"> </w:t>
      </w:r>
      <w:proofErr w:type="spellStart"/>
      <w:r>
        <w:t>spf</w:t>
      </w:r>
      <w:proofErr w:type="spellEnd"/>
      <w:r>
        <w:t xml:space="preserve">-equivalent produced by a given water year has trended downward over time (Figure 12). The hydrology of a severe drought in water years 2012-2016 is reflected in three consecutive years (2014-2016) of lower-than-40 predicted </w:t>
      </w:r>
      <w:proofErr w:type="spellStart"/>
      <w:r>
        <w:t>coho</w:t>
      </w:r>
      <w:proofErr w:type="spellEnd"/>
      <w:r>
        <w:t xml:space="preserve"> </w:t>
      </w:r>
      <w:proofErr w:type="spellStart"/>
      <w:r>
        <w:t>spf</w:t>
      </w:r>
      <w:proofErr w:type="spellEnd"/>
      <w:r>
        <w:t>.</w:t>
      </w:r>
    </w:p>
    <w:p w14:paraId="5D73B840" w14:textId="799EF08C" w:rsidR="00C26AC4" w:rsidRDefault="0080747B">
      <w:pPr>
        <w:pStyle w:val="BodyText"/>
      </w:pPr>
      <w:r>
        <w:t xml:space="preserve">Since 1990, the low predicted </w:t>
      </w:r>
      <w:proofErr w:type="spellStart"/>
      <w:r>
        <w:t>coho</w:t>
      </w:r>
      <w:proofErr w:type="spellEnd"/>
      <w:r>
        <w:t xml:space="preserve"> </w:t>
      </w:r>
      <w:proofErr w:type="spellStart"/>
      <w:r>
        <w:t>spf</w:t>
      </w:r>
      <w:proofErr w:type="spellEnd"/>
      <w:r>
        <w:t xml:space="preserve"> values in dry water years have become progressively lower, culminating in three years, all occurring after water year 2000, in which &lt; 0 </w:t>
      </w:r>
      <w:proofErr w:type="spellStart"/>
      <w:r>
        <w:t>coho</w:t>
      </w:r>
      <w:proofErr w:type="spellEnd"/>
      <w:r>
        <w:t xml:space="preserve"> </w:t>
      </w:r>
      <w:proofErr w:type="spellStart"/>
      <w:r>
        <w:t>spf</w:t>
      </w:r>
      <w:proofErr w:type="spellEnd"/>
      <w:r>
        <w:t xml:space="preserve"> are predicted. Though a negative value for coho reproduction </w:t>
      </w:r>
      <w:ins w:id="2399" w:author="Thomas Harter" w:date="2024-03-18T03:45:00Z">
        <w:r w:rsidR="00143B96">
          <w:t>h</w:t>
        </w:r>
      </w:ins>
      <w:ins w:id="2400" w:author="Thomas Harter" w:date="2024-03-18T03:46:00Z">
        <w:r w:rsidR="00143B96">
          <w:t>as no physical meaning</w:t>
        </w:r>
      </w:ins>
      <w:del w:id="2401" w:author="Thomas Harter" w:date="2024-03-18T03:46:00Z">
        <w:r w:rsidDel="00143B96">
          <w:delText>is obviously not possible</w:delText>
        </w:r>
      </w:del>
      <w:r>
        <w:t>, we chose to retain these impossible values to visually represent uncertainty associated with this modeling exercise (see Discussion for more information).</w:t>
      </w:r>
    </w:p>
    <w:p w14:paraId="3B706783" w14:textId="7B58C350" w:rsidR="00C26AC4" w:rsidRDefault="00586644">
      <w:pPr>
        <w:pStyle w:val="BodyText"/>
      </w:pPr>
      <w:ins w:id="2402" w:author="Claire Kouba" w:date="2024-03-18T12:10:00Z">
        <w:r>
          <w:t xml:space="preserve">The relative influence of different terms in the </w:t>
        </w:r>
      </w:ins>
      <w:del w:id="2403" w:author="Claire Kouba" w:date="2024-03-18T12:10:00Z">
        <w:r w:rsidR="0080747B" w:rsidDel="00586644">
          <w:delText>T</w:delText>
        </w:r>
      </w:del>
      <w:ins w:id="2404" w:author="Claire Kouba" w:date="2024-03-18T12:07:00Z">
        <w:r>
          <w:t>ensemble model</w:t>
        </w:r>
      </w:ins>
      <w:ins w:id="2405" w:author="Claire Kouba" w:date="2024-03-18T12:10:00Z">
        <w:r>
          <w:t xml:space="preserve"> varies over time: </w:t>
        </w:r>
      </w:ins>
      <w:ins w:id="2406" w:author="Claire Kouba" w:date="2024-03-18T12:12:00Z">
        <w:r>
          <w:t xml:space="preserve">most variability in the 1940s-1970s is due to changes in wet season onset and wet season baseflow duration, but </w:t>
        </w:r>
      </w:ins>
      <w:ins w:id="2407" w:author="Claire Kouba" w:date="2024-03-18T12:13:00Z">
        <w:r>
          <w:t>starting in the 1980s the fall flow reconnection timing tends to dominate predictions</w:t>
        </w:r>
      </w:ins>
      <w:ins w:id="2408" w:author="Claire Kouba" w:date="2024-03-18T12:14:00Z">
        <w:r>
          <w:t>, especially</w:t>
        </w:r>
      </w:ins>
      <w:ins w:id="2409" w:author="Claire Kouba" w:date="2024-03-18T12:13:00Z">
        <w:r>
          <w:t xml:space="preserve"> during low-</w:t>
        </w:r>
        <w:proofErr w:type="spellStart"/>
        <w:r>
          <w:t>coho</w:t>
        </w:r>
        <w:proofErr w:type="spellEnd"/>
        <w:r>
          <w:t xml:space="preserve"> </w:t>
        </w:r>
        <w:proofErr w:type="spellStart"/>
        <w:r>
          <w:t>spf</w:t>
        </w:r>
        <w:proofErr w:type="spellEnd"/>
        <w:r>
          <w:t xml:space="preserve"> years </w:t>
        </w:r>
      </w:ins>
      <w:del w:id="2410" w:author="Claire Kouba" w:date="2024-03-18T12:07:00Z">
        <w:r w:rsidR="0080747B" w:rsidDel="00D33519">
          <w:delText xml:space="preserve">he </w:delText>
        </w:r>
      </w:del>
      <w:del w:id="2411" w:author="Claire Kouba" w:date="2024-03-18T12:13:00Z">
        <w:r w:rsidR="0080747B" w:rsidDel="00586644">
          <w:delText xml:space="preserve">relative contributions </w:delText>
        </w:r>
      </w:del>
      <w:del w:id="2412" w:author="Claire Kouba" w:date="2024-03-18T12:08:00Z">
        <w:r w:rsidR="0080747B" w:rsidDel="00586644">
          <w:delText xml:space="preserve">of </w:delText>
        </w:r>
      </w:del>
      <w:del w:id="2413" w:author="Claire Kouba" w:date="2024-03-18T12:13:00Z">
        <w:r w:rsidR="0080747B" w:rsidDel="00586644">
          <w:delText xml:space="preserve">each hydrologic metric </w:delText>
        </w:r>
      </w:del>
      <w:del w:id="2414" w:author="Claire Kouba" w:date="2024-03-18T12:08:00Z">
        <w:r w:rsidR="0080747B" w:rsidDel="00586644">
          <w:delText xml:space="preserve">to predicted Hydrologic Benefit values </w:delText>
        </w:r>
      </w:del>
      <w:r w:rsidR="0080747B">
        <w:t>(</w:t>
      </w:r>
      <w:ins w:id="2415" w:author="Claire Kouba" w:date="2024-03-18T12:09:00Z">
        <w:r>
          <w:t xml:space="preserve">Figure 13; </w:t>
        </w:r>
      </w:ins>
      <w:del w:id="2416" w:author="Claire Kouba" w:date="2024-03-18T12:08:00Z">
        <w:r w:rsidR="0080747B" w:rsidDel="00586644">
          <w:delText xml:space="preserve">except </w:delText>
        </w:r>
      </w:del>
      <w:r w:rsidR="0080747B">
        <w:t>the intercept term</w:t>
      </w:r>
      <w:ins w:id="2417" w:author="Claire Kouba" w:date="2024-03-18T12:08:00Z">
        <w:r>
          <w:t xml:space="preserve"> </w:t>
        </w:r>
      </w:ins>
      <w:del w:id="2418" w:author="Claire Kouba" w:date="2024-03-18T12:08:00Z">
        <w:r w:rsidR="0080747B" w:rsidDel="00586644">
          <w:delText xml:space="preserve">, which </w:delText>
        </w:r>
      </w:del>
      <w:r w:rsidR="0080747B">
        <w:t>is excluded for ease of visualization)</w:t>
      </w:r>
      <w:commentRangeStart w:id="2419"/>
      <w:commentRangeStart w:id="2420"/>
      <w:del w:id="2421" w:author="Claire Kouba" w:date="2024-03-18T12:08:00Z">
        <w:r w:rsidR="0080747B" w:rsidDel="00586644">
          <w:delText xml:space="preserve"> is shown in</w:delText>
        </w:r>
      </w:del>
      <w:del w:id="2422" w:author="Claire Kouba" w:date="2024-03-18T12:09:00Z">
        <w:r w:rsidR="0080747B" w:rsidDel="00586644">
          <w:delText xml:space="preserve"> Figure 13</w:delText>
        </w:r>
      </w:del>
      <w:r w:rsidR="0080747B">
        <w:t>.</w:t>
      </w:r>
      <w:commentRangeEnd w:id="2419"/>
      <w:r w:rsidR="00AA5A6A">
        <w:rPr>
          <w:rStyle w:val="CommentReference"/>
        </w:rPr>
        <w:commentReference w:id="2419"/>
      </w:r>
      <w:commentRangeEnd w:id="2420"/>
      <w:r>
        <w:rPr>
          <w:rStyle w:val="CommentReference"/>
        </w:rPr>
        <w:commentReference w:id="2420"/>
      </w:r>
    </w:p>
    <w:p w14:paraId="623FD485" w14:textId="77777777" w:rsidR="00C26AC4" w:rsidRDefault="0080747B">
      <w:pPr>
        <w:pStyle w:val="CaptionedFigure"/>
      </w:pPr>
      <w:r>
        <w:rPr>
          <w:noProof/>
        </w:rPr>
        <w:lastRenderedPageBreak/>
        <w:drawing>
          <wp:inline distT="0" distB="0" distL="0" distR="0" wp14:anchorId="2DBEB3E1" wp14:editId="08079D3A">
            <wp:extent cx="5334000" cy="5334000"/>
            <wp:effectExtent l="0" t="0" r="0" b="0"/>
            <wp:docPr id="83" name="Picture" descr="Figure 12: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
            <wp:cNvGraphicFramePr/>
            <a:graphic xmlns:a="http://schemas.openxmlformats.org/drawingml/2006/main">
              <a:graphicData uri="http://schemas.openxmlformats.org/drawingml/2006/picture">
                <pic:pic xmlns:pic="http://schemas.openxmlformats.org/drawingml/2006/picture">
                  <pic:nvPicPr>
                    <pic:cNvPr id="84" name="Picture" descr="Graphics%20and%20Supplements/Figure%2011.png"/>
                    <pic:cNvPicPr>
                      <a:picLocks noChangeAspect="1" noChangeArrowheads="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14:paraId="45C8DA8B" w14:textId="77777777" w:rsidR="00C26AC4" w:rsidRDefault="0080747B">
      <w:pPr>
        <w:pStyle w:val="ImageCaption"/>
      </w:pPr>
      <w:r>
        <w:t xml:space="preserve">Figure 12: Annual observed and predicted values of coho smolt produced per female </w:t>
      </w:r>
      <w:proofErr w:type="spellStart"/>
      <w:r>
        <w:t>spawner</w:t>
      </w:r>
      <w:proofErr w:type="spellEnd"/>
      <w:r>
        <w:t xml:space="preserve"> (</w:t>
      </w:r>
      <w:proofErr w:type="spellStart"/>
      <w:r>
        <w:t>coho</w:t>
      </w:r>
      <w:proofErr w:type="spellEnd"/>
      <w:r>
        <w:t xml:space="preserve"> </w:t>
      </w:r>
      <w:proofErr w:type="spellStart"/>
      <w:r>
        <w:t>spf</w:t>
      </w:r>
      <w:proofErr w:type="spellEnd"/>
      <w:r>
        <w:t xml:space="preserve">). Predicted </w:t>
      </w:r>
      <w:proofErr w:type="spellStart"/>
      <w:r>
        <w:t>coho</w:t>
      </w:r>
      <w:proofErr w:type="spellEnd"/>
      <w:r>
        <w:t xml:space="preserve"> </w:t>
      </w:r>
      <w:proofErr w:type="spellStart"/>
      <w:r>
        <w:t>spf</w:t>
      </w:r>
      <w:proofErr w:type="spellEnd"/>
      <w:r>
        <w:t xml:space="preserve"> quantities are shown as Hydrologic Benefit (HB) function values. The </w:t>
      </w:r>
      <w:proofErr w:type="spellStart"/>
      <w:r>
        <w:t>coho</w:t>
      </w:r>
      <w:proofErr w:type="spellEnd"/>
      <w:r>
        <w:t xml:space="preserve"> </w:t>
      </w:r>
      <w:proofErr w:type="spellStart"/>
      <w:r>
        <w:t>spf</w:t>
      </w:r>
      <w:proofErr w:type="spellEnd"/>
      <w:r>
        <w:t xml:space="preserve">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w:t>
      </w:r>
    </w:p>
    <w:p w14:paraId="4574D35F" w14:textId="77777777" w:rsidR="00C26AC4" w:rsidRDefault="0080747B">
      <w:pPr>
        <w:pStyle w:val="CaptionedFigure"/>
      </w:pPr>
      <w:r>
        <w:rPr>
          <w:noProof/>
        </w:rPr>
        <w:lastRenderedPageBreak/>
        <w:drawing>
          <wp:inline distT="0" distB="0" distL="0" distR="0" wp14:anchorId="27276F6C" wp14:editId="2EEA424D">
            <wp:extent cx="5334000" cy="5334000"/>
            <wp:effectExtent l="0" t="0" r="0" b="0"/>
            <wp:docPr id="86" name="Picture" descr="Figure 13: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
            <wp:cNvGraphicFramePr/>
            <a:graphic xmlns:a="http://schemas.openxmlformats.org/drawingml/2006/main">
              <a:graphicData uri="http://schemas.openxmlformats.org/drawingml/2006/picture">
                <pic:pic xmlns:pic="http://schemas.openxmlformats.org/drawingml/2006/picture">
                  <pic:nvPicPr>
                    <pic:cNvPr id="87" name="Picture" descr="Graphics%20and%20Supplements/Figure%2012.png"/>
                    <pic:cNvPicPr>
                      <a:picLocks noChangeAspect="1" noChangeArrowheads="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14:paraId="2DDDCB4A" w14:textId="77777777" w:rsidR="00C26AC4" w:rsidRDefault="0080747B">
      <w:pPr>
        <w:pStyle w:val="ImageCaption"/>
      </w:pPr>
      <w:r>
        <w:t>Figure 13: Contributions to annual Hydrologic Benefit values (</w:t>
      </w:r>
      <w:proofErr w:type="spellStart"/>
      <w:r>
        <w:t>coho</w:t>
      </w:r>
      <w:proofErr w:type="spellEnd"/>
      <w:r>
        <w:t xml:space="preserve"> </w:t>
      </w:r>
      <w:proofErr w:type="spellStart"/>
      <w:r>
        <w:t>spf</w:t>
      </w:r>
      <w:proofErr w:type="spellEnd"/>
      <w:r>
        <w:t xml:space="preserve">-equivalent). A positive value (i.e., one associated with a water year’s Wet Season Baseflow Duration) indicates that a longer wet season baseflow duration contributes a positive value to the predicted number of </w:t>
      </w:r>
      <w:proofErr w:type="spellStart"/>
      <w:r>
        <w:t>coho</w:t>
      </w:r>
      <w:proofErr w:type="spellEnd"/>
      <w:r>
        <w:t xml:space="preserve"> </w:t>
      </w:r>
      <w:proofErr w:type="spellStart"/>
      <w:r>
        <w:t>spf</w:t>
      </w:r>
      <w:proofErr w:type="spellEnd"/>
      <w:r>
        <w:t xml:space="preserve"> produced in that cohort. A negative value (e.g., one associated with a water year’s Fall Reconnection Day at 10 </w:t>
      </w:r>
      <w:proofErr w:type="spellStart"/>
      <w:r>
        <w:t>cfs</w:t>
      </w:r>
      <w:proofErr w:type="spellEnd"/>
      <w:r>
        <w:t xml:space="preserve">) indicates that a later reconnection date contributes a negative value to the predicted number of </w:t>
      </w:r>
      <w:proofErr w:type="spellStart"/>
      <w:r>
        <w:t>coho</w:t>
      </w:r>
      <w:proofErr w:type="spellEnd"/>
      <w:r>
        <w:t xml:space="preserve"> </w:t>
      </w:r>
      <w:proofErr w:type="spellStart"/>
      <w:r>
        <w:t>spf</w:t>
      </w:r>
      <w:proofErr w:type="spellEnd"/>
      <w:r>
        <w:t xml:space="preserve"> produced in that cohort.</w:t>
      </w:r>
    </w:p>
    <w:p w14:paraId="30CC9F50" w14:textId="706666C3" w:rsidR="00C26AC4" w:rsidRDefault="0080747B">
      <w:pPr>
        <w:pStyle w:val="Heading3"/>
        <w:pPrChange w:id="2423" w:author="Claire Kouba" w:date="2024-03-12T20:43:00Z">
          <w:pPr>
            <w:pStyle w:val="Heading2"/>
          </w:pPr>
        </w:pPrChange>
      </w:pPr>
      <w:bookmarkStart w:id="2424" w:name="X47683ace934ce23e483b771e9cbdb6913140c98"/>
      <w:bookmarkEnd w:id="1866"/>
      <w:r>
        <w:rPr>
          <w:rStyle w:val="SectionNumber"/>
        </w:rPr>
        <w:t>4.</w:t>
      </w:r>
      <w:del w:id="2425" w:author="Claire Kouba" w:date="2024-03-12T20:43:00Z">
        <w:r w:rsidDel="005A3C0F">
          <w:rPr>
            <w:rStyle w:val="SectionNumber"/>
          </w:rPr>
          <w:delText>5</w:delText>
        </w:r>
      </w:del>
      <w:ins w:id="2426" w:author="Claire Kouba" w:date="2024-03-12T20:43:00Z">
        <w:r w:rsidR="005A3C0F">
          <w:rPr>
            <w:rStyle w:val="SectionNumber"/>
          </w:rPr>
          <w:t>4.3</w:t>
        </w:r>
      </w:ins>
      <w:r>
        <w:tab/>
        <w:t>Sensitivity of the Hydrologic Benefit function to one additional data point</w:t>
      </w:r>
    </w:p>
    <w:p w14:paraId="35089A34" w14:textId="18E53748" w:rsidR="00C26AC4" w:rsidRDefault="00767BAD">
      <w:pPr>
        <w:pStyle w:val="FirstParagraph"/>
      </w:pPr>
      <w:ins w:id="2427" w:author="Claire Kouba" w:date="2024-03-12T20:49:00Z">
        <w:r>
          <w:t>Testing different values for</w:t>
        </w:r>
      </w:ins>
      <w:ins w:id="2428" w:author="Claire Kouba" w:date="2024-03-12T20:48:00Z">
        <w:r>
          <w:t xml:space="preserve"> the missing </w:t>
        </w:r>
      </w:ins>
      <w:proofErr w:type="spellStart"/>
      <w:ins w:id="2429" w:author="Claire Kouba" w:date="2024-03-12T20:49:00Z">
        <w:r>
          <w:t>coho</w:t>
        </w:r>
        <w:proofErr w:type="spellEnd"/>
        <w:r>
          <w:t xml:space="preserve"> </w:t>
        </w:r>
        <w:proofErr w:type="spellStart"/>
        <w:r>
          <w:t>spf</w:t>
        </w:r>
        <w:proofErr w:type="spellEnd"/>
        <w:r>
          <w:t xml:space="preserve"> observation for brood year 2015 suggests that t</w:t>
        </w:r>
      </w:ins>
      <w:del w:id="2430" w:author="Claire Kouba" w:date="2024-03-12T20:49:00Z">
        <w:r w:rsidR="0080747B" w:rsidDel="00767BAD">
          <w:delText>T</w:delText>
        </w:r>
      </w:del>
      <w:r w:rsidR="0080747B">
        <w:t xml:space="preserve">he best-fit HB function weights are relatively sensitive to the addition of one new data point, as can be expected for a small dataset. </w:t>
      </w:r>
      <w:ins w:id="2431" w:author="Claire Kouba" w:date="2024-03-12T20:47:00Z">
        <w:r w:rsidR="0052600C">
          <w:t xml:space="preserve">Flow conditions in and just before water year 2016 </w:t>
        </w:r>
      </w:ins>
      <w:ins w:id="2432" w:author="Claire Kouba" w:date="2024-03-12T20:49:00Z">
        <w:r>
          <w:t>(affecting br</w:t>
        </w:r>
      </w:ins>
      <w:ins w:id="2433" w:author="Claire Kouba" w:date="2024-03-12T20:50:00Z">
        <w:r>
          <w:t xml:space="preserve">ood year 2015) </w:t>
        </w:r>
      </w:ins>
      <w:ins w:id="2434" w:author="Claire Kouba" w:date="2024-03-12T20:47:00Z">
        <w:r w:rsidR="0052600C">
          <w:t xml:space="preserve">were very dry, and the hydrologic predictors for water year 2016 generated the lowest predicted </w:t>
        </w:r>
        <w:proofErr w:type="spellStart"/>
        <w:r w:rsidR="0052600C">
          <w:t>coho</w:t>
        </w:r>
        <w:proofErr w:type="spellEnd"/>
        <w:r w:rsidR="0052600C">
          <w:t xml:space="preserve"> </w:t>
        </w:r>
        <w:proofErr w:type="spellStart"/>
        <w:r w:rsidR="0052600C">
          <w:t>spf</w:t>
        </w:r>
        <w:proofErr w:type="spellEnd"/>
        <w:r w:rsidR="0052600C">
          <w:t xml:space="preserve"> value of the entire Fort Jones gauge flow record (-35.9; see Figure 12). </w:t>
        </w:r>
        <w:r>
          <w:t>R</w:t>
        </w:r>
        <w:r w:rsidR="0052600C">
          <w:t xml:space="preserve">eplacing this predicted </w:t>
        </w:r>
        <w:r>
          <w:t xml:space="preserve">negative </w:t>
        </w:r>
        <w:r w:rsidR="0052600C">
          <w:t>value</w:t>
        </w:r>
        <w:r>
          <w:t xml:space="preserve"> </w:t>
        </w:r>
      </w:ins>
      <w:ins w:id="2435" w:author="Claire Kouba" w:date="2024-03-12T20:48:00Z">
        <w:r>
          <w:t xml:space="preserve">in 2016 </w:t>
        </w:r>
      </w:ins>
      <w:ins w:id="2436" w:author="Claire Kouba" w:date="2024-03-18T12:15:00Z">
        <w:r w:rsidR="0080689C">
          <w:t xml:space="preserve">(brood year 2015) </w:t>
        </w:r>
      </w:ins>
      <w:ins w:id="2437" w:author="Claire Kouba" w:date="2024-03-12T20:47:00Z">
        <w:r>
          <w:t xml:space="preserve">with </w:t>
        </w:r>
      </w:ins>
      <w:del w:id="2438" w:author="Claire Kouba" w:date="2024-03-12T20:47:00Z">
        <w:r w:rsidR="0080747B" w:rsidDel="00767BAD">
          <w:delText xml:space="preserve">Assigning </w:delText>
        </w:r>
      </w:del>
      <w:r w:rsidR="0080747B">
        <w:t>a</w:t>
      </w:r>
      <w:ins w:id="2439" w:author="Claire Kouba" w:date="2024-03-12T20:47:00Z">
        <w:r>
          <w:t>n “observed”</w:t>
        </w:r>
      </w:ins>
      <w:r w:rsidR="0080747B">
        <w:t xml:space="preserve"> </w:t>
      </w:r>
      <w:proofErr w:type="spellStart"/>
      <w:r w:rsidR="0080747B">
        <w:t>coho</w:t>
      </w:r>
      <w:proofErr w:type="spellEnd"/>
      <w:r w:rsidR="0080747B">
        <w:t xml:space="preserve"> </w:t>
      </w:r>
      <w:proofErr w:type="spellStart"/>
      <w:r w:rsidR="0080747B">
        <w:t>spf</w:t>
      </w:r>
      <w:proofErr w:type="spellEnd"/>
      <w:r w:rsidR="0080747B">
        <w:t xml:space="preserve"> value of 0 </w:t>
      </w:r>
      <w:del w:id="2440" w:author="Claire Kouba" w:date="2024-03-18T12:15:00Z">
        <w:r w:rsidR="0080747B" w:rsidDel="0080689C">
          <w:delText xml:space="preserve">to the missing 2016 </w:delText>
        </w:r>
        <w:r w:rsidR="0080747B" w:rsidDel="0080689C">
          <w:lastRenderedPageBreak/>
          <w:delText>observation (brood year 2015)</w:delText>
        </w:r>
      </w:del>
      <w:r w:rsidR="0080747B">
        <w:t xml:space="preserve"> changes the coefficient (or conceptual weight) of the predictor BY_recon_10 from -1.15 to -0.88 (a difference of 24%). Replacing it with higher numbers produces less and less negative coefficient values. Specifically, a 1-coho </w:t>
      </w:r>
      <w:proofErr w:type="spellStart"/>
      <w:r w:rsidR="0080747B">
        <w:t>spf</w:t>
      </w:r>
      <w:proofErr w:type="spellEnd"/>
      <w:r w:rsidR="0080747B">
        <w:t xml:space="preserve"> increase in the missing value makes the coefficient less negative by 0.007 </w:t>
      </w:r>
      <w:proofErr w:type="spellStart"/>
      <w:r w:rsidR="0080747B">
        <w:t>coho</w:t>
      </w:r>
      <w:proofErr w:type="spellEnd"/>
      <w:r w:rsidR="0080747B">
        <w:t xml:space="preserve"> </w:t>
      </w:r>
      <w:proofErr w:type="spellStart"/>
      <w:r w:rsidR="0080747B">
        <w:t>spf</w:t>
      </w:r>
      <w:proofErr w:type="spellEnd"/>
      <w:r w:rsidR="0080747B">
        <w:t xml:space="preserve"> per day of 10-cfs reconnection delay, such that if it is replaced with the maximum observed </w:t>
      </w:r>
      <w:proofErr w:type="spellStart"/>
      <w:r w:rsidR="0080747B">
        <w:t>coho</w:t>
      </w:r>
      <w:proofErr w:type="spellEnd"/>
      <w:r w:rsidR="0080747B">
        <w:t xml:space="preserve"> </w:t>
      </w:r>
      <w:proofErr w:type="spellStart"/>
      <w:r w:rsidR="0080747B">
        <w:t>spf</w:t>
      </w:r>
      <w:proofErr w:type="spellEnd"/>
      <w:r w:rsidR="0080747B">
        <w:t xml:space="preserve"> value (101.8), the coefficient is calculated as -0.09 </w:t>
      </w:r>
      <w:proofErr w:type="spellStart"/>
      <w:r w:rsidR="0080747B">
        <w:t>coho</w:t>
      </w:r>
      <w:proofErr w:type="spellEnd"/>
      <w:r w:rsidR="0080747B">
        <w:t xml:space="preserve"> </w:t>
      </w:r>
      <w:proofErr w:type="spellStart"/>
      <w:r w:rsidR="0080747B">
        <w:t>spf</w:t>
      </w:r>
      <w:proofErr w:type="spellEnd"/>
      <w:r w:rsidR="0080747B">
        <w:t xml:space="preserve">/day. The other three coefficients are not as sensitive to the new value, ranging from -0.17 – -0.19, -0.20 – -0.18, and 0.12 – 0.13 for BY_recon_100, </w:t>
      </w:r>
      <w:proofErr w:type="spellStart"/>
      <w:r w:rsidR="0080747B">
        <w:t>RY_Wet_Tim</w:t>
      </w:r>
      <w:proofErr w:type="spellEnd"/>
      <w:r w:rsidR="0080747B">
        <w:t xml:space="preserve">, and </w:t>
      </w:r>
      <w:proofErr w:type="spellStart"/>
      <w:r w:rsidR="0080747B">
        <w:t>RY_Wet_BFL_Dur</w:t>
      </w:r>
      <w:proofErr w:type="spellEnd"/>
      <w:r w:rsidR="0080747B">
        <w:t>, respectively, when the missing value is replaced by a range from 0 to 101.8.</w:t>
      </w:r>
      <w:ins w:id="2441" w:author="Claire Kouba" w:date="2024-03-12T20:46:00Z">
        <w:r w:rsidR="005A3C0F">
          <w:t xml:space="preserve"> </w:t>
        </w:r>
      </w:ins>
    </w:p>
    <w:p w14:paraId="26108413" w14:textId="77777777" w:rsidR="00C26AC4" w:rsidRDefault="0080747B">
      <w:pPr>
        <w:pStyle w:val="Heading1"/>
      </w:pPr>
      <w:bookmarkStart w:id="2442" w:name="discussion"/>
      <w:bookmarkEnd w:id="1596"/>
      <w:bookmarkEnd w:id="2424"/>
      <w:r>
        <w:rPr>
          <w:rStyle w:val="SectionNumber"/>
        </w:rPr>
        <w:t>5</w:t>
      </w:r>
      <w:r>
        <w:tab/>
        <w:t>Discussion</w:t>
      </w:r>
    </w:p>
    <w:p w14:paraId="62A795CE" w14:textId="77777777" w:rsidR="00C26AC4" w:rsidRDefault="0080747B">
      <w:pPr>
        <w:pStyle w:val="Heading2"/>
      </w:pPr>
      <w:bookmarkStart w:id="2443" w:name="Xb37462c10a7afe0d06daf6f627e1a683f6dc93e"/>
      <w:r>
        <w:rPr>
          <w:rStyle w:val="SectionNumber"/>
        </w:rPr>
        <w:t>5.1</w:t>
      </w:r>
      <w:r>
        <w:tab/>
        <w:t>Previous work on hydrologic indices and ecological responses</w:t>
      </w:r>
    </w:p>
    <w:p w14:paraId="2AF31F7D" w14:textId="08CA6211" w:rsidR="00C26AC4" w:rsidRDefault="0080747B">
      <w:pPr>
        <w:pStyle w:val="BodyText"/>
      </w:pPr>
      <w:r>
        <w:t xml:space="preserve">In </w:t>
      </w:r>
      <w:del w:id="2444" w:author="Claire Kouba" w:date="2024-02-28T16:44:00Z">
        <w:r w:rsidDel="007F618C">
          <w:delText>most of these</w:delText>
        </w:r>
      </w:del>
      <w:ins w:id="2445" w:author="Claire Kouba" w:date="2024-02-28T16:44:00Z">
        <w:r w:rsidR="007F618C">
          <w:t>many previous</w:t>
        </w:r>
      </w:ins>
      <w:r>
        <w:t xml:space="preserve"> studies</w:t>
      </w:r>
      <w:ins w:id="2446" w:author="Claire Kouba" w:date="2024-02-28T16:44:00Z">
        <w:r w:rsidR="007F618C">
          <w:t xml:space="preserve"> of flow-ecology relationships</w:t>
        </w:r>
      </w:ins>
      <w:r>
        <w:t xml:space="preserve">, because flow data is often continuous and more abundant than other data types, all the predictors used to model the ecological response are flow-derived metrics. Such models rely on the assumption that habitat or flow availability is the limiting factor in ecological recruitment, and thus that change in flow can be directly translated to a fish population response. However, this ignores ecological theory. Under many circumstances, complex internal population feedbacks (such as high juvenile fish density leading to some juvenile fish mortality) will be the limiting factor on fish population size. </w:t>
      </w:r>
      <w:del w:id="2447" w:author="Thomas Harter" w:date="2024-03-08T06:46:00Z">
        <w:r w:rsidDel="000D6A5D">
          <w:delText>Consequently</w:delText>
        </w:r>
      </w:del>
      <w:ins w:id="2448" w:author="Thomas Harter" w:date="2024-03-08T06:46:00Z">
        <w:r w:rsidR="000D6A5D">
          <w:t>Consequently,</w:t>
        </w:r>
      </w:ins>
      <w:r>
        <w:t xml:space="preserve"> many authors have argued that models of fish population responses to hydrologic changes should explicitly include ecological population modeling in addition to physical factors such as flow or geomorphology (Rosenfeld 2003; Anderson et al. 2006; Lancaster and Downes 2014; Acreman et al. 2014; Shenton et al. 2012). Additionally, in </w:t>
      </w:r>
      <w:del w:id="2449" w:author="Claire Kouba" w:date="2024-03-12T20:52:00Z">
        <w:r w:rsidDel="00767BAD">
          <w:delText xml:space="preserve">at least one </w:delText>
        </w:r>
      </w:del>
      <w:ins w:id="2450" w:author="Claire Kouba" w:date="2024-03-12T20:52:00Z">
        <w:r w:rsidR="00767BAD">
          <w:t xml:space="preserve">several </w:t>
        </w:r>
      </w:ins>
      <w:r>
        <w:t>case</w:t>
      </w:r>
      <w:ins w:id="2451" w:author="Claire Kouba" w:date="2024-03-12T20:52:00Z">
        <w:r w:rsidR="00767BAD">
          <w:t>s</w:t>
        </w:r>
      </w:ins>
      <w:r>
        <w:t xml:space="preserve">, fish population differences were not successfully predicted with a model based only on a predictor of flows; other variables such as water temperature </w:t>
      </w:r>
      <w:ins w:id="2452" w:author="Claire Kouba" w:date="2024-03-12T20:52:00Z">
        <w:r w:rsidR="00767BAD">
          <w:t xml:space="preserve">or quality </w:t>
        </w:r>
      </w:ins>
      <w:r>
        <w:t>were necessary to capture population shifts (</w:t>
      </w:r>
      <w:ins w:id="2453" w:author="Claire Kouba" w:date="2024-03-12T20:52:00Z">
        <w:r w:rsidR="00767BAD">
          <w:t xml:space="preserve">e.g., </w:t>
        </w:r>
      </w:ins>
      <w:ins w:id="2454" w:author="Claire Kouba" w:date="2024-03-12T20:53:00Z">
        <w:r w:rsidR="00767BAD">
          <w:t xml:space="preserve">Worral2014, Knight2014, </w:t>
        </w:r>
      </w:ins>
      <w:proofErr w:type="spellStart"/>
      <w:r>
        <w:t>McManamay</w:t>
      </w:r>
      <w:proofErr w:type="spellEnd"/>
      <w:r>
        <w:t xml:space="preserve"> et al. 2013</w:t>
      </w:r>
      <w:ins w:id="2455" w:author="Claire Kouba" w:date="2024-03-12T20:53:00Z">
        <w:r w:rsidR="00767BAD">
          <w:t>, 2015</w:t>
        </w:r>
      </w:ins>
      <w:r>
        <w:t>).</w:t>
      </w:r>
    </w:p>
    <w:p w14:paraId="4C0BC06C" w14:textId="097C89BE" w:rsidR="00C26AC4" w:rsidRDefault="0080747B">
      <w:pPr>
        <w:pStyle w:val="BodyText"/>
      </w:pPr>
      <w:r>
        <w:t xml:space="preserve">In spite of these known limitations, the HB function proposed here uses only hydrologic predictors. In part this is a pragmatic approach, as this work is intended for assessing flow conditions in speculative hydrologic models, which do not simulate non-hydrologic, ecologically-relevant factors such as water quality or internal population dynamics. Furthermore, the hydrologic-only predictor approach may be more valid in this watershed than in a general case, as previous work suggests that flow availability is the major limiting factor on the local salmon fishery (SRWC and Siskiyou RCD 2005; NMFS 2014). Lastly, the </w:t>
      </w:r>
      <w:ins w:id="2456" w:author="Claire Kouba" w:date="2024-03-12T20:54:00Z">
        <w:r w:rsidR="00767BAD">
          <w:t xml:space="preserve">longitudinal basis for the </w:t>
        </w:r>
      </w:ins>
      <w:r>
        <w:t xml:space="preserve">proposed HB function avoids some of the disadvantages of the </w:t>
      </w:r>
      <w:ins w:id="2457" w:author="Claire Kouba" w:date="2024-03-12T20:54:00Z">
        <w:r w:rsidR="00767BAD">
          <w:t xml:space="preserve">space-for-time or </w:t>
        </w:r>
      </w:ins>
      <w:r>
        <w:t>snapshot method of comparing the two states of natural and altered flows (Wheeler, Wenger, and Freeman 2018), because the hydro-ecological dataset is relatively long. Th</w:t>
      </w:r>
      <w:ins w:id="2458" w:author="Claire Kouba" w:date="2024-03-12T20:54:00Z">
        <w:r w:rsidR="00767BAD">
          <w:t>e ecological d</w:t>
        </w:r>
      </w:ins>
      <w:ins w:id="2459" w:author="Claire Kouba" w:date="2024-03-12T20:55:00Z">
        <w:r w:rsidR="00767BAD">
          <w:t xml:space="preserve">ata record </w:t>
        </w:r>
      </w:ins>
      <w:del w:id="2460" w:author="Claire Kouba" w:date="2024-03-12T20:55:00Z">
        <w:r w:rsidDel="00767BAD">
          <w:delText xml:space="preserve">is temporal structure, covering </w:delText>
        </w:r>
      </w:del>
      <w:ins w:id="2461" w:author="Claire Kouba" w:date="2024-03-12T20:55:00Z">
        <w:r w:rsidR="00767BAD">
          <w:t xml:space="preserve">covers </w:t>
        </w:r>
      </w:ins>
      <w:r>
        <w:t>a wide range of water year types, mak</w:t>
      </w:r>
      <w:ins w:id="2462" w:author="Claire Kouba" w:date="2024-03-12T20:55:00Z">
        <w:r w:rsidR="00767BAD">
          <w:t>ing</w:t>
        </w:r>
      </w:ins>
      <w:del w:id="2463" w:author="Claire Kouba" w:date="2024-03-12T20:55:00Z">
        <w:r w:rsidDel="00767BAD">
          <w:delText>es</w:delText>
        </w:r>
      </w:del>
      <w:r>
        <w:t xml:space="preserve"> it possible to test the hypothesis that a measurable relationship exists between hydrologic signal and ecologic response, even within an otherwise more complex relationship involving many non-hydrologic factors.</w:t>
      </w:r>
    </w:p>
    <w:p w14:paraId="79E1CA0B" w14:textId="77777777" w:rsidR="00C26AC4" w:rsidRDefault="0080747B">
      <w:pPr>
        <w:pStyle w:val="Heading2"/>
      </w:pPr>
      <w:bookmarkStart w:id="2464" w:name="critical-flow-thresholds"/>
      <w:bookmarkEnd w:id="2443"/>
      <w:r>
        <w:rPr>
          <w:rStyle w:val="SectionNumber"/>
        </w:rPr>
        <w:lastRenderedPageBreak/>
        <w:t>5.2</w:t>
      </w:r>
      <w:r>
        <w:tab/>
        <w:t>Critical flow thresholds</w:t>
      </w:r>
    </w:p>
    <w:p w14:paraId="66110DE4" w14:textId="77777777" w:rsidR="00C26AC4" w:rsidRDefault="0080747B">
      <w:pPr>
        <w:pStyle w:val="FirstParagraph"/>
      </w:pPr>
      <w:r>
        <w:t xml:space="preserve">The river reconnection dates of multiple flow thresholds are correlated, to varying degrees, with biological monitoring data (see Results). These correlations support the current scientific understanding that the timing of restoration of habitat connectivity after dry periods in the Scott River is related to the reproductive success of spawning salmon (e.g., Siskiyou County 2021; </w:t>
      </w:r>
      <w:r>
        <w:rPr>
          <w:i/>
          <w:iCs/>
        </w:rPr>
        <w:t>pers. comm.</w:t>
      </w:r>
      <w:r>
        <w:t xml:space="preserve">, </w:t>
      </w:r>
      <w:proofErr w:type="spellStart"/>
      <w:r>
        <w:t>Sommarstrom</w:t>
      </w:r>
      <w:proofErr w:type="spellEnd"/>
      <w:r>
        <w:t xml:space="preserve"> 2020; SRWC 2018).</w:t>
      </w:r>
    </w:p>
    <w:p w14:paraId="374ED472" w14:textId="77777777" w:rsidR="00C26AC4" w:rsidRDefault="0080747B">
      <w:pPr>
        <w:pStyle w:val="BodyText"/>
      </w:pPr>
      <w:r>
        <w:t xml:space="preserve">The selection of 10 and 100 </w:t>
      </w:r>
      <w:proofErr w:type="spellStart"/>
      <w:r>
        <w:t>cfs</w:t>
      </w:r>
      <w:proofErr w:type="spellEnd"/>
      <w:r>
        <w:t xml:space="preserve"> thresholds for fall flow reconnection dates is informed by both the empirical relationship between thresholds and </w:t>
      </w:r>
      <w:proofErr w:type="spellStart"/>
      <w:r>
        <w:t>coho</w:t>
      </w:r>
      <w:proofErr w:type="spellEnd"/>
      <w:r>
        <w:t xml:space="preserve"> </w:t>
      </w:r>
      <w:proofErr w:type="spellStart"/>
      <w:r>
        <w:t>spf</w:t>
      </w:r>
      <w:proofErr w:type="spellEnd"/>
      <w:r>
        <w:t xml:space="preserve"> observations (Figure 9) and professional judgment regarding which flows typically facilitate coho spawning passage into the valley and access to a large amount of tributary habitat. However, multiple caveats apply to these thresholds. First, though the timing of the 10 </w:t>
      </w:r>
      <w:proofErr w:type="spellStart"/>
      <w:r>
        <w:t>cfs</w:t>
      </w:r>
      <w:proofErr w:type="spellEnd"/>
      <w:r>
        <w:t xml:space="preserve"> reconnection had the strongest correlation with observed </w:t>
      </w:r>
      <w:proofErr w:type="spellStart"/>
      <w:r>
        <w:t>coho</w:t>
      </w:r>
      <w:proofErr w:type="spellEnd"/>
      <w:r>
        <w:t xml:space="preserve"> </w:t>
      </w:r>
      <w:proofErr w:type="spellStart"/>
      <w:r>
        <w:t>spf</w:t>
      </w:r>
      <w:proofErr w:type="spellEnd"/>
      <w:r>
        <w:t xml:space="preserve"> values, a flow of 18 to 25 </w:t>
      </w:r>
      <w:proofErr w:type="spellStart"/>
      <w:r>
        <w:t>cfs</w:t>
      </w:r>
      <w:proofErr w:type="spellEnd"/>
      <w:r>
        <w:t xml:space="preserve"> has been reported in stakeholder meetings as the minimum flowrate during which fish can pass upriver into Scott Valley (SVGAC 2020). Second, the extent to which the flow at the Fort Jones gauge represents conditions in the rest of the watershed depends on the speed of hydrologic processes taking place. When the transition from the dry season to the wet season is especially abrupt, flow in the tributaries may increase hours before the Fort Jones gauge flow responds (e.g. as was observed in response to the storm in late October of 2021).</w:t>
      </w:r>
    </w:p>
    <w:p w14:paraId="6638F37A" w14:textId="77777777" w:rsidR="00C26AC4" w:rsidRDefault="0080747B">
      <w:pPr>
        <w:pStyle w:val="BodyText"/>
      </w:pPr>
      <w:r>
        <w:t>Additional fish population monitoring in future water years will be instrumental in better constraining the nuances of these hydro-ecological relationships and the conditions in which hydrology can be used to predict outcomes for anadromous fish.</w:t>
      </w:r>
    </w:p>
    <w:p w14:paraId="31E175E6" w14:textId="77777777" w:rsidR="00C26AC4" w:rsidRDefault="0080747B">
      <w:pPr>
        <w:pStyle w:val="Heading2"/>
      </w:pPr>
      <w:bookmarkStart w:id="2465" w:name="Xbae7963f1e081de401f3b32cebc859e439bc149"/>
      <w:bookmarkEnd w:id="2464"/>
      <w:r>
        <w:rPr>
          <w:rStyle w:val="SectionNumber"/>
        </w:rPr>
        <w:t>5.3</w:t>
      </w:r>
      <w:r>
        <w:tab/>
        <w:t>Predictability of Chinook versus coho salmon</w:t>
      </w:r>
    </w:p>
    <w:p w14:paraId="3174C595" w14:textId="77777777" w:rsidR="00C26AC4" w:rsidRDefault="0080747B">
      <w:pPr>
        <w:pStyle w:val="FirstParagraph"/>
      </w:pPr>
      <w:r>
        <w:t>In the dataset evaluated here, hydrologic metrics have a much greater capacity to predict reproduction in coho salmon than in Chinook. This difference may be due to any number of distinctions in the life history and reproductive strategies of the two species (see Section 2.2.4). Some possibilities include:</w:t>
      </w:r>
    </w:p>
    <w:p w14:paraId="67CCB47A" w14:textId="77777777" w:rsidR="00C26AC4" w:rsidRDefault="0080747B">
      <w:pPr>
        <w:pStyle w:val="Compact"/>
        <w:numPr>
          <w:ilvl w:val="0"/>
          <w:numId w:val="8"/>
        </w:numPr>
      </w:pPr>
      <w:r>
        <w:t>Coho salmon prefer smaller tributary stream habitat for spawning, while Chinook prefer larger gravels found on the mainstem of the Scott River. Consequently, coho salmon may be more sensitive to the amount of river connectivity and thus total salmon-accessible habitat during their spawning window.</w:t>
      </w:r>
    </w:p>
    <w:p w14:paraId="333493DF" w14:textId="77777777" w:rsidR="00C26AC4" w:rsidRDefault="0080747B">
      <w:pPr>
        <w:pStyle w:val="Compact"/>
        <w:numPr>
          <w:ilvl w:val="0"/>
          <w:numId w:val="8"/>
        </w:numPr>
      </w:pPr>
      <w:r>
        <w:t xml:space="preserve">Chinook typically do not </w:t>
      </w:r>
      <w:proofErr w:type="spellStart"/>
      <w:r>
        <w:t>oversummer</w:t>
      </w:r>
      <w:proofErr w:type="spellEnd"/>
      <w:r>
        <w:t xml:space="preserve"> in the freshwater system, potentially making them less vulnerable than coho to dry season conditions.</w:t>
      </w:r>
    </w:p>
    <w:p w14:paraId="0319ACE7" w14:textId="77777777" w:rsidR="00C26AC4" w:rsidRDefault="0080747B">
      <w:pPr>
        <w:pStyle w:val="Compact"/>
        <w:numPr>
          <w:ilvl w:val="0"/>
          <w:numId w:val="8"/>
        </w:numPr>
      </w:pPr>
      <w:r>
        <w:t>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14:paraId="0B0ADA0F" w14:textId="4979F529" w:rsidR="00C26AC4" w:rsidRDefault="0080747B">
      <w:pPr>
        <w:pStyle w:val="FirstParagraph"/>
      </w:pPr>
      <w:r>
        <w:t xml:space="preserve">Regardless of the ultimate cause(s), this difference in predictability underscores the fact that the </w:t>
      </w:r>
      <w:ins w:id="2466" w:author="Claire Kouba" w:date="2024-03-12T20:56:00Z">
        <w:r w:rsidR="00767BAD">
          <w:t xml:space="preserve">utility of the </w:t>
        </w:r>
      </w:ins>
      <w:r>
        <w:t xml:space="preserve">prediction exercise undertaken in this study </w:t>
      </w:r>
      <w:del w:id="2467" w:author="Claire Kouba" w:date="2024-03-12T20:57:00Z">
        <w:r w:rsidDel="00767BAD">
          <w:delText xml:space="preserve">can only be performed </w:delText>
        </w:r>
        <w:r w:rsidDel="00767BAD">
          <w:lastRenderedPageBreak/>
          <w:delText>successfully for some species and some regions</w:delText>
        </w:r>
      </w:del>
      <w:ins w:id="2468" w:author="Claire Kouba" w:date="2024-03-12T20:57:00Z">
        <w:r w:rsidR="00767BAD">
          <w:t>may vary significantly by species and by region</w:t>
        </w:r>
      </w:ins>
      <w:r>
        <w:t>.</w:t>
      </w:r>
    </w:p>
    <w:p w14:paraId="3A5C3783" w14:textId="77777777" w:rsidR="00C26AC4" w:rsidRDefault="0080747B">
      <w:pPr>
        <w:pStyle w:val="Heading2"/>
      </w:pPr>
      <w:bookmarkStart w:id="2469" w:name="X22899a7bc665f95f7d1ce82e1c981266ee41a0c"/>
      <w:bookmarkEnd w:id="2465"/>
      <w:r>
        <w:rPr>
          <w:rStyle w:val="SectionNumber"/>
        </w:rPr>
        <w:t>5.4</w:t>
      </w:r>
      <w:r>
        <w:tab/>
        <w:t>Hydrologic Benefit (HB) function predictive performance and sensitivity</w:t>
      </w:r>
    </w:p>
    <w:p w14:paraId="7ECA60B0" w14:textId="77777777" w:rsidR="00C26AC4" w:rsidRDefault="0080747B">
      <w:pPr>
        <w:pStyle w:val="FirstParagraph"/>
      </w:pPr>
      <w:r>
        <w:t xml:space="preserve">For the 11 years in which observed </w:t>
      </w:r>
      <w:proofErr w:type="spellStart"/>
      <w:r>
        <w:t>coho</w:t>
      </w:r>
      <w:proofErr w:type="spellEnd"/>
      <w:r>
        <w:t xml:space="preserve"> </w:t>
      </w:r>
      <w:proofErr w:type="spellStart"/>
      <w:r>
        <w:t>spf</w:t>
      </w:r>
      <w:proofErr w:type="spellEnd"/>
      <w:r>
        <w:t xml:space="preserve"> values are available, the HB function was reasonably accurate in its predictions (Figure 12). In particular, it succeeded in predicting whether a </w:t>
      </w:r>
      <w:proofErr w:type="spellStart"/>
      <w:r>
        <w:t>coho</w:t>
      </w:r>
      <w:proofErr w:type="spellEnd"/>
      <w:r>
        <w:t xml:space="preserve"> </w:t>
      </w:r>
      <w:proofErr w:type="spellStart"/>
      <w:r>
        <w:t>spf</w:t>
      </w:r>
      <w:proofErr w:type="spellEnd"/>
      <w:r>
        <w:t xml:space="preserve"> year would be above or below 40 (an arbitrary threshold based on visual inspection of the grouping of the 11 observed values). A more conservative use of this model would be to assign a high-low threshold, and categorize each water year as a “high-</w:t>
      </w:r>
      <w:proofErr w:type="spellStart"/>
      <w:r>
        <w:t>coho</w:t>
      </w:r>
      <w:proofErr w:type="spellEnd"/>
      <w:r>
        <w:t xml:space="preserve"> </w:t>
      </w:r>
      <w:proofErr w:type="spellStart"/>
      <w:r>
        <w:t>spf</w:t>
      </w:r>
      <w:proofErr w:type="spellEnd"/>
      <w:r>
        <w:t>” or “low-</w:t>
      </w:r>
      <w:proofErr w:type="spellStart"/>
      <w:r>
        <w:t>coho</w:t>
      </w:r>
      <w:proofErr w:type="spellEnd"/>
      <w:r>
        <w:t xml:space="preserve"> </w:t>
      </w:r>
      <w:proofErr w:type="spellStart"/>
      <w:r>
        <w:t>spf</w:t>
      </w:r>
      <w:proofErr w:type="spellEnd"/>
      <w:r>
        <w:t>” year based on its relation to this threshold. However, for purposes of this discussion we retain the full distribution of values.</w:t>
      </w:r>
    </w:p>
    <w:p w14:paraId="34EC3520" w14:textId="77777777" w:rsidR="00C26AC4" w:rsidRDefault="0080747B">
      <w:pPr>
        <w:pStyle w:val="BodyText"/>
      </w:pPr>
      <w:r>
        <w:t>These linear models have been developed for a Coho Freshwater Life Period (see Figure 3</w:t>
      </w:r>
      <w:del w:id="2470" w:author="Claire Kouba" w:date="2024-03-12T20:57:00Z">
        <w:r w:rsidDel="007A2652">
          <w:delText xml:space="preserve"> </w:delText>
        </w:r>
      </w:del>
      <w:r>
        <w:t>), but the relevant time period for decisionmakers is typically a water year or shorter. It was possible to select a set of best models that fit within one water year, in that they range from the fall of the Brood Year through the wet season of the immediately following Rearing Year. With this formulation, a prediction could be made each fall, using the flow record of the preceding water year and the estimated number of female spawners during the previous fall-winter, regarding the number of smolts to be observed in the coming spring. This smolt abundance prediction could be made to test the model quality when confronted with new data.</w:t>
      </w:r>
    </w:p>
    <w:p w14:paraId="64BEE9C2" w14:textId="77777777" w:rsidR="00C26AC4" w:rsidRDefault="0080747B">
      <w:pPr>
        <w:pStyle w:val="BodyText"/>
      </w:pPr>
      <w:r>
        <w:t xml:space="preserve">The predictive power of the Hydrologic Benefit formula beyond the hydrologic conditions of water years 2007-2020 remains untestable; for this </w:t>
      </w:r>
      <w:proofErr w:type="gramStart"/>
      <w:r>
        <w:t>reason</w:t>
      </w:r>
      <w:proofErr w:type="gramEnd"/>
      <w:r>
        <w:t xml:space="preserve"> the </w:t>
      </w:r>
      <w:proofErr w:type="spellStart"/>
      <w:r>
        <w:t>coho</w:t>
      </w:r>
      <w:proofErr w:type="spellEnd"/>
      <w:r>
        <w:t xml:space="preserve"> </w:t>
      </w:r>
      <w:proofErr w:type="spellStart"/>
      <w:r>
        <w:t>spf</w:t>
      </w:r>
      <w:proofErr w:type="spellEnd"/>
      <w:r>
        <w:t xml:space="preserve"> prediction values of water years pre-2007 should be treated with skepticism. Notably, the hydrologic phenomena that constitute the limiting factors on salmon reproduction might have been very different in the watershed in past decades (e.g., if fall flows were not a major constraint, then spring rearing habitat, or possibly scouring storm flows in winter, might show stronger correlations with coho reproduction).</w:t>
      </w:r>
    </w:p>
    <w:p w14:paraId="0B1AAF37" w14:textId="77777777" w:rsidR="00C26AC4" w:rsidRDefault="0080747B">
      <w:pPr>
        <w:pStyle w:val="BodyText"/>
      </w:pPr>
      <w:r>
        <w:t xml:space="preserve">Additionally, the sensitivity exercise indicated that even one additional data point can alter the ensemble coefficient, or weight, of the most important predictor (Brood Year reconnection timing, 10 </w:t>
      </w:r>
      <w:proofErr w:type="spellStart"/>
      <w:r>
        <w:t>cfs</w:t>
      </w:r>
      <w:proofErr w:type="spellEnd"/>
      <w:r>
        <w:t xml:space="preserve">) by at least 24%; </w:t>
      </w:r>
      <w:proofErr w:type="gramStart"/>
      <w:r>
        <w:t>thus</w:t>
      </w:r>
      <w:proofErr w:type="gramEnd"/>
      <w:r>
        <w:t xml:space="preserve"> it is reasonable to assume that if more data is collected in the future, the HB function coefficients and possibly even the set of best hydrologic predictors may shift. Nevertheless, the limited data available can be used to draw some preliminary conclusions regarding bio-hydrologic relationships in the Scott River watershed.</w:t>
      </w:r>
    </w:p>
    <w:p w14:paraId="19C08E80" w14:textId="77777777" w:rsidR="00C26AC4" w:rsidRDefault="0080747B">
      <w:pPr>
        <w:pStyle w:val="Heading2"/>
      </w:pPr>
      <w:bookmarkStart w:id="2471" w:name="metric-weights-and-importance"/>
      <w:bookmarkEnd w:id="2469"/>
      <w:r>
        <w:rPr>
          <w:rStyle w:val="SectionNumber"/>
        </w:rPr>
        <w:t>5.5</w:t>
      </w:r>
      <w:r>
        <w:tab/>
        <w:t>Metric weights and importance</w:t>
      </w:r>
    </w:p>
    <w:p w14:paraId="0B277CDA" w14:textId="77777777" w:rsidR="00C26AC4" w:rsidRDefault="0080747B">
      <w:pPr>
        <w:pStyle w:val="FirstParagraph"/>
      </w:pPr>
      <w:r>
        <w:t xml:space="preserve">The relative contributions of each metric, shown in Figure 13, indicate that the weighted metric introducing the greatest variability in </w:t>
      </w:r>
      <w:proofErr w:type="spellStart"/>
      <w:r>
        <w:t>coho</w:t>
      </w:r>
      <w:proofErr w:type="spellEnd"/>
      <w:r>
        <w:t xml:space="preserve"> </w:t>
      </w:r>
      <w:proofErr w:type="spellStart"/>
      <w:r>
        <w:t>spf</w:t>
      </w:r>
      <w:proofErr w:type="spellEnd"/>
      <w:r>
        <w:t xml:space="preserve"> predictions is the reconnection date at the 10 </w:t>
      </w:r>
      <w:proofErr w:type="spellStart"/>
      <w:r>
        <w:t>cfs</w:t>
      </w:r>
      <w:proofErr w:type="spellEnd"/>
      <w:r>
        <w:t xml:space="preserve"> threshold; in other words, an important common feature of the water years that yield very low </w:t>
      </w:r>
      <w:proofErr w:type="spellStart"/>
      <w:r>
        <w:t>coho</w:t>
      </w:r>
      <w:proofErr w:type="spellEnd"/>
      <w:r>
        <w:t xml:space="preserve"> </w:t>
      </w:r>
      <w:proofErr w:type="spellStart"/>
      <w:r>
        <w:t>spf</w:t>
      </w:r>
      <w:proofErr w:type="spellEnd"/>
      <w:r>
        <w:t xml:space="preserve"> predictions is a relatively long fall period of flow &lt;10 </w:t>
      </w:r>
      <w:proofErr w:type="spellStart"/>
      <w:r>
        <w:t>cfs</w:t>
      </w:r>
      <w:proofErr w:type="spellEnd"/>
      <w:r>
        <w:t>.</w:t>
      </w:r>
    </w:p>
    <w:p w14:paraId="04ED5B17" w14:textId="0D6A09E8" w:rsidR="00C26AC4" w:rsidRDefault="0080747B">
      <w:pPr>
        <w:pStyle w:val="BodyText"/>
      </w:pPr>
      <w:r>
        <w:t xml:space="preserve">Figure </w:t>
      </w:r>
      <w:del w:id="2472" w:author="Claire Kouba" w:date="2024-03-12T21:06:00Z">
        <w:r w:rsidDel="00472DDC">
          <w:delText xml:space="preserve">?? </w:delText>
        </w:r>
      </w:del>
      <w:ins w:id="2473" w:author="Claire Kouba" w:date="2024-03-12T21:06:00Z">
        <w:r w:rsidR="00472DDC">
          <w:t xml:space="preserve">13 </w:t>
        </w:r>
      </w:ins>
      <w:r>
        <w:t xml:space="preserve">also highlights that three of the four selected hydrologic metrics are negatively correlated with </w:t>
      </w:r>
      <w:proofErr w:type="spellStart"/>
      <w:r>
        <w:t>coho</w:t>
      </w:r>
      <w:proofErr w:type="spellEnd"/>
      <w:r>
        <w:t xml:space="preserve"> </w:t>
      </w:r>
      <w:proofErr w:type="spellStart"/>
      <w:r>
        <w:t>spf</w:t>
      </w:r>
      <w:proofErr w:type="spellEnd"/>
      <w:r>
        <w:t xml:space="preserve"> values. This means the HB function relies on a positive intercept </w:t>
      </w:r>
      <w:r>
        <w:lastRenderedPageBreak/>
        <w:t xml:space="preserve">value to generate positive </w:t>
      </w:r>
      <w:proofErr w:type="spellStart"/>
      <w:r>
        <w:t>coho</w:t>
      </w:r>
      <w:proofErr w:type="spellEnd"/>
      <w:r>
        <w:t xml:space="preserve"> </w:t>
      </w:r>
      <w:proofErr w:type="spellStart"/>
      <w:r>
        <w:t>spf</w:t>
      </w:r>
      <w:proofErr w:type="spellEnd"/>
      <w:r>
        <w:t xml:space="preserve"> predictions, and because the intercept value can be outweighed by combinations of flow metric values that are within the range of possibility, this formulation allows the prediction of negative values. A negative value, or a prediction of coho smolt consumption rather than production, is obviously not possible based on our understanding of the coho salmon life cycle (Figure 3).</w:t>
      </w:r>
    </w:p>
    <w:p w14:paraId="20CC350F" w14:textId="77777777" w:rsidR="00C26AC4" w:rsidRDefault="0080747B">
      <w:pPr>
        <w:pStyle w:val="BodyText"/>
      </w:pPr>
      <w:r>
        <w:t xml:space="preserve">Unfortunately, observed </w:t>
      </w:r>
      <w:proofErr w:type="spellStart"/>
      <w:r>
        <w:t>coho</w:t>
      </w:r>
      <w:proofErr w:type="spellEnd"/>
      <w:r>
        <w:t xml:space="preserve"> </w:t>
      </w:r>
      <w:proofErr w:type="spellStart"/>
      <w:r>
        <w:t>spf</w:t>
      </w:r>
      <w:proofErr w:type="spellEnd"/>
      <w:r>
        <w:t xml:space="preserve"> values are not available for any of the water years in which a negative value is predicted (2002, 2016 and 2021; Figure 12), so a direct comparison of prediction accuracy is not possible in these water years. However, given that the coho run persisted in the Scott River watershed beyond the 3-year cohort-return interval (i.e., water years 2005 and 2019), some smolt production greater than 0 in these years is highly likely.</w:t>
      </w:r>
    </w:p>
    <w:p w14:paraId="551C40A9" w14:textId="77777777" w:rsidR="00C26AC4" w:rsidRDefault="0080747B">
      <w:pPr>
        <w:pStyle w:val="BodyText"/>
      </w:pPr>
      <w:r>
        <w:t xml:space="preserve">The metrics most related to watershed-scale </w:t>
      </w:r>
      <w:proofErr w:type="spellStart"/>
      <w:r>
        <w:t>coho</w:t>
      </w:r>
      <w:proofErr w:type="spellEnd"/>
      <w:r>
        <w:t xml:space="preserve"> </w:t>
      </w:r>
      <w:proofErr w:type="spellStart"/>
      <w:r>
        <w:t>spf</w:t>
      </w:r>
      <w:proofErr w:type="spellEnd"/>
      <w:r>
        <w:t xml:space="preserve"> occur during the window of their parents’ spawning and, to a lesser extent, in the winter through summer of their early rearing. At least three potential mechanisms have been hypothesized regarding the importance of fall flow timing and magnitude to coho salmon. During dry water years, when fall reconnection dates are delayed, coho have been known to spawn in suboptimal habitat (e.g., Siskiyou RCD 2014). Eggs laid in suboptimal conditions suffer from higher mortality rates for multiple reasons, including egg burial by transported sediment, channel bed scouring, or unfavorable water quality (</w:t>
      </w:r>
      <w:proofErr w:type="spellStart"/>
      <w:r>
        <w:t>Bjornn</w:t>
      </w:r>
      <w:proofErr w:type="spellEnd"/>
      <w:r>
        <w:t xml:space="preserve"> and Reiser 1991). Additionally, anadromous fish do not eat during spawning, and a delayed reconnection date, with a corresponding longer waiting period before spawning habitat becomes accessible, leads to higher rates of exhaustion and potentially higher mortality during spawning in long high-elevation spawning migrations (e.g., sockeye salmon in Crossin et al. 2004). Finally, early reconnection flows and related access to more and higher-quality habitat may allow spawning salmon to select more favorable nesting sites, which could exert a controlling influence on the mortality rates of the young produced that year.</w:t>
      </w:r>
    </w:p>
    <w:p w14:paraId="37E986C9" w14:textId="77777777" w:rsidR="00C26AC4" w:rsidRDefault="0080747B">
      <w:pPr>
        <w:pStyle w:val="BodyText"/>
      </w:pPr>
      <w:r>
        <w:t xml:space="preserve">It is also notable that the metrics with the highest predictive power are associated with negative values, or </w:t>
      </w:r>
      <w:proofErr w:type="spellStart"/>
      <w:r>
        <w:t>coho</w:t>
      </w:r>
      <w:proofErr w:type="spellEnd"/>
      <w:r>
        <w:t xml:space="preserve"> </w:t>
      </w:r>
      <w:proofErr w:type="spellStart"/>
      <w:r>
        <w:t>spf</w:t>
      </w:r>
      <w:proofErr w:type="spellEnd"/>
      <w:r>
        <w:t xml:space="preserve"> penalties. One possible interpretation is that hydrologic metrics can be useful for identifying unfavorable conditions for coho salmon, but are not sufficient to describe favorable conditions. The ecological theory that may explain this further is beyond the scope of this paper, but could be a focus of future studies.</w:t>
      </w:r>
    </w:p>
    <w:p w14:paraId="14E49C5F" w14:textId="77777777" w:rsidR="00C26AC4" w:rsidRDefault="0080747B">
      <w:pPr>
        <w:pStyle w:val="Heading2"/>
      </w:pPr>
      <w:bookmarkStart w:id="2474" w:name="Xe7b831585be370552e5eda248af1ddb6912a940"/>
      <w:bookmarkEnd w:id="2471"/>
      <w:r>
        <w:rPr>
          <w:rStyle w:val="SectionNumber"/>
        </w:rPr>
        <w:t>5.6</w:t>
      </w:r>
      <w:r>
        <w:tab/>
        <w:t>Implications for water and fisheries management</w:t>
      </w:r>
    </w:p>
    <w:p w14:paraId="214FA9B4" w14:textId="77777777" w:rsidR="00C26AC4" w:rsidRDefault="0080747B">
      <w:pPr>
        <w:pStyle w:val="FirstParagraph"/>
      </w:pPr>
      <w:r>
        <w:t>This study represents a contribution to the large body of work seeking to understand and conserve aquatic ecosystems in the Klamath basin, and in aquatic ecosystems in Mediterranean climates more generally. Viability of the SONCC ESU population of coho salmon has been examined at a regional scale in the past, though conclusions were preliminary, due to data limitations (Williams et al. 2006, 2008). A proposed framework to assess viability included the following factors (Williams et al. 2008):</w:t>
      </w:r>
    </w:p>
    <w:p w14:paraId="082E12EB" w14:textId="77777777" w:rsidR="00C26AC4" w:rsidRDefault="0080747B">
      <w:pPr>
        <w:pStyle w:val="Compact"/>
        <w:numPr>
          <w:ilvl w:val="0"/>
          <w:numId w:val="9"/>
        </w:numPr>
      </w:pPr>
      <w:r>
        <w:t>Effective population size</w:t>
      </w:r>
    </w:p>
    <w:p w14:paraId="6A988182" w14:textId="77777777" w:rsidR="00C26AC4" w:rsidRDefault="0080747B">
      <w:pPr>
        <w:pStyle w:val="Compact"/>
        <w:numPr>
          <w:ilvl w:val="0"/>
          <w:numId w:val="9"/>
        </w:numPr>
      </w:pPr>
      <w:r>
        <w:t>Population size per generation</w:t>
      </w:r>
    </w:p>
    <w:p w14:paraId="77AD44A5" w14:textId="77777777" w:rsidR="00C26AC4" w:rsidRDefault="0080747B">
      <w:pPr>
        <w:pStyle w:val="Compact"/>
        <w:numPr>
          <w:ilvl w:val="0"/>
          <w:numId w:val="9"/>
        </w:numPr>
      </w:pPr>
      <w:r>
        <w:t>Population decline (rate of decline)</w:t>
      </w:r>
    </w:p>
    <w:p w14:paraId="4D2F67C6" w14:textId="77777777" w:rsidR="00C26AC4" w:rsidRDefault="0080747B">
      <w:pPr>
        <w:pStyle w:val="Compact"/>
        <w:numPr>
          <w:ilvl w:val="0"/>
          <w:numId w:val="9"/>
        </w:numPr>
      </w:pPr>
      <w:r>
        <w:lastRenderedPageBreak/>
        <w:t>Catastrophic decline (order of magnitude decline within 1 generation)</w:t>
      </w:r>
    </w:p>
    <w:p w14:paraId="2EACFE42" w14:textId="77777777" w:rsidR="00C26AC4" w:rsidRDefault="0080747B">
      <w:pPr>
        <w:pStyle w:val="Compact"/>
        <w:numPr>
          <w:ilvl w:val="0"/>
          <w:numId w:val="9"/>
        </w:numPr>
      </w:pPr>
      <w:r>
        <w:t>Spawner density</w:t>
      </w:r>
    </w:p>
    <w:p w14:paraId="3DA2EFF6" w14:textId="77777777" w:rsidR="00C26AC4" w:rsidRDefault="0080747B">
      <w:pPr>
        <w:pStyle w:val="Compact"/>
        <w:numPr>
          <w:ilvl w:val="0"/>
          <w:numId w:val="9"/>
        </w:numPr>
      </w:pPr>
      <w:r>
        <w:t>Potential spatial habitat capacity, in units of Intrinsic Potential (IP)</w:t>
      </w:r>
    </w:p>
    <w:p w14:paraId="2EDC7CDF" w14:textId="77777777" w:rsidR="00C26AC4" w:rsidRDefault="0080747B">
      <w:pPr>
        <w:pStyle w:val="Compact"/>
        <w:numPr>
          <w:ilvl w:val="0"/>
          <w:numId w:val="9"/>
        </w:numPr>
      </w:pPr>
      <w:r>
        <w:t>Hatchery influence</w:t>
      </w:r>
    </w:p>
    <w:p w14:paraId="5BAF3BF2" w14:textId="77777777" w:rsidR="00C26AC4" w:rsidRDefault="0080747B">
      <w:pPr>
        <w:pStyle w:val="Compact"/>
        <w:numPr>
          <w:ilvl w:val="0"/>
          <w:numId w:val="9"/>
        </w:numPr>
      </w:pPr>
      <w:r>
        <w:t>Extinction risk from population viability analysis model</w:t>
      </w:r>
    </w:p>
    <w:p w14:paraId="6C9B90F2" w14:textId="77777777" w:rsidR="00C26AC4" w:rsidRDefault="0080747B">
      <w:pPr>
        <w:pStyle w:val="FirstParagraph"/>
      </w:pPr>
      <w:r>
        <w:t>This work can potentially help managers understand some of the mechanisms driving the population size per generation dimension of this viability schematic - though its predictive power is limited to being relative to the size of the escapement.</w:t>
      </w:r>
    </w:p>
    <w:p w14:paraId="2714928B" w14:textId="77777777" w:rsidR="00C26AC4" w:rsidRDefault="0080747B">
      <w:pPr>
        <w:pStyle w:val="BodyText"/>
      </w:pPr>
      <w:r>
        <w:t xml:space="preserve">We note also that any adaptive management other than flow management (e.g., water use or habitat restoration) will introduce (and surely has already introduced) confounding factors into this modeling exercise. For example, extreme dry conditions and high occurrence of fish stranding in water year 2014 led agencies and local organizations to conduct an unprecedented juvenile salmon rescue operation (CDFW 2015a). It is possible the </w:t>
      </w:r>
      <w:proofErr w:type="spellStart"/>
      <w:r>
        <w:t>coho</w:t>
      </w:r>
      <w:proofErr w:type="spellEnd"/>
      <w:r>
        <w:t xml:space="preserve"> </w:t>
      </w:r>
      <w:proofErr w:type="spellStart"/>
      <w:r>
        <w:t>spf</w:t>
      </w:r>
      <w:proofErr w:type="spellEnd"/>
      <w:r>
        <w:t xml:space="preserve"> for water year (and Rearing Year) 2014 would have been even lower without that intervention (although this is hard to judge; it is also possible that the translocation stressed the fish and may have led to increased mortality rates). Future work may be able to estimate the independent coho population impact of these non-flow adaptive management tactics.</w:t>
      </w:r>
    </w:p>
    <w:p w14:paraId="5B46B76F" w14:textId="77777777" w:rsidR="00C26AC4" w:rsidRDefault="0080747B">
      <w:pPr>
        <w:pStyle w:val="BodyText"/>
      </w:pPr>
      <w:r>
        <w:t>We expect pieces of this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p w14:paraId="42F80E77" w14:textId="77777777" w:rsidR="00C26AC4" w:rsidRDefault="0080747B">
      <w:pPr>
        <w:pStyle w:val="Heading1"/>
      </w:pPr>
      <w:bookmarkStart w:id="2475" w:name="conclusions"/>
      <w:bookmarkEnd w:id="2442"/>
      <w:bookmarkEnd w:id="2474"/>
      <w:r>
        <w:rPr>
          <w:rStyle w:val="SectionNumber"/>
        </w:rPr>
        <w:t>6</w:t>
      </w:r>
      <w:r>
        <w:tab/>
        <w:t>Conclusions</w:t>
      </w:r>
    </w:p>
    <w:p w14:paraId="414FCFB6" w14:textId="77777777" w:rsidR="00C26AC4" w:rsidRDefault="0080747B">
      <w:pPr>
        <w:pStyle w:val="FirstParagraph"/>
      </w:pPr>
      <w:r>
        <w:t>This case study uses the functional flow framework and long-term biological monitoring to relate hydrologic conditions to watershed-scale anadromous fish reproduction rates. The empirical flow-biology relationships evaluated here also suggest hypotheses regarding the watershed-specific mechanisms of ecological response to flow variability.</w:t>
      </w:r>
    </w:p>
    <w:p w14:paraId="2DE042D9" w14:textId="3D02B709" w:rsidR="00C26AC4" w:rsidRDefault="0080747B">
      <w:pPr>
        <w:pStyle w:val="BodyText"/>
      </w:pPr>
      <w:r>
        <w:t xml:space="preserve">To learn if it was possible to empirically quantify a hydrologic regime that meets the ecological needs of </w:t>
      </w:r>
      <w:ins w:id="2476" w:author="Claire Kouba" w:date="2024-03-12T21:09:00Z">
        <w:r w:rsidR="00CA4775">
          <w:t>specific species (</w:t>
        </w:r>
      </w:ins>
      <w:r>
        <w:t xml:space="preserve">coho </w:t>
      </w:r>
      <w:ins w:id="2477" w:author="Claire Kouba" w:date="2024-03-12T21:09:00Z">
        <w:r w:rsidR="00CA4775">
          <w:t xml:space="preserve">and Chinook </w:t>
        </w:r>
      </w:ins>
      <w:r>
        <w:t>salmon</w:t>
      </w:r>
      <w:ins w:id="2478" w:author="Claire Kouba" w:date="2024-03-12T21:09:00Z">
        <w:r w:rsidR="00CA4775">
          <w:t>)</w:t>
        </w:r>
      </w:ins>
      <w:r>
        <w:t xml:space="preserve"> in </w:t>
      </w:r>
      <w:ins w:id="2479" w:author="Claire Kouba" w:date="2024-03-12T21:09:00Z">
        <w:r w:rsidR="00CA4775">
          <w:t>a specific region (</w:t>
        </w:r>
      </w:ins>
      <w:r>
        <w:t>the Scott River watershed</w:t>
      </w:r>
      <w:ins w:id="2480" w:author="Claire Kouba" w:date="2024-03-12T21:09:00Z">
        <w:r w:rsidR="00CA4775">
          <w:t>)</w:t>
        </w:r>
      </w:ins>
      <w:r>
        <w:t xml:space="preserve">, we examined correlations between several dozen hydrologic metrics and local salmon observations. We found </w:t>
      </w:r>
      <w:ins w:id="2481" w:author="Claire Kouba" w:date="2024-03-12T21:09:00Z">
        <w:r w:rsidR="00CA4775">
          <w:t>that co</w:t>
        </w:r>
      </w:ins>
      <w:ins w:id="2482" w:author="Claire Kouba" w:date="2024-03-12T21:10:00Z">
        <w:r w:rsidR="00CA4775">
          <w:t>ho salmon outcomes were much more related to hydrology than Chinook outcomes</w:t>
        </w:r>
      </w:ins>
      <w:ins w:id="2483" w:author="Claire Kouba" w:date="2024-03-12T21:11:00Z">
        <w:r w:rsidR="00CA4775">
          <w:t>.</w:t>
        </w:r>
      </w:ins>
      <w:ins w:id="2484" w:author="Claire Kouba" w:date="2024-03-12T21:10:00Z">
        <w:r w:rsidR="00CA4775">
          <w:t xml:space="preserve"> </w:t>
        </w:r>
      </w:ins>
      <w:del w:id="2485" w:author="Claire Kouba" w:date="2024-03-12T21:11:00Z">
        <w:r w:rsidDel="00CA4775">
          <w:delText xml:space="preserve">several </w:delText>
        </w:r>
      </w:del>
      <w:ins w:id="2486" w:author="Claire Kouba" w:date="2024-03-12T21:11:00Z">
        <w:r w:rsidR="00CA4775">
          <w:t xml:space="preserve">Several hydrologic </w:t>
        </w:r>
      </w:ins>
      <w:r>
        <w:t xml:space="preserve">metrics, both from prior studies (Patterson et al. 2020; Yarnell et al. 2020) and designed for this study (Figure 5), </w:t>
      </w:r>
      <w:del w:id="2487" w:author="Claire Kouba" w:date="2024-03-12T21:11:00Z">
        <w:r w:rsidDel="00CA4775">
          <w:delText xml:space="preserve">that </w:delText>
        </w:r>
      </w:del>
      <w:r>
        <w:t xml:space="preserve">appeared </w:t>
      </w:r>
      <w:ins w:id="2488" w:author="Claire Kouba" w:date="2024-03-12T21:11:00Z">
        <w:r w:rsidR="00CA4775">
          <w:t xml:space="preserve">to be </w:t>
        </w:r>
      </w:ins>
      <w:r>
        <w:t xml:space="preserve">correlated with the number of coho smolts produced per female </w:t>
      </w:r>
      <w:proofErr w:type="spellStart"/>
      <w:r>
        <w:t>spawner</w:t>
      </w:r>
      <w:proofErr w:type="spellEnd"/>
      <w:r>
        <w:t xml:space="preserve"> (</w:t>
      </w:r>
      <w:proofErr w:type="spellStart"/>
      <w:r>
        <w:t>coho</w:t>
      </w:r>
      <w:proofErr w:type="spellEnd"/>
      <w:r>
        <w:t xml:space="preserve"> </w:t>
      </w:r>
      <w:proofErr w:type="spellStart"/>
      <w:r>
        <w:t>spf</w:t>
      </w:r>
      <w:proofErr w:type="spellEnd"/>
      <w:r>
        <w:t xml:space="preserve">). The </w:t>
      </w:r>
      <w:proofErr w:type="gramStart"/>
      <w:r>
        <w:t>two flow</w:t>
      </w:r>
      <w:proofErr w:type="gramEnd"/>
      <w:r>
        <w:t xml:space="preserve"> metrics most correlated with the </w:t>
      </w:r>
      <w:proofErr w:type="spellStart"/>
      <w:r>
        <w:t>coho</w:t>
      </w:r>
      <w:proofErr w:type="spellEnd"/>
      <w:r>
        <w:t xml:space="preserve"> </w:t>
      </w:r>
      <w:proofErr w:type="spellStart"/>
      <w:r>
        <w:t>spf</w:t>
      </w:r>
      <w:proofErr w:type="spellEnd"/>
      <w:r>
        <w:t xml:space="preserve"> of a given smolt cohort were </w:t>
      </w:r>
      <w:ins w:id="2489" w:author="Claire Kouba" w:date="2024-03-12T21:12:00Z">
        <w:r w:rsidR="00CA4775">
          <w:t>based on</w:t>
        </w:r>
      </w:ins>
      <w:ins w:id="2490" w:author="Claire Kouba" w:date="2024-03-12T21:11:00Z">
        <w:r w:rsidR="00CA4775">
          <w:t xml:space="preserve"> the timing</w:t>
        </w:r>
      </w:ins>
      <w:del w:id="2491" w:author="Claire Kouba" w:date="2024-03-12T21:12:00Z">
        <w:r w:rsidDel="00CA4775">
          <w:delText>the first date after the dry season</w:delText>
        </w:r>
      </w:del>
      <w:r>
        <w:t xml:space="preserve"> of </w:t>
      </w:r>
      <w:ins w:id="2492" w:author="Claire Kouba" w:date="2024-03-12T21:12:00Z">
        <w:r w:rsidR="00CA4775">
          <w:t xml:space="preserve">end-of-dry-season </w:t>
        </w:r>
      </w:ins>
      <w:r>
        <w:t xml:space="preserve">flows rising above 10 and 100 </w:t>
      </w:r>
      <w:proofErr w:type="spellStart"/>
      <w:r>
        <w:t>cfs</w:t>
      </w:r>
      <w:proofErr w:type="spellEnd"/>
      <w:r>
        <w:t xml:space="preserve">, respectively, during the spawning window for the cohort’s parents. This suggests that in the Scott River watershed, flow conditions </w:t>
      </w:r>
      <w:r>
        <w:lastRenderedPageBreak/>
        <w:t>and habitat access during spawning may be the greatest single factor in a brood’s success, affecting the cohort from the egg stage through outmigration to the ocean.</w:t>
      </w:r>
    </w:p>
    <w:p w14:paraId="0F714E7C" w14:textId="77777777" w:rsidR="00C26AC4" w:rsidRDefault="0080747B">
      <w:pPr>
        <w:pStyle w:val="BodyText"/>
      </w:pPr>
      <w:r>
        <w:t xml:space="preserve">We used linear models to predict </w:t>
      </w:r>
      <w:proofErr w:type="spellStart"/>
      <w:r>
        <w:t>coho</w:t>
      </w:r>
      <w:proofErr w:type="spellEnd"/>
      <w:r>
        <w:t xml:space="preserve"> </w:t>
      </w:r>
      <w:proofErr w:type="spellStart"/>
      <w:r>
        <w:t>spf</w:t>
      </w:r>
      <w:proofErr w:type="spellEnd"/>
      <w:r>
        <w:t xml:space="preserve"> values for each water year based on potential combinations of one and two hydrologic metric predictors. The intercept and slopes of the three best of these linear models were aggregated to formulate a Hydrologic Benefit function (Figure 12). With this formulation, a prediction could be made each fall, using the flow hydrology of the preceding water year and the estimated number of female spawners during the previous fall-winter, regarding the number of smolts to be observed in the coming spring. It can also be applied to the river flow output of hydrologic models simulating various management scenarios, to estimate the impact of infrastructure or regulation on local salmon reproduction.</w:t>
      </w:r>
    </w:p>
    <w:p w14:paraId="08DCA1C0" w14:textId="155CB1F9" w:rsidR="00C26AC4" w:rsidRDefault="0080747B">
      <w:pPr>
        <w:pStyle w:val="BodyText"/>
      </w:pPr>
      <w:r>
        <w:t>Conversely, we did not find that Chinook reproduction observations could be predicted with as much success as coho using the same set of hydrologic data</w:t>
      </w:r>
      <w:ins w:id="2493" w:author="Claire Kouba" w:date="2024-03-12T21:13:00Z">
        <w:r w:rsidR="00CA4775">
          <w:t xml:space="preserve"> (Figure 10)</w:t>
        </w:r>
      </w:ins>
      <w:r>
        <w:t>. This suggests that the utility of this type of analysis is both region- and species-dependent.</w:t>
      </w:r>
    </w:p>
    <w:p w14:paraId="1335E6CB" w14:textId="77777777" w:rsidR="00C26AC4" w:rsidRDefault="0080747B">
      <w:pPr>
        <w:pStyle w:val="BodyText"/>
      </w:pPr>
      <w:r>
        <w:t>With continuing trends of a narrowing wet season in the Scott River watershed (e.g., Figure 7),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14:paraId="15E3BB63" w14:textId="77777777" w:rsidR="00C26AC4" w:rsidRDefault="0080747B">
      <w:r>
        <w:br w:type="page"/>
      </w:r>
    </w:p>
    <w:p w14:paraId="5C987CEF" w14:textId="77777777" w:rsidR="00C26AC4" w:rsidRDefault="0080747B">
      <w:pPr>
        <w:pStyle w:val="Bibliography"/>
      </w:pPr>
      <w:bookmarkStart w:id="2494" w:name="ref-Acreman2014"/>
      <w:bookmarkStart w:id="2495" w:name="refs"/>
      <w:r>
        <w:lastRenderedPageBreak/>
        <w:t xml:space="preserve">Acreman, Mike, Angela H. Arthington, Matthew J. </w:t>
      </w:r>
      <w:proofErr w:type="spellStart"/>
      <w:r>
        <w:t>Colloff</w:t>
      </w:r>
      <w:proofErr w:type="spellEnd"/>
      <w:r>
        <w:t xml:space="preserve">, Carol Couch, Neville D. Crossman, Fiona Dyer, Ian Overton, Carmel A. Pollino, Michael J. Stewardson, and William Young. 2014. “Environmental flows for natural, hybrid, and novel riverine ecosystems in a changing world.” </w:t>
      </w:r>
      <w:r>
        <w:rPr>
          <w:i/>
          <w:iCs/>
        </w:rPr>
        <w:t>Frontiers in Ecology and the Environment</w:t>
      </w:r>
      <w:r>
        <w:t xml:space="preserve"> 12 (8): 466–73. </w:t>
      </w:r>
      <w:hyperlink r:id="rId24">
        <w:r>
          <w:rPr>
            <w:rStyle w:val="Hyperlink"/>
          </w:rPr>
          <w:t>https://doi.org/10.1890/130134</w:t>
        </w:r>
      </w:hyperlink>
      <w:r>
        <w:t>.</w:t>
      </w:r>
    </w:p>
    <w:p w14:paraId="60FDD0F6" w14:textId="77777777" w:rsidR="00C26AC4" w:rsidRDefault="0080747B">
      <w:pPr>
        <w:pStyle w:val="Bibliography"/>
      </w:pPr>
      <w:bookmarkStart w:id="2496" w:name="ref-NMFS2005"/>
      <w:bookmarkEnd w:id="2494"/>
      <w:r>
        <w:t xml:space="preserve">Agrawal, A, R S Schick, E P </w:t>
      </w:r>
      <w:proofErr w:type="spellStart"/>
      <w:r>
        <w:t>Bjorkstedt</w:t>
      </w:r>
      <w:proofErr w:type="spellEnd"/>
      <w:r>
        <w:t xml:space="preserve">, R G </w:t>
      </w:r>
      <w:proofErr w:type="spellStart"/>
      <w:r>
        <w:t>Szerlong</w:t>
      </w:r>
      <w:proofErr w:type="spellEnd"/>
      <w:r>
        <w:t xml:space="preserve">, M N Goslin, B C Spence, T H Williams, K M Burnett, and National Oceanic. 2005. “NOAA Technical Memorandum NMFS PREDICTING THE POTENTIAL FOR HISTORICAL </w:t>
      </w:r>
      <w:proofErr w:type="gramStart"/>
      <w:r>
        <w:t>COHO ,</w:t>
      </w:r>
      <w:proofErr w:type="gramEnd"/>
      <w:r>
        <w:t xml:space="preserve"> CHINOOK AND STEELHEAD HABITAT IN NORTHERN CALIFORNIA,” no. June.</w:t>
      </w:r>
    </w:p>
    <w:p w14:paraId="04465C0A" w14:textId="77777777" w:rsidR="00C26AC4" w:rsidRDefault="0080747B">
      <w:pPr>
        <w:pStyle w:val="Bibliography"/>
      </w:pPr>
      <w:bookmarkStart w:id="2497" w:name="ref-Anderson2006"/>
      <w:bookmarkEnd w:id="2496"/>
      <w:r>
        <w:t xml:space="preserve">Anderson, Kurt E., Andrew J. Paul, Edward McCauley, Leland J. Jackson, John R. Post, and Roger M. Nisbet. 2006. “Instream flow needs in streams and rivers: The importance of understanding ecological dynamics.” </w:t>
      </w:r>
      <w:r>
        <w:rPr>
          <w:i/>
          <w:iCs/>
        </w:rPr>
        <w:t>Frontiers in Ecology and the Environment</w:t>
      </w:r>
      <w:r>
        <w:t xml:space="preserve"> 4 (6): 309–18. </w:t>
      </w:r>
      <w:hyperlink r:id="rId25">
        <w:r>
          <w:rPr>
            <w:rStyle w:val="Hyperlink"/>
          </w:rPr>
          <w:t>https://doi.org/10.1890/1540-9295(2006)4[309:IFNISA]2.0.CO;2</w:t>
        </w:r>
      </w:hyperlink>
      <w:r>
        <w:t>.</w:t>
      </w:r>
    </w:p>
    <w:p w14:paraId="1A45A9FA" w14:textId="77777777" w:rsidR="00C26AC4" w:rsidRDefault="0080747B">
      <w:pPr>
        <w:pStyle w:val="Bibliography"/>
      </w:pPr>
      <w:bookmarkStart w:id="2498" w:name="ref-Arthington2014"/>
      <w:bookmarkEnd w:id="2497"/>
      <w:r>
        <w:t xml:space="preserve">Arthington, A. H., J. M. Bernardo, and M. </w:t>
      </w:r>
      <w:proofErr w:type="spellStart"/>
      <w:r>
        <w:t>Ilhéu</w:t>
      </w:r>
      <w:proofErr w:type="spellEnd"/>
      <w:r>
        <w:t xml:space="preserve">. 2014. “Temporary Rivers: Linking Ecohydrology, Ecological Quality and Reconciliation Ecology.” </w:t>
      </w:r>
      <w:r>
        <w:rPr>
          <w:i/>
          <w:iCs/>
        </w:rPr>
        <w:t>River Research and Applications</w:t>
      </w:r>
      <w:r>
        <w:t xml:space="preserve"> 30 (August): 1209–15. </w:t>
      </w:r>
      <w:hyperlink r:id="rId26">
        <w:r>
          <w:rPr>
            <w:rStyle w:val="Hyperlink"/>
          </w:rPr>
          <w:t>https://doi.org/10.1002/rra</w:t>
        </w:r>
      </w:hyperlink>
      <w:r>
        <w:t>.</w:t>
      </w:r>
    </w:p>
    <w:p w14:paraId="7D969417" w14:textId="77777777" w:rsidR="00C26AC4" w:rsidRDefault="0080747B">
      <w:pPr>
        <w:pStyle w:val="Bibliography"/>
      </w:pPr>
      <w:bookmarkStart w:id="2499" w:name="ref-Bestgen2020"/>
      <w:bookmarkEnd w:id="2498"/>
      <w:r>
        <w:t xml:space="preserve">Bestgen, Kevin R., N. Le Roy Poff, Daniel W. Baker, Brian P. Bledsoe, David M. Merritt, Mark Lorie, Gregor T. Auble, John S. Sanderson, and Boris C. Kondratieff. 2020. “Designing flows to enhance ecosystem functioning in heavily altered rivers.” </w:t>
      </w:r>
      <w:r>
        <w:rPr>
          <w:i/>
          <w:iCs/>
        </w:rPr>
        <w:t>Ecological Applications</w:t>
      </w:r>
      <w:r>
        <w:t xml:space="preserve"> 30 (1): 1–19. </w:t>
      </w:r>
      <w:hyperlink r:id="rId27">
        <w:r>
          <w:rPr>
            <w:rStyle w:val="Hyperlink"/>
          </w:rPr>
          <w:t>https://doi.org/10.1002/eap.2005</w:t>
        </w:r>
      </w:hyperlink>
      <w:r>
        <w:t>.</w:t>
      </w:r>
    </w:p>
    <w:p w14:paraId="14BC2002" w14:textId="77777777" w:rsidR="00C26AC4" w:rsidRDefault="0080747B">
      <w:pPr>
        <w:pStyle w:val="Bibliography"/>
      </w:pPr>
      <w:bookmarkStart w:id="2500" w:name="ref-BjornnReiser1991"/>
      <w:bookmarkEnd w:id="2499"/>
      <w:proofErr w:type="spellStart"/>
      <w:r>
        <w:t>Bjornn</w:t>
      </w:r>
      <w:proofErr w:type="spellEnd"/>
      <w:r>
        <w:t xml:space="preserve">, T. C., and D. W. Reiser. 1991. “Habitat Requirements of Salmonids in Streams.” In </w:t>
      </w:r>
      <w:r>
        <w:rPr>
          <w:i/>
          <w:iCs/>
        </w:rPr>
        <w:t>Influences of Forest and Rangeland Management on Salmonid Fishes and Their Habitats</w:t>
      </w:r>
      <w:r>
        <w:t xml:space="preserve">, edited by W. R. Meehan, 83–138. Special Publication 19. Bethesda, Maryland: American Fisheries Society. </w:t>
      </w:r>
      <w:hyperlink r:id="rId28">
        <w:r>
          <w:rPr>
            <w:rStyle w:val="Hyperlink"/>
          </w:rPr>
          <w:t>https://doi.org/10.2307/1446234</w:t>
        </w:r>
      </w:hyperlink>
      <w:r>
        <w:t>.</w:t>
      </w:r>
    </w:p>
    <w:p w14:paraId="1024A4B4" w14:textId="77777777" w:rsidR="00C26AC4" w:rsidRDefault="0080747B">
      <w:pPr>
        <w:pStyle w:val="Bibliography"/>
      </w:pPr>
      <w:bookmarkStart w:id="2501" w:name="ref-Bourret2016"/>
      <w:bookmarkEnd w:id="2500"/>
      <w:r>
        <w:t xml:space="preserve">Bourret, Samuel L., Christopher C. Caudill, and Matthew L. Keefer. 2016. “Diversity of juvenile Chinook salmon life history pathways.” </w:t>
      </w:r>
      <w:r>
        <w:rPr>
          <w:i/>
          <w:iCs/>
        </w:rPr>
        <w:t>Reviews in Fish Biology and Fisheries</w:t>
      </w:r>
      <w:r>
        <w:t xml:space="preserve"> 26 (3): 375–403. </w:t>
      </w:r>
      <w:hyperlink r:id="rId29">
        <w:r>
          <w:rPr>
            <w:rStyle w:val="Hyperlink"/>
          </w:rPr>
          <w:t>https://doi.org/10.1007/s11160-016-9432-3</w:t>
        </w:r>
      </w:hyperlink>
      <w:r>
        <w:t>.</w:t>
      </w:r>
    </w:p>
    <w:p w14:paraId="68CF34CD" w14:textId="77777777" w:rsidR="00C26AC4" w:rsidRDefault="0080747B">
      <w:pPr>
        <w:pStyle w:val="Bibliography"/>
      </w:pPr>
      <w:bookmarkStart w:id="2502" w:name="ref-Bradford2016"/>
      <w:bookmarkEnd w:id="2501"/>
      <w:r>
        <w:t xml:space="preserve">Bradford, Michael J, Garth C Taylor, J Andrew Allan, Michael J Bradford, Garth C Taylor, J Andrew Allan Empirical, Michael J Bradford, Garth C Taylor, and J Andrew Allan. 2016. “Empirical Review of Coho Salmon Smolt Abundance and the Prediction of Smolt Production at the Regional Level.” </w:t>
      </w:r>
      <w:r>
        <w:rPr>
          <w:i/>
          <w:iCs/>
        </w:rPr>
        <w:t>Transactions of the American Fisheries Society</w:t>
      </w:r>
      <w:r>
        <w:t xml:space="preserve"> 126 (June): 48–64. </w:t>
      </w:r>
      <w:hyperlink r:id="rId30">
        <w:r>
          <w:rPr>
            <w:rStyle w:val="Hyperlink"/>
          </w:rPr>
          <w:t>https://doi.org/10.1577/1548-8659(1997)126&lt;0049</w:t>
        </w:r>
      </w:hyperlink>
      <w:r>
        <w:t>.</w:t>
      </w:r>
    </w:p>
    <w:p w14:paraId="70298B24" w14:textId="77777777" w:rsidR="00C26AC4" w:rsidRDefault="0080747B">
      <w:pPr>
        <w:pStyle w:val="Bibliography"/>
      </w:pPr>
      <w:bookmarkStart w:id="2503" w:name="ref-Brown1994"/>
      <w:bookmarkEnd w:id="2502"/>
      <w:r>
        <w:t xml:space="preserve">Brown, Larry R., Peter B. Moyle, and Ronald M. Yoshiyama. 1994. “Historical Decline and Current Status of Coho Salmon in California.” </w:t>
      </w:r>
      <w:r>
        <w:rPr>
          <w:i/>
          <w:iCs/>
        </w:rPr>
        <w:t>North American Journal of Fisheries Management</w:t>
      </w:r>
      <w:r>
        <w:t xml:space="preserve"> 14 (2): 237–61. </w:t>
      </w:r>
      <w:hyperlink r:id="rId31">
        <w:r>
          <w:rPr>
            <w:rStyle w:val="Hyperlink"/>
          </w:rPr>
          <w:t>https://doi.org/10.1577/1548-8675(1994)014&lt;0237:hdacso&gt;2.3.co;2</w:t>
        </w:r>
      </w:hyperlink>
      <w:r>
        <w:t>.</w:t>
      </w:r>
    </w:p>
    <w:p w14:paraId="04CBC8C9" w14:textId="77777777" w:rsidR="00C26AC4" w:rsidRDefault="0080747B">
      <w:pPr>
        <w:pStyle w:val="Bibliography"/>
      </w:pPr>
      <w:bookmarkStart w:id="2504" w:name="ref-Bunn2002"/>
      <w:bookmarkEnd w:id="2503"/>
      <w:r>
        <w:t xml:space="preserve">Bunn, Stuart E., and Angela H. Arthington. 2002. “Basic principles and ecological consequences of altered flow regimes for aquatic biodiversity.” </w:t>
      </w:r>
      <w:r>
        <w:rPr>
          <w:i/>
          <w:iCs/>
        </w:rPr>
        <w:t>Environmental Management</w:t>
      </w:r>
      <w:r>
        <w:t xml:space="preserve"> 30 (4): 492–507. </w:t>
      </w:r>
      <w:hyperlink r:id="rId32">
        <w:r>
          <w:rPr>
            <w:rStyle w:val="Hyperlink"/>
          </w:rPr>
          <w:t>https://doi.org/10.1007/s00267-002-2737-0</w:t>
        </w:r>
      </w:hyperlink>
      <w:r>
        <w:t>.</w:t>
      </w:r>
    </w:p>
    <w:p w14:paraId="18E27F4B" w14:textId="77777777" w:rsidR="00C26AC4" w:rsidRDefault="0080747B">
      <w:pPr>
        <w:pStyle w:val="Bibliography"/>
      </w:pPr>
      <w:bookmarkStart w:id="2505" w:name="ref-Bustard1975"/>
      <w:bookmarkEnd w:id="2504"/>
      <w:r>
        <w:lastRenderedPageBreak/>
        <w:t xml:space="preserve">Bustard, David R., and David W. </w:t>
      </w:r>
      <w:proofErr w:type="spellStart"/>
      <w:r>
        <w:t>Narver</w:t>
      </w:r>
      <w:proofErr w:type="spellEnd"/>
      <w:r>
        <w:t xml:space="preserve">. 1975. “Aspects of the Winter Ecology of Juvenile Coho </w:t>
      </w:r>
      <w:proofErr w:type="spellStart"/>
      <w:r>
        <w:t>Sahnon</w:t>
      </w:r>
      <w:proofErr w:type="spellEnd"/>
      <w:r>
        <w:t xml:space="preserve"> (Oncorhynchus kisutch) and Steelhead Trout (Salmo </w:t>
      </w:r>
      <w:proofErr w:type="spellStart"/>
      <w:r>
        <w:t>gairdneri</w:t>
      </w:r>
      <w:proofErr w:type="spellEnd"/>
      <w:r>
        <w:t xml:space="preserve">).” </w:t>
      </w:r>
      <w:r>
        <w:rPr>
          <w:i/>
          <w:iCs/>
        </w:rPr>
        <w:t>Journal of the Fish Resources Board of Canada</w:t>
      </w:r>
      <w:r>
        <w:t xml:space="preserve"> 32: 667–80.</w:t>
      </w:r>
    </w:p>
    <w:p w14:paraId="443A2388" w14:textId="77777777" w:rsidR="00C26AC4" w:rsidRDefault="0080747B">
      <w:pPr>
        <w:pStyle w:val="Bibliography"/>
      </w:pPr>
      <w:bookmarkStart w:id="2506" w:name="ref-CDFW2015a"/>
      <w:bookmarkEnd w:id="2505"/>
      <w:r>
        <w:t xml:space="preserve">California Department of Fish and Wildlife (CDFW). 2015a. “Cooperative Report of the Scott River Coho Salmon Rescue and Relocation Effort: 2014 Drought Emergency.” August. California Department of Fish; Wildlife (CDFW). </w:t>
      </w:r>
      <w:hyperlink r:id="rId33">
        <w:r>
          <w:rPr>
            <w:rStyle w:val="Hyperlink"/>
          </w:rPr>
          <w:t>https://www.fs.usda.gov/Internet/FSE{\_}DOCUMENTS/stelprd3850544.pdf</w:t>
        </w:r>
      </w:hyperlink>
      <w:r>
        <w:t>.</w:t>
      </w:r>
    </w:p>
    <w:p w14:paraId="0571F698" w14:textId="77777777" w:rsidR="00C26AC4" w:rsidRDefault="0080747B">
      <w:pPr>
        <w:pStyle w:val="Bibliography"/>
      </w:pPr>
      <w:bookmarkStart w:id="2507" w:name="ref-CDFW2015b"/>
      <w:bookmarkEnd w:id="2506"/>
      <w:r>
        <w:t xml:space="preserve">———. 2015b. “Recovery Strategy for California Coho Salmon Progress Report 2004-2012.” California Department of Fish; Wildlife (CDFW). </w:t>
      </w:r>
      <w:hyperlink r:id="rId34">
        <w:r>
          <w:rPr>
            <w:rStyle w:val="Hyperlink"/>
          </w:rPr>
          <w:t>http://www.fgc.ca.gov/meetings/2015/Aug/Exhibits/0805{\_}Item{\_}38{\_}CohoStatusReport.pdf</w:t>
        </w:r>
      </w:hyperlink>
      <w:r>
        <w:t>.</w:t>
      </w:r>
    </w:p>
    <w:p w14:paraId="000DE510" w14:textId="77777777" w:rsidR="00C26AC4" w:rsidRDefault="0080747B">
      <w:pPr>
        <w:pStyle w:val="Bibliography"/>
      </w:pPr>
      <w:bookmarkStart w:id="2508" w:name="ref-CDFW2017"/>
      <w:bookmarkEnd w:id="2507"/>
      <w:r>
        <w:t xml:space="preserve">———. 2017. “Interim Instream Flow Criteria for the Protection of Fishery Resources in the Scott River Watershed, Siskiyou County.” California Department of Fish; Wildlife (CDFW). </w:t>
      </w:r>
      <w:hyperlink r:id="rId35">
        <w:r>
          <w:rPr>
            <w:rStyle w:val="Hyperlink"/>
          </w:rPr>
          <w:t>https://wildlife.ca.gov/Conservation/Watersheds/Instream-Flow/Studies/Scott-Shasta-Study</w:t>
        </w:r>
      </w:hyperlink>
      <w:r>
        <w:t>.</w:t>
      </w:r>
    </w:p>
    <w:p w14:paraId="30194100" w14:textId="77777777" w:rsidR="00C26AC4" w:rsidRDefault="0080747B">
      <w:pPr>
        <w:pStyle w:val="Bibliography"/>
      </w:pPr>
      <w:bookmarkStart w:id="2509" w:name="ref-NCRWQCB2006b"/>
      <w:bookmarkEnd w:id="2508"/>
      <w:r>
        <w:t>California North Coast Regional Water Quality Control Board (NCRWQCB). 2006. “Report for the Action Plan for the Shasta River Watershed Temperature and Dissolved Oxygen Total Maximum Daily Loads,” 1123.</w:t>
      </w:r>
    </w:p>
    <w:p w14:paraId="53DF5A97" w14:textId="77777777" w:rsidR="00C26AC4" w:rsidRDefault="0080747B">
      <w:pPr>
        <w:pStyle w:val="Bibliography"/>
      </w:pPr>
      <w:bookmarkStart w:id="2510" w:name="ref-SWRCB2022"/>
      <w:bookmarkEnd w:id="2509"/>
      <w:r>
        <w:t xml:space="preserve">California State Water Resources Control Board (SWRCB). 2022. “Establishment of Minimum Instream Flow Requirements, Curtailment Authority, and Information Order Authority in the Klamath Watershed.” Sacramento, CA. </w:t>
      </w:r>
      <w:hyperlink r:id="rId36">
        <w:r>
          <w:rPr>
            <w:rStyle w:val="Hyperlink"/>
          </w:rPr>
          <w:t>https://www.waterboards.ca.gov/drought/scott{\_}shasta{\_}rivers/docs/2022/klamath-reg-oal-approval-2022.pdf</w:t>
        </w:r>
      </w:hyperlink>
      <w:r>
        <w:t>.</w:t>
      </w:r>
    </w:p>
    <w:p w14:paraId="3AA3462C" w14:textId="77777777" w:rsidR="00C26AC4" w:rsidRDefault="0080747B">
      <w:pPr>
        <w:pStyle w:val="Bibliography"/>
      </w:pPr>
      <w:bookmarkStart w:id="2511" w:name="ref-CDFW2021b"/>
      <w:bookmarkEnd w:id="2510"/>
      <w:r>
        <w:t>CDFW. 2021. “Scott River Best Available Scientific Information for Instream Flow Criteria and Potential Next Steps.” California Department of Fish; Wildlife (CDFW).</w:t>
      </w:r>
    </w:p>
    <w:p w14:paraId="24C7CE5E" w14:textId="77777777" w:rsidR="00C26AC4" w:rsidRDefault="0080747B">
      <w:pPr>
        <w:pStyle w:val="Bibliography"/>
      </w:pPr>
      <w:bookmarkStart w:id="2512" w:name="ref-Crossin2004"/>
      <w:bookmarkEnd w:id="2511"/>
      <w:r>
        <w:t xml:space="preserve">Crossin, G. T., S. G. Hinch, A. P. Farrell, D. A. Higgs, A. G. Lotto, J. D. Oakes, and M. C. Healey. 2004. “Energetics and morphology of sockeye salmon: Effects of upriver migratory distance and elevation.” </w:t>
      </w:r>
      <w:r>
        <w:rPr>
          <w:i/>
          <w:iCs/>
        </w:rPr>
        <w:t>Journal of Fish Biology</w:t>
      </w:r>
      <w:r>
        <w:t xml:space="preserve"> 65 (3): 788–810. </w:t>
      </w:r>
      <w:hyperlink r:id="rId37">
        <w:r>
          <w:rPr>
            <w:rStyle w:val="Hyperlink"/>
          </w:rPr>
          <w:t>https://doi.org/10.1111/j.0022-1112.2004.00486.x</w:t>
        </w:r>
      </w:hyperlink>
      <w:r>
        <w:t>.</w:t>
      </w:r>
    </w:p>
    <w:p w14:paraId="2044B176" w14:textId="77777777" w:rsidR="00C26AC4" w:rsidRDefault="0080747B">
      <w:pPr>
        <w:pStyle w:val="Bibliography"/>
      </w:pPr>
      <w:bookmarkStart w:id="2513" w:name="ref-Drake2000a"/>
      <w:bookmarkEnd w:id="2512"/>
      <w:r>
        <w:t xml:space="preserve">Drake, Daniel J., Kenneth W. Tate, and Harry Carlson. 2000. “Analysis shows climate-caused decreases in Scott River fall flows.” </w:t>
      </w:r>
      <w:r>
        <w:rPr>
          <w:i/>
          <w:iCs/>
        </w:rPr>
        <w:t>California Agriculture</w:t>
      </w:r>
      <w:r>
        <w:t xml:space="preserve"> 54 (6): 46–49. </w:t>
      </w:r>
      <w:hyperlink r:id="rId38">
        <w:r>
          <w:rPr>
            <w:rStyle w:val="Hyperlink"/>
          </w:rPr>
          <w:t>https://doi.org/10.3733/ca.v054n06p46</w:t>
        </w:r>
      </w:hyperlink>
      <w:r>
        <w:t>.</w:t>
      </w:r>
    </w:p>
    <w:p w14:paraId="0658B005" w14:textId="77777777" w:rsidR="00C26AC4" w:rsidRDefault="0080747B">
      <w:pPr>
        <w:pStyle w:val="Bibliography"/>
      </w:pPr>
      <w:bookmarkStart w:id="2514" w:name="ref-DWR2021"/>
      <w:bookmarkEnd w:id="2513"/>
      <w:r>
        <w:t xml:space="preserve">DWR. 2021. “Agricultural Land &amp; Water Use Estimates.” </w:t>
      </w:r>
      <w:hyperlink r:id="rId39">
        <w:r>
          <w:rPr>
            <w:rStyle w:val="Hyperlink"/>
          </w:rPr>
          <w:t>https://water.ca.gov/Programs/Water-Use-And-Efficiency/Land-And-Water-Use/Agricultural-Land-And-Water-Use-Estimates</w:t>
        </w:r>
      </w:hyperlink>
      <w:r>
        <w:t>.</w:t>
      </w:r>
    </w:p>
    <w:p w14:paraId="1365737B" w14:textId="77777777" w:rsidR="00C26AC4" w:rsidRDefault="0080747B">
      <w:pPr>
        <w:pStyle w:val="Bibliography"/>
      </w:pPr>
      <w:bookmarkStart w:id="2515" w:name="ref-Foglia2013a"/>
      <w:bookmarkEnd w:id="2514"/>
      <w:r>
        <w:t xml:space="preserve">Foglia, Laura, Alison McNally, Courtney Hall, Lauren Ledesma, Ryan Hines, and Thomas Harter. 2013. “Scott Valley Integrated Hydrologic </w:t>
      </w:r>
      <w:proofErr w:type="gramStart"/>
      <w:r>
        <w:t>Model :</w:t>
      </w:r>
      <w:proofErr w:type="gramEnd"/>
      <w:r>
        <w:t xml:space="preserve"> Data Collection , Analysis , and </w:t>
      </w:r>
      <w:r>
        <w:lastRenderedPageBreak/>
        <w:t xml:space="preserve">Water Budget.” April. University of California, Davis. </w:t>
      </w:r>
      <w:hyperlink r:id="rId40">
        <w:r>
          <w:rPr>
            <w:rStyle w:val="Hyperlink"/>
          </w:rPr>
          <w:t>http://groundwater.ucdavis.edu/files/165395.pdf</w:t>
        </w:r>
      </w:hyperlink>
      <w:r>
        <w:t>.</w:t>
      </w:r>
    </w:p>
    <w:p w14:paraId="360BE9FC" w14:textId="77777777" w:rsidR="00C26AC4" w:rsidRDefault="0080747B">
      <w:pPr>
        <w:pStyle w:val="Bibliography"/>
      </w:pPr>
      <w:bookmarkStart w:id="2516" w:name="ref-Graham2012"/>
      <w:bookmarkEnd w:id="2515"/>
      <w:r>
        <w:t xml:space="preserve">Graham, Rhea. 2012. “Klamath River Basin Restoration Nonuse Value Survey.” </w:t>
      </w:r>
      <w:hyperlink r:id="rId41">
        <w:r>
          <w:rPr>
            <w:rStyle w:val="Hyperlink"/>
          </w:rPr>
          <w:t>https://kbifrm.psmfc.org/wp-content/uploads/2016/12/Graham{\_}2012{\_}0010{\_}Klamath-River-Basin-Restoration-Nonuse-Value-Survey-Final-Report.pdf</w:t>
        </w:r>
      </w:hyperlink>
      <w:r>
        <w:t>.</w:t>
      </w:r>
    </w:p>
    <w:p w14:paraId="021C3A26" w14:textId="77777777" w:rsidR="00C26AC4" w:rsidRDefault="0080747B">
      <w:pPr>
        <w:pStyle w:val="Bibliography"/>
      </w:pPr>
      <w:bookmarkStart w:id="2517" w:name="ref-Hain2018"/>
      <w:bookmarkEnd w:id="2516"/>
      <w:r>
        <w:t xml:space="preserve">Hain, Ernie F., Jonathan G. Kennen, Peter V. Caldwell, Stacy A. C. Nelson, Ge Sun, and Steven G. McNulty. 2018. “Using regional scale flow–ecology modeling to identify catchments where fish assemblages are most vulnerable to changes in water availability.” </w:t>
      </w:r>
      <w:r>
        <w:rPr>
          <w:i/>
          <w:iCs/>
        </w:rPr>
        <w:t>Freshwater Biology</w:t>
      </w:r>
      <w:r>
        <w:t xml:space="preserve"> 63 (8): 928–45. </w:t>
      </w:r>
      <w:hyperlink r:id="rId42">
        <w:r>
          <w:rPr>
            <w:rStyle w:val="Hyperlink"/>
          </w:rPr>
          <w:t>https://doi.org/10.1111/fwb.13048</w:t>
        </w:r>
      </w:hyperlink>
      <w:r>
        <w:t>.</w:t>
      </w:r>
    </w:p>
    <w:p w14:paraId="0FEF6FDE" w14:textId="77777777" w:rsidR="00C26AC4" w:rsidRDefault="0080747B">
      <w:pPr>
        <w:pStyle w:val="Bibliography"/>
      </w:pPr>
      <w:bookmarkStart w:id="2518" w:name="ref-Harter2008a"/>
      <w:bookmarkEnd w:id="2517"/>
      <w:r>
        <w:t xml:space="preserve">Harter, Thomas, and Ryan Hines. 2008. “Scott Valley Community Groundwater Study Plan,” 98. </w:t>
      </w:r>
      <w:hyperlink r:id="rId43">
        <w:r>
          <w:rPr>
            <w:rStyle w:val="Hyperlink"/>
          </w:rPr>
          <w:t>http://groundwater.ucdavis.edu/files/136426.pdf</w:t>
        </w:r>
      </w:hyperlink>
      <w:r>
        <w:t>.</w:t>
      </w:r>
    </w:p>
    <w:p w14:paraId="6FA343A2" w14:textId="77777777" w:rsidR="00C26AC4" w:rsidRDefault="0080747B">
      <w:pPr>
        <w:pStyle w:val="Bibliography"/>
      </w:pPr>
      <w:bookmarkStart w:id="2519" w:name="ref-Healey1991"/>
      <w:bookmarkEnd w:id="2518"/>
      <w:r>
        <w:t>Healey, M. C. 1991. “Life History of Chinook Salmon (</w:t>
      </w:r>
      <w:proofErr w:type="spellStart"/>
      <w:r>
        <w:t>Onchorhynchus</w:t>
      </w:r>
      <w:proofErr w:type="spellEnd"/>
      <w:r>
        <w:t xml:space="preserve"> </w:t>
      </w:r>
      <w:proofErr w:type="spellStart"/>
      <w:r>
        <w:t>tshawytscha</w:t>
      </w:r>
      <w:proofErr w:type="spellEnd"/>
      <w:r>
        <w:t xml:space="preserve">).” In </w:t>
      </w:r>
      <w:r>
        <w:rPr>
          <w:i/>
          <w:iCs/>
        </w:rPr>
        <w:t>Pacific Salmon Life Histories</w:t>
      </w:r>
      <w:r>
        <w:t>, edited by C. Groot and L. Margolis, 313–93. Vancouver: University of British Columbia Press.</w:t>
      </w:r>
    </w:p>
    <w:p w14:paraId="6566803B" w14:textId="77777777" w:rsidR="00C26AC4" w:rsidRDefault="0080747B">
      <w:pPr>
        <w:pStyle w:val="Bibliography"/>
      </w:pPr>
      <w:bookmarkStart w:id="2520" w:name="ref-Hunt1999"/>
      <w:bookmarkEnd w:id="2519"/>
      <w:r>
        <w:t xml:space="preserve">Hunt, Sharon L, Timothy J Mulligan, and Kenichiro Komori. 1999. “Oceanic feeding habits of chinook salmon, Oncorhynchus tshawytscha, off northern California.” </w:t>
      </w:r>
      <w:r>
        <w:rPr>
          <w:i/>
          <w:iCs/>
        </w:rPr>
        <w:t>Fishery Bulletin</w:t>
      </w:r>
      <w:r>
        <w:t xml:space="preserve"> 97 (October 1998): 717–21.</w:t>
      </w:r>
    </w:p>
    <w:p w14:paraId="2852444E" w14:textId="77777777" w:rsidR="00C26AC4" w:rsidRDefault="0080747B">
      <w:pPr>
        <w:pStyle w:val="Bibliography"/>
      </w:pPr>
      <w:bookmarkStart w:id="2521" w:name="ref-James2013"/>
      <w:bookmarkEnd w:id="2520"/>
      <w:r>
        <w:t xml:space="preserve">James, Gareth, Daniela Witten, Trevor Hastie, and Robert </w:t>
      </w:r>
      <w:proofErr w:type="spellStart"/>
      <w:r>
        <w:t>Tibshirani</w:t>
      </w:r>
      <w:proofErr w:type="spellEnd"/>
      <w:r>
        <w:t xml:space="preserve">. 2013. </w:t>
      </w:r>
      <w:r>
        <w:rPr>
          <w:i/>
          <w:iCs/>
        </w:rPr>
        <w:t>An Introduction to Statistical Learning</w:t>
      </w:r>
      <w:r>
        <w:t xml:space="preserve">. 7th ed. New York: Springer </w:t>
      </w:r>
      <w:proofErr w:type="spellStart"/>
      <w:r>
        <w:t>Science+Business</w:t>
      </w:r>
      <w:proofErr w:type="spellEnd"/>
      <w:r>
        <w:t xml:space="preserve"> Media. </w:t>
      </w:r>
      <w:hyperlink r:id="rId44">
        <w:r>
          <w:rPr>
            <w:rStyle w:val="Hyperlink"/>
          </w:rPr>
          <w:t>https://doi.org/10.1007/978-1-4614-7138-7</w:t>
        </w:r>
      </w:hyperlink>
      <w:r>
        <w:t>.</w:t>
      </w:r>
    </w:p>
    <w:p w14:paraId="77133B40" w14:textId="77777777" w:rsidR="00C26AC4" w:rsidRDefault="0080747B">
      <w:pPr>
        <w:pStyle w:val="Bibliography"/>
      </w:pPr>
      <w:bookmarkStart w:id="2522" w:name="ref-Knechtle2012"/>
      <w:bookmarkEnd w:id="2521"/>
      <w:proofErr w:type="spellStart"/>
      <w:r>
        <w:t>Knechtle</w:t>
      </w:r>
      <w:proofErr w:type="spellEnd"/>
      <w:r>
        <w:t xml:space="preserve">, Morgan, and Diana Chesney. 2012. “2012 Scott River Salmon Studies.” Yreka, CA: California Department of Fish; Wildlife (CDFW). </w:t>
      </w:r>
      <w:hyperlink r:id="rId45">
        <w:r>
          <w:rPr>
            <w:rStyle w:val="Hyperlink"/>
          </w:rPr>
          <w:t>https://nrm.dfg.ca.gov/FileHandler.ashx?DocumentID=77836</w:t>
        </w:r>
      </w:hyperlink>
      <w:r>
        <w:t>.</w:t>
      </w:r>
    </w:p>
    <w:p w14:paraId="37D4FB10" w14:textId="77777777" w:rsidR="00C26AC4" w:rsidRDefault="0080747B">
      <w:pPr>
        <w:pStyle w:val="Bibliography"/>
      </w:pPr>
      <w:bookmarkStart w:id="2523" w:name="ref-CDFW2020"/>
      <w:bookmarkEnd w:id="2522"/>
      <w:proofErr w:type="spellStart"/>
      <w:r>
        <w:t>Knechtle</w:t>
      </w:r>
      <w:proofErr w:type="spellEnd"/>
      <w:r>
        <w:t>, Morgan, and Domenic Giudice. 2020. “2019 Scott River Salmon Studies.” 530. Yreka, CA: California Department of Fish; Wildlife (CDFW).</w:t>
      </w:r>
    </w:p>
    <w:p w14:paraId="00B0758D" w14:textId="77777777" w:rsidR="00C26AC4" w:rsidRDefault="0080747B">
      <w:pPr>
        <w:pStyle w:val="Bibliography"/>
      </w:pPr>
      <w:bookmarkStart w:id="2524" w:name="ref-CDFW2021a"/>
      <w:bookmarkEnd w:id="2523"/>
      <w:r>
        <w:t>———. 2021. “2020 Scott River Salmon Studies, Final Report.” Yreka, CA: California Department of Fish; Wildlife (CDFW).</w:t>
      </w:r>
    </w:p>
    <w:p w14:paraId="0C9A4272" w14:textId="77777777" w:rsidR="00C26AC4" w:rsidRDefault="0080747B">
      <w:pPr>
        <w:pStyle w:val="Bibliography"/>
      </w:pPr>
      <w:bookmarkStart w:id="2525" w:name="ref-LancasterDownes2014"/>
      <w:bookmarkEnd w:id="2524"/>
      <w:r>
        <w:t xml:space="preserve">Lancaster, Jill, and Barbara J. Downes. 2014. “Linking the hydraulic world of individual organisms to ecological processes: putting ecology into </w:t>
      </w:r>
      <w:proofErr w:type="spellStart"/>
      <w:r>
        <w:t>ecohydraulics</w:t>
      </w:r>
      <w:proofErr w:type="spellEnd"/>
      <w:r>
        <w:t xml:space="preserve">.” </w:t>
      </w:r>
      <w:r>
        <w:rPr>
          <w:i/>
          <w:iCs/>
        </w:rPr>
        <w:t>River Research and Applications</w:t>
      </w:r>
      <w:r>
        <w:t xml:space="preserve"> 30 (January): 132–33. </w:t>
      </w:r>
      <w:hyperlink r:id="rId46">
        <w:r>
          <w:rPr>
            <w:rStyle w:val="Hyperlink"/>
          </w:rPr>
          <w:t>https://doi.org/10.1002/rra</w:t>
        </w:r>
      </w:hyperlink>
      <w:r>
        <w:t>.</w:t>
      </w:r>
    </w:p>
    <w:p w14:paraId="14F3C6F1" w14:textId="77777777" w:rsidR="00C26AC4" w:rsidRDefault="0080747B">
      <w:pPr>
        <w:pStyle w:val="Bibliography"/>
      </w:pPr>
      <w:bookmarkStart w:id="2526" w:name="ref-Larsen2021"/>
      <w:bookmarkEnd w:id="2525"/>
      <w:r>
        <w:t xml:space="preserve">Larsen, Stefano, Bruno </w:t>
      </w:r>
      <w:proofErr w:type="spellStart"/>
      <w:r>
        <w:t>Majone</w:t>
      </w:r>
      <w:proofErr w:type="spellEnd"/>
      <w:r>
        <w:t xml:space="preserve">, Patrick </w:t>
      </w:r>
      <w:proofErr w:type="spellStart"/>
      <w:r>
        <w:t>Zulian</w:t>
      </w:r>
      <w:proofErr w:type="spellEnd"/>
      <w:r>
        <w:t xml:space="preserve">, Elisa Stella, Alberto Bellin, Maria Cristina Bruno, and Guido Zolezzi. 2021. “Combining Hydrologic Simulations and Stream-network Models to Reveal Flow-ecology Relationships in a Large Alpine Catchment.” </w:t>
      </w:r>
      <w:r>
        <w:rPr>
          <w:i/>
          <w:iCs/>
        </w:rPr>
        <w:t>Water Resources Research</w:t>
      </w:r>
      <w:r>
        <w:t xml:space="preserve"> 57 (4). </w:t>
      </w:r>
      <w:hyperlink r:id="rId47">
        <w:r>
          <w:rPr>
            <w:rStyle w:val="Hyperlink"/>
          </w:rPr>
          <w:t>https://doi.org/10.1029/2020WR028496</w:t>
        </w:r>
      </w:hyperlink>
      <w:r>
        <w:t>.</w:t>
      </w:r>
    </w:p>
    <w:p w14:paraId="6723BB04" w14:textId="77777777" w:rsidR="00C26AC4" w:rsidRDefault="0080747B">
      <w:pPr>
        <w:pStyle w:val="Bibliography"/>
      </w:pPr>
      <w:bookmarkStart w:id="2527" w:name="ref-Mack1958"/>
      <w:bookmarkEnd w:id="2526"/>
      <w:r>
        <w:lastRenderedPageBreak/>
        <w:t xml:space="preserve">Mack, Seymour. 1958. “Geology and Ground-Water Features of Scott Valley Siskiyou County, California.” Geological Survey Water-Supply Paper 1462. </w:t>
      </w:r>
      <w:hyperlink r:id="rId48">
        <w:r>
          <w:rPr>
            <w:rStyle w:val="Hyperlink"/>
          </w:rPr>
          <w:t>https://pubs.usgs.gov/wsp/1462/report.pdf</w:t>
        </w:r>
      </w:hyperlink>
      <w:r>
        <w:t>.</w:t>
      </w:r>
    </w:p>
    <w:p w14:paraId="60CA7822" w14:textId="77777777" w:rsidR="00C26AC4" w:rsidRDefault="0080747B">
      <w:pPr>
        <w:pStyle w:val="Bibliography"/>
      </w:pPr>
      <w:bookmarkStart w:id="2528" w:name="ref-Massie2020"/>
      <w:bookmarkEnd w:id="2527"/>
      <w:r>
        <w:t>Massie, Margaret, and Harrison Morrow. 2020. “2020 Scott River Juvenile Salmonid Outmigrant Study.” Yreka, CA: California Department of Fish; Wildlife.</w:t>
      </w:r>
    </w:p>
    <w:p w14:paraId="526F9342" w14:textId="77777777" w:rsidR="00C26AC4" w:rsidRDefault="0080747B">
      <w:pPr>
        <w:pStyle w:val="Bibliography"/>
      </w:pPr>
      <w:bookmarkStart w:id="2529" w:name="ref-Maurer2003"/>
      <w:bookmarkEnd w:id="2528"/>
      <w:r>
        <w:t>Maurer, Sue. 2003. “Scott River Watershed Adult Coho Salmon Spawning Survey December 2002-January 2003.” Etna, CA: Siskiyou RCD.</w:t>
      </w:r>
    </w:p>
    <w:p w14:paraId="1D711BD4" w14:textId="77777777" w:rsidR="00C26AC4" w:rsidRDefault="0080747B">
      <w:pPr>
        <w:pStyle w:val="Bibliography"/>
      </w:pPr>
      <w:bookmarkStart w:id="2530" w:name="ref-Mazor2018"/>
      <w:bookmarkEnd w:id="2529"/>
      <w:r>
        <w:t xml:space="preserve">Mazor, Raphael D., Jason T. May, Ashmita Sengupta, Kenneth S. McCune, Brian P. Bledsoe, and Eric D. Stein. 2018. “Tools for managing hydrologic alteration on a regional scale: Setting targets to protect stream health.” </w:t>
      </w:r>
      <w:r>
        <w:rPr>
          <w:i/>
          <w:iCs/>
        </w:rPr>
        <w:t>Freshwater Biology</w:t>
      </w:r>
      <w:r>
        <w:t xml:space="preserve"> 63 (8): 786–803. </w:t>
      </w:r>
      <w:hyperlink r:id="rId49">
        <w:r>
          <w:rPr>
            <w:rStyle w:val="Hyperlink"/>
          </w:rPr>
          <w:t>https://doi.org/10.1111/fwb.13062</w:t>
        </w:r>
      </w:hyperlink>
      <w:r>
        <w:t>.</w:t>
      </w:r>
    </w:p>
    <w:p w14:paraId="1745471F" w14:textId="77777777" w:rsidR="00C26AC4" w:rsidRDefault="0080747B">
      <w:pPr>
        <w:pStyle w:val="Bibliography"/>
      </w:pPr>
      <w:bookmarkStart w:id="2531" w:name="ref-McMahon1983"/>
      <w:bookmarkEnd w:id="2530"/>
      <w:r>
        <w:t xml:space="preserve">McMahon, Thomas E. 1983. “Habitat Suitability Index Models: Coho Salmon. U.S. Dept. Int., Fish </w:t>
      </w:r>
      <w:proofErr w:type="spellStart"/>
      <w:r>
        <w:t>Wildl</w:t>
      </w:r>
      <w:proofErr w:type="spellEnd"/>
      <w:r>
        <w:t>. Serv. FWS/OBS-92/10.49.” Fort Collins, CO: U.S. Dept. Int., U.S. Fish; Wildlife Service. FWS/OBS-92/10.49.</w:t>
      </w:r>
    </w:p>
    <w:p w14:paraId="57C61F17" w14:textId="77777777" w:rsidR="00C26AC4" w:rsidRDefault="0080747B">
      <w:pPr>
        <w:pStyle w:val="Bibliography"/>
      </w:pPr>
      <w:bookmarkStart w:id="2532" w:name="ref-McManamay2013"/>
      <w:bookmarkEnd w:id="2531"/>
      <w:proofErr w:type="spellStart"/>
      <w:r>
        <w:t>McManamay</w:t>
      </w:r>
      <w:proofErr w:type="spellEnd"/>
      <w:r>
        <w:t xml:space="preserve">, Ryan A, Donald J Orth, Charles A Dolloff, and David C Mathews. 2013. “Application of the ELOHA Framework to Regulated Rivers in the Upper Tennessee River Basin: A Case Study.” </w:t>
      </w:r>
      <w:r>
        <w:rPr>
          <w:i/>
          <w:iCs/>
        </w:rPr>
        <w:t>Environmental Management</w:t>
      </w:r>
      <w:r>
        <w:t xml:space="preserve"> 51: 1210–35. </w:t>
      </w:r>
      <w:hyperlink r:id="rId50">
        <w:r>
          <w:rPr>
            <w:rStyle w:val="Hyperlink"/>
          </w:rPr>
          <w:t>https://doi.org/10.1007/s00267-013-0055-3</w:t>
        </w:r>
      </w:hyperlink>
      <w:r>
        <w:t>.</w:t>
      </w:r>
    </w:p>
    <w:p w14:paraId="66A3A359" w14:textId="77777777" w:rsidR="00C26AC4" w:rsidRDefault="0080747B">
      <w:pPr>
        <w:pStyle w:val="Bibliography"/>
      </w:pPr>
      <w:bookmarkStart w:id="2533" w:name="ref-Moyle2002"/>
      <w:bookmarkEnd w:id="2532"/>
      <w:r>
        <w:t xml:space="preserve">Moyle, P. B. 2002. </w:t>
      </w:r>
      <w:r>
        <w:rPr>
          <w:i/>
          <w:iCs/>
        </w:rPr>
        <w:t>Inland Fishes of California</w:t>
      </w:r>
      <w:r>
        <w:t>. University of California Press.</w:t>
      </w:r>
    </w:p>
    <w:p w14:paraId="2EBE800C" w14:textId="77777777" w:rsidR="00C26AC4" w:rsidRDefault="0080747B">
      <w:pPr>
        <w:pStyle w:val="Bibliography"/>
      </w:pPr>
      <w:bookmarkStart w:id="2534" w:name="ref-Moyle2014"/>
      <w:bookmarkEnd w:id="2533"/>
      <w:r>
        <w:t xml:space="preserve">———. 2014. “Novel aquatic ecosystems: the new reality for streams in California and other Mediterranean climate regions.” </w:t>
      </w:r>
      <w:r>
        <w:rPr>
          <w:i/>
          <w:iCs/>
        </w:rPr>
        <w:t>River Research and Applications</w:t>
      </w:r>
      <w:r>
        <w:t xml:space="preserve"> 30 (January): 1335–44. </w:t>
      </w:r>
      <w:hyperlink r:id="rId51">
        <w:r>
          <w:rPr>
            <w:rStyle w:val="Hyperlink"/>
          </w:rPr>
          <w:t>https://doi.org/10.1002/rra</w:t>
        </w:r>
      </w:hyperlink>
      <w:r>
        <w:t>.</w:t>
      </w:r>
    </w:p>
    <w:p w14:paraId="5D4329B8" w14:textId="77777777" w:rsidR="00C26AC4" w:rsidRDefault="0080747B">
      <w:pPr>
        <w:pStyle w:val="Bibliography"/>
      </w:pPr>
      <w:bookmarkStart w:id="2535" w:name="ref-NCRWQCB2005"/>
      <w:bookmarkEnd w:id="2534"/>
      <w:r>
        <w:t xml:space="preserve">NCRWQCB. 2005. “Staff Report for the Action Plan for the Scott River Watershed Sediment and Temperature Total Maximum Daily Loads.” North Coast Regional Water Quality Control Board. </w:t>
      </w:r>
      <w:hyperlink r:id="rId52">
        <w:r>
          <w:rPr>
            <w:rStyle w:val="Hyperlink"/>
          </w:rPr>
          <w:t>https://www.waterboards.ca.gov/water{\_}issues/programs/tmdl/records/region{\_}1/2010/ref3872.pdf</w:t>
        </w:r>
      </w:hyperlink>
      <w:r>
        <w:t>.</w:t>
      </w:r>
    </w:p>
    <w:p w14:paraId="74A45E1E" w14:textId="77777777" w:rsidR="00C26AC4" w:rsidRDefault="0080747B">
      <w:pPr>
        <w:pStyle w:val="Bibliography"/>
      </w:pPr>
      <w:bookmarkStart w:id="2536" w:name="ref-Nickelson1992"/>
      <w:bookmarkEnd w:id="2535"/>
      <w:r>
        <w:t xml:space="preserve">Nickelson, Thomas E, Jeffrey D Rodgers, Steven L Johnson, and Mario F </w:t>
      </w:r>
      <w:proofErr w:type="spellStart"/>
      <w:r>
        <w:t>Solazzi</w:t>
      </w:r>
      <w:proofErr w:type="spellEnd"/>
      <w:r>
        <w:t xml:space="preserve">. 1992. “Seasonal Changes in Habitat Use by Juvenile Coho Salmon (Oncorhynchus kisutch) in Oregon Coastal Streams.” </w:t>
      </w:r>
      <w:r>
        <w:rPr>
          <w:i/>
          <w:iCs/>
        </w:rPr>
        <w:t>Canadian Journal of Fisheries and Aquatic Sciences</w:t>
      </w:r>
      <w:r>
        <w:t xml:space="preserve"> 49: 783–89.</w:t>
      </w:r>
    </w:p>
    <w:p w14:paraId="60BBA2C7" w14:textId="77777777" w:rsidR="00C26AC4" w:rsidRDefault="0080747B">
      <w:pPr>
        <w:pStyle w:val="Bibliography"/>
      </w:pPr>
      <w:bookmarkStart w:id="2537" w:name="ref-NMFS2014"/>
      <w:bookmarkEnd w:id="2536"/>
      <w:r>
        <w:t xml:space="preserve">NMFS. 2014. “Final SONCC Coho Recovery Plan - Scott River Population.” </w:t>
      </w:r>
      <w:hyperlink r:id="rId53">
        <w:r>
          <w:rPr>
            <w:rStyle w:val="Hyperlink"/>
          </w:rPr>
          <w:t>https://www.fisheries.noaa.gov/resource/document/final-recovery-plan-southern-oregon-northern-california-coast-evolutionarily</w:t>
        </w:r>
      </w:hyperlink>
      <w:r>
        <w:t>.</w:t>
      </w:r>
    </w:p>
    <w:p w14:paraId="19608C21" w14:textId="77777777" w:rsidR="00C26AC4" w:rsidRDefault="0080747B">
      <w:pPr>
        <w:pStyle w:val="Bibliography"/>
      </w:pPr>
      <w:bookmarkStart w:id="2538" w:name="ref-Olden2003"/>
      <w:bookmarkEnd w:id="2537"/>
      <w:r>
        <w:t xml:space="preserve">Olden, Julian D., and N. L. Poff. 2003. “Redundancy and the choice of hydrologic indices for characterizing streamflow regimes.” </w:t>
      </w:r>
      <w:r>
        <w:rPr>
          <w:i/>
          <w:iCs/>
        </w:rPr>
        <w:t>River Research and Applications</w:t>
      </w:r>
      <w:r>
        <w:t xml:space="preserve"> 19 (2): 101–21. </w:t>
      </w:r>
      <w:hyperlink r:id="rId54">
        <w:r>
          <w:rPr>
            <w:rStyle w:val="Hyperlink"/>
          </w:rPr>
          <w:t>https://doi.org/10.1002/rra.700</w:t>
        </w:r>
      </w:hyperlink>
      <w:r>
        <w:t>.</w:t>
      </w:r>
    </w:p>
    <w:p w14:paraId="27EC8DAE" w14:textId="77777777" w:rsidR="00C26AC4" w:rsidRDefault="0080747B">
      <w:pPr>
        <w:pStyle w:val="Bibliography"/>
      </w:pPr>
      <w:bookmarkStart w:id="2539" w:name="ref-Parry2013"/>
      <w:bookmarkEnd w:id="2538"/>
      <w:r>
        <w:lastRenderedPageBreak/>
        <w:t xml:space="preserve">Parry, Ashley. 2013. “Evaluation and modernization of the Scott Valley Irrigation District.” PhD thesis. </w:t>
      </w:r>
      <w:hyperlink r:id="rId55">
        <w:r>
          <w:rPr>
            <w:rStyle w:val="Hyperlink"/>
          </w:rPr>
          <w:t>https://doi.org/10.1017/CBO9781107415324.004</w:t>
        </w:r>
      </w:hyperlink>
      <w:r>
        <w:t>.</w:t>
      </w:r>
    </w:p>
    <w:p w14:paraId="39040ED3" w14:textId="77777777" w:rsidR="00C26AC4" w:rsidRDefault="0080747B">
      <w:pPr>
        <w:pStyle w:val="Bibliography"/>
      </w:pPr>
      <w:bookmarkStart w:id="2540" w:name="ref-Patterson2020"/>
      <w:bookmarkEnd w:id="2539"/>
      <w:r>
        <w:t xml:space="preserve">Patterson, Noelle K., Belize A. Lane, Sarah M. Yarnell, </w:t>
      </w:r>
      <w:proofErr w:type="spellStart"/>
      <w:r>
        <w:t>Yexuan</w:t>
      </w:r>
      <w:proofErr w:type="spellEnd"/>
      <w:r>
        <w:t xml:space="preserve"> </w:t>
      </w:r>
      <w:proofErr w:type="spellStart"/>
      <w:r>
        <w:t>Qiu</w:t>
      </w:r>
      <w:proofErr w:type="spellEnd"/>
      <w:r>
        <w:t xml:space="preserve">, Samuel Sandoval-Solis, and Gregory B. Pasternack. 2020. “A hydrologic feature detection algorithm to quantify seasonal components of flow regimes.” </w:t>
      </w:r>
      <w:r>
        <w:rPr>
          <w:i/>
          <w:iCs/>
        </w:rPr>
        <w:t>Journal of Hydrology</w:t>
      </w:r>
      <w:r>
        <w:t xml:space="preserve"> 585 (June).</w:t>
      </w:r>
    </w:p>
    <w:p w14:paraId="6BB97A7C" w14:textId="77777777" w:rsidR="00C26AC4" w:rsidRDefault="0080747B">
      <w:pPr>
        <w:pStyle w:val="Bibliography"/>
      </w:pPr>
      <w:bookmarkStart w:id="2541" w:name="ref-Peek2022"/>
      <w:bookmarkEnd w:id="2540"/>
      <w:r>
        <w:t xml:space="preserve">Peek, Ryan, Katie Irving, Sarah M. Yarnell, Rob Lusardi, Eric D. Stein, and Raphael Mazor. 2022. “Identifying Functional Flow Linkages Between Stream Alteration and Biological Stream Condition Indices Across California.” </w:t>
      </w:r>
      <w:r>
        <w:rPr>
          <w:i/>
          <w:iCs/>
        </w:rPr>
        <w:t>Frontiers in Environmental Science</w:t>
      </w:r>
      <w:r>
        <w:t xml:space="preserve"> 9 (January): 1–14. </w:t>
      </w:r>
      <w:hyperlink r:id="rId56">
        <w:r>
          <w:rPr>
            <w:rStyle w:val="Hyperlink"/>
          </w:rPr>
          <w:t>https://doi.org/10.3389/fenvs.2021.790667</w:t>
        </w:r>
      </w:hyperlink>
      <w:r>
        <w:t>.</w:t>
      </w:r>
    </w:p>
    <w:p w14:paraId="459CCBFA" w14:textId="77777777" w:rsidR="00C26AC4" w:rsidRDefault="0080747B">
      <w:pPr>
        <w:pStyle w:val="Bibliography"/>
      </w:pPr>
      <w:bookmarkStart w:id="2542" w:name="ref-Poff1997"/>
      <w:bookmarkEnd w:id="2541"/>
      <w:r>
        <w:t xml:space="preserve">Poff, N. L., J David Allan, Mark B Bain, James R Karr, Karen L Prestegaard, Brian D Richter, Richard E Sparks, and Julie C Stromberg. 1997. “A paradigm for river conservation and restoration.” </w:t>
      </w:r>
      <w:proofErr w:type="spellStart"/>
      <w:r>
        <w:rPr>
          <w:i/>
          <w:iCs/>
        </w:rPr>
        <w:t>BioScience</w:t>
      </w:r>
      <w:proofErr w:type="spellEnd"/>
      <w:r>
        <w:t xml:space="preserve"> 47 (11): 769–84. </w:t>
      </w:r>
      <w:hyperlink r:id="rId57">
        <w:r>
          <w:rPr>
            <w:rStyle w:val="Hyperlink"/>
          </w:rPr>
          <w:t>https://doi.org/10.2307/1313099</w:t>
        </w:r>
      </w:hyperlink>
      <w:r>
        <w:t>.</w:t>
      </w:r>
    </w:p>
    <w:p w14:paraId="2B4A0313" w14:textId="77777777" w:rsidR="00C26AC4" w:rsidRDefault="0080747B">
      <w:pPr>
        <w:pStyle w:val="Bibliography"/>
      </w:pPr>
      <w:bookmarkStart w:id="2543" w:name="ref-Poff2010"/>
      <w:bookmarkEnd w:id="2542"/>
      <w:r>
        <w:t xml:space="preserve">Poff, N. Leroy, Brian D. Richter, Angela H. Arthington, Stuart E. Bunn, Robert J. Naiman, Eloise Kendy, Mike Acreman, et al. 2010. “The ecological limits of hydrologic alteration (ELOHA): A new framework for developing regional environmental flow standards.” </w:t>
      </w:r>
      <w:r>
        <w:rPr>
          <w:i/>
          <w:iCs/>
        </w:rPr>
        <w:t>Freshwater Biology</w:t>
      </w:r>
      <w:r>
        <w:t xml:space="preserve"> 55 (1): 147–70. </w:t>
      </w:r>
      <w:hyperlink r:id="rId58">
        <w:r>
          <w:rPr>
            <w:rStyle w:val="Hyperlink"/>
          </w:rPr>
          <w:t>https://doi.org/10.1111/j.1365-2427.2009.02204.x</w:t>
        </w:r>
      </w:hyperlink>
      <w:r>
        <w:t>.</w:t>
      </w:r>
    </w:p>
    <w:p w14:paraId="5164ADCB" w14:textId="77777777" w:rsidR="00C26AC4" w:rsidRDefault="0080747B">
      <w:pPr>
        <w:pStyle w:val="Bibliography"/>
      </w:pPr>
      <w:bookmarkStart w:id="2544" w:name="ref-Poff2010b"/>
      <w:bookmarkEnd w:id="2543"/>
      <w:r>
        <w:t xml:space="preserve">Poff, N. L., Brian D. Richter, Angela H. Arthington, Stuart E. Bunn, Robert J. Naiman, Eloise Kendy, Mike Acreman, et al. 2010. “The ecological limits of hydrologic alteration (ELOHA): A new framework for developing regional environmental flow standards.” </w:t>
      </w:r>
      <w:r>
        <w:rPr>
          <w:i/>
          <w:iCs/>
        </w:rPr>
        <w:t>Freshwater Biology</w:t>
      </w:r>
      <w:r>
        <w:t xml:space="preserve"> 55 (1): 147–70. </w:t>
      </w:r>
      <w:hyperlink r:id="rId59">
        <w:r>
          <w:rPr>
            <w:rStyle w:val="Hyperlink"/>
          </w:rPr>
          <w:t>https://doi.org/10.1111/j.1365-2427.2009.02204.x</w:t>
        </w:r>
      </w:hyperlink>
      <w:r>
        <w:t>.</w:t>
      </w:r>
    </w:p>
    <w:p w14:paraId="1E6C1FF0" w14:textId="77777777" w:rsidR="00C26AC4" w:rsidRDefault="0080747B">
      <w:pPr>
        <w:pStyle w:val="Bibliography"/>
      </w:pPr>
      <w:bookmarkStart w:id="2545" w:name="ref-Poff2010a"/>
      <w:bookmarkEnd w:id="2544"/>
      <w:r>
        <w:t xml:space="preserve">Poff, N. L., and Julie K. H. Zimmerman. 2010. “Ecological responses to altered flow regimes: A literature review to inform the science and management of environmental flows.” </w:t>
      </w:r>
      <w:r>
        <w:rPr>
          <w:i/>
          <w:iCs/>
        </w:rPr>
        <w:t>Freshwater Biology</w:t>
      </w:r>
      <w:r>
        <w:t xml:space="preserve"> 55 (1): 194–205. </w:t>
      </w:r>
      <w:hyperlink r:id="rId60">
        <w:r>
          <w:rPr>
            <w:rStyle w:val="Hyperlink"/>
          </w:rPr>
          <w:t>https://doi.org/10.1111/j.1365-2427.2009.02272.x</w:t>
        </w:r>
      </w:hyperlink>
      <w:r>
        <w:t>.</w:t>
      </w:r>
    </w:p>
    <w:p w14:paraId="3511EFD6" w14:textId="77777777" w:rsidR="00C26AC4" w:rsidRDefault="0080747B">
      <w:pPr>
        <w:pStyle w:val="Bibliography"/>
      </w:pPr>
      <w:bookmarkStart w:id="2546" w:name="ref-Quigley2007"/>
      <w:bookmarkEnd w:id="2545"/>
      <w:r>
        <w:t xml:space="preserve">Quigley, Danielle. 2007. “Final Report Adult Coho Spawning Ground Surveys 2006-2007.” Etna, CA: Siskiyou RCD. </w:t>
      </w:r>
      <w:hyperlink r:id="rId61">
        <w:r>
          <w:rPr>
            <w:rStyle w:val="Hyperlink"/>
          </w:rPr>
          <w:t>https://www.siskiyourcd.com/resources</w:t>
        </w:r>
      </w:hyperlink>
      <w:r>
        <w:t>.</w:t>
      </w:r>
    </w:p>
    <w:p w14:paraId="0C2AC0AF" w14:textId="77777777" w:rsidR="00C26AC4" w:rsidRDefault="0080747B">
      <w:pPr>
        <w:pStyle w:val="Bibliography"/>
      </w:pPr>
      <w:bookmarkStart w:id="2547" w:name="ref-Quinones2014"/>
      <w:bookmarkEnd w:id="2546"/>
      <w:r>
        <w:t xml:space="preserve">Quiñones, Rebecca M., Marcel Holyoak, Michael L. Johnson, and Peter B. Moyle. 2014. “Potential factors affecting survival differ by run-timing and location: Linear mixed-effects models of Pacific salmonids (Oncorhynchus spp.) in the Klamath River, California.” </w:t>
      </w:r>
      <w:proofErr w:type="spellStart"/>
      <w:r>
        <w:rPr>
          <w:i/>
          <w:iCs/>
        </w:rPr>
        <w:t>PLoS</w:t>
      </w:r>
      <w:proofErr w:type="spellEnd"/>
      <w:r>
        <w:rPr>
          <w:i/>
          <w:iCs/>
        </w:rPr>
        <w:t xml:space="preserve"> ONE</w:t>
      </w:r>
      <w:r>
        <w:t xml:space="preserve"> 9 (5): 1–12. </w:t>
      </w:r>
      <w:hyperlink r:id="rId62">
        <w:r>
          <w:rPr>
            <w:rStyle w:val="Hyperlink"/>
          </w:rPr>
          <w:t>https://doi.org/10.1371/journal.pone.0098392</w:t>
        </w:r>
      </w:hyperlink>
      <w:r>
        <w:t>.</w:t>
      </w:r>
    </w:p>
    <w:p w14:paraId="5F2EA82E" w14:textId="77777777" w:rsidR="00C26AC4" w:rsidRDefault="0080747B">
      <w:pPr>
        <w:pStyle w:val="Bibliography"/>
      </w:pPr>
      <w:bookmarkStart w:id="2548" w:name="ref-RobertsonSwinton2005"/>
      <w:bookmarkEnd w:id="2547"/>
      <w:r>
        <w:t xml:space="preserve">Robertson, G. Philip, and Scott M. Swinton. 2005. “Reconciling agricultural productivity and environmental integrity: A grand challenge for agriculture.” </w:t>
      </w:r>
      <w:r>
        <w:rPr>
          <w:i/>
          <w:iCs/>
        </w:rPr>
        <w:t>Frontiers in Ecology and the Environment</w:t>
      </w:r>
      <w:r>
        <w:t xml:space="preserve"> 3 (1 SPEC. ISS.): 38–46. </w:t>
      </w:r>
      <w:hyperlink r:id="rId63">
        <w:r>
          <w:rPr>
            <w:rStyle w:val="Hyperlink"/>
          </w:rPr>
          <w:t>https://doi.org/10.2307/3868443</w:t>
        </w:r>
      </w:hyperlink>
      <w:r>
        <w:t>.</w:t>
      </w:r>
    </w:p>
    <w:p w14:paraId="1BF6C5CE" w14:textId="77777777" w:rsidR="00C26AC4" w:rsidRDefault="0080747B">
      <w:pPr>
        <w:pStyle w:val="Bibliography"/>
      </w:pPr>
      <w:bookmarkStart w:id="2549" w:name="ref-Rosenfeld2003"/>
      <w:bookmarkEnd w:id="2548"/>
      <w:r>
        <w:t xml:space="preserve">Rosenfeld, Jordan. 2003. “Assessing the Habitat Requirements of Stream Fishes: An Overview and Evaluation of Different Approaches.” </w:t>
      </w:r>
      <w:r>
        <w:rPr>
          <w:i/>
          <w:iCs/>
        </w:rPr>
        <w:t>Transactions of the American Fisheries Society</w:t>
      </w:r>
      <w:r>
        <w:t xml:space="preserve"> 132 (5): 953–68. </w:t>
      </w:r>
      <w:hyperlink r:id="rId64">
        <w:r>
          <w:rPr>
            <w:rStyle w:val="Hyperlink"/>
          </w:rPr>
          <w:t>https://doi.org/10.1577/t01-126</w:t>
        </w:r>
      </w:hyperlink>
      <w:r>
        <w:t>.</w:t>
      </w:r>
    </w:p>
    <w:p w14:paraId="650F2230" w14:textId="77777777" w:rsidR="00C26AC4" w:rsidRDefault="0080747B">
      <w:pPr>
        <w:pStyle w:val="Bibliography"/>
      </w:pPr>
      <w:bookmarkStart w:id="2550" w:name="ref-Sakaris2010a"/>
      <w:bookmarkEnd w:id="2549"/>
      <w:r>
        <w:t xml:space="preserve">Sakaris, Peter C., and Elise R. Irwin. 2010. “Tuning stochastic matrix models with hydrologic data to predict the population dynamics of a riverine fish.” </w:t>
      </w:r>
      <w:r>
        <w:rPr>
          <w:i/>
          <w:iCs/>
        </w:rPr>
        <w:t>Ecological Applications</w:t>
      </w:r>
      <w:r>
        <w:t xml:space="preserve"> 20 (2): 483–96. </w:t>
      </w:r>
      <w:hyperlink r:id="rId65">
        <w:r>
          <w:rPr>
            <w:rStyle w:val="Hyperlink"/>
          </w:rPr>
          <w:t>https://doi.org/10.1890/08-0305.1</w:t>
        </w:r>
      </w:hyperlink>
      <w:r>
        <w:t>.</w:t>
      </w:r>
    </w:p>
    <w:p w14:paraId="109F67AD" w14:textId="77777777" w:rsidR="00C26AC4" w:rsidRDefault="0080747B">
      <w:pPr>
        <w:pStyle w:val="Bibliography"/>
      </w:pPr>
      <w:bookmarkStart w:id="2551" w:name="ref-SRWT2018"/>
      <w:bookmarkEnd w:id="2550"/>
      <w:r>
        <w:lastRenderedPageBreak/>
        <w:t xml:space="preserve">Scott River Water Trust (SRWT). 2018. “2017 Monitoring Report.” June. </w:t>
      </w:r>
      <w:hyperlink r:id="rId66">
        <w:r>
          <w:rPr>
            <w:rStyle w:val="Hyperlink"/>
          </w:rPr>
          <w:t>https://www.scottwatertrust.org/blank</w:t>
        </w:r>
      </w:hyperlink>
      <w:r>
        <w:t>.</w:t>
      </w:r>
    </w:p>
    <w:p w14:paraId="4E592253" w14:textId="77777777" w:rsidR="00C26AC4" w:rsidRDefault="0080747B">
      <w:pPr>
        <w:pStyle w:val="Bibliography"/>
      </w:pPr>
      <w:bookmarkStart w:id="2552" w:name="ref-SVAP1980"/>
      <w:bookmarkEnd w:id="2551"/>
      <w:r>
        <w:t>Scott Valley Area Plan Committee. 1980. “Scott Valley Area Plan (SVAP).”</w:t>
      </w:r>
    </w:p>
    <w:p w14:paraId="4C86B91F" w14:textId="77777777" w:rsidR="00C26AC4" w:rsidRDefault="0080747B">
      <w:pPr>
        <w:pStyle w:val="Bibliography"/>
      </w:pPr>
      <w:bookmarkStart w:id="2553" w:name="ref-Shenton2012"/>
      <w:bookmarkEnd w:id="2552"/>
      <w:r>
        <w:t xml:space="preserve">Shenton, Will, Nicholas R. Bond, Jian D. L. Yen, and Ralph Mac Nally. 2012. “Putting the ecology into environmental flows: Ecological dynamics and demographic modelling.” </w:t>
      </w:r>
      <w:r>
        <w:rPr>
          <w:i/>
          <w:iCs/>
        </w:rPr>
        <w:t>Environmental Management</w:t>
      </w:r>
      <w:r>
        <w:t xml:space="preserve"> 50 (1): 1–10. </w:t>
      </w:r>
      <w:hyperlink r:id="rId67">
        <w:r>
          <w:rPr>
            <w:rStyle w:val="Hyperlink"/>
          </w:rPr>
          <w:t>https://doi.org/10.1007/s00267-012-9864-z</w:t>
        </w:r>
      </w:hyperlink>
      <w:r>
        <w:t>.</w:t>
      </w:r>
    </w:p>
    <w:p w14:paraId="6778B479" w14:textId="77777777" w:rsidR="00C26AC4" w:rsidRDefault="0080747B">
      <w:pPr>
        <w:pStyle w:val="Bibliography"/>
      </w:pPr>
      <w:bookmarkStart w:id="2554" w:name="ref-SiskiyouCounty2021"/>
      <w:bookmarkEnd w:id="2553"/>
      <w:r>
        <w:t xml:space="preserve">Siskiyou County Flood Control and Water Conservation District. 2021. “Scott Valley Groundwater Sustainability Plan.” Siskiyou County Flood Control; Water Conservation District. </w:t>
      </w:r>
      <w:hyperlink r:id="rId68">
        <w:r>
          <w:rPr>
            <w:rStyle w:val="Hyperlink"/>
          </w:rPr>
          <w:t>https://www.co.siskiyou.ca.us/naturalresources/page/scott-valley-gsp-chapters</w:t>
        </w:r>
      </w:hyperlink>
      <w:r>
        <w:t>.</w:t>
      </w:r>
    </w:p>
    <w:p w14:paraId="1CB07A79" w14:textId="77777777" w:rsidR="00C26AC4" w:rsidRDefault="0080747B">
      <w:pPr>
        <w:pStyle w:val="Bibliography"/>
      </w:pPr>
      <w:bookmarkStart w:id="2555" w:name="ref-SVGAC_2020_Nov"/>
      <w:bookmarkEnd w:id="2554"/>
      <w:r>
        <w:t xml:space="preserve">Siskiyou County GSA - Scott Valley Groundwater Advisory Committee. 2020. “Siskiyou County Groundwater Sustainability Agency Scott Valley Groundwater Advisory Committee Meeting.” Fort Jones, CA: Siskiyou County. </w:t>
      </w:r>
      <w:hyperlink r:id="rId69">
        <w:r>
          <w:rPr>
            <w:rStyle w:val="Hyperlink"/>
          </w:rPr>
          <w:t>https://www.co.siskiyou.ca.us/scottvga/page/scott-valley-groundwater-advisory-committee-meeting-10</w:t>
        </w:r>
      </w:hyperlink>
      <w:r>
        <w:t>.</w:t>
      </w:r>
    </w:p>
    <w:p w14:paraId="395738BE" w14:textId="77777777" w:rsidR="00C26AC4" w:rsidRDefault="0080747B">
      <w:pPr>
        <w:pStyle w:val="Bibliography"/>
      </w:pPr>
      <w:bookmarkStart w:id="2556" w:name="ref-SiskiyouRCD1994"/>
      <w:bookmarkEnd w:id="2555"/>
      <w:r>
        <w:t>Siskiyou RCD. 1994. “Scott Valley Irrigation District Study.”</w:t>
      </w:r>
    </w:p>
    <w:p w14:paraId="6228A11F" w14:textId="77777777" w:rsidR="00C26AC4" w:rsidRDefault="0080747B">
      <w:pPr>
        <w:pStyle w:val="Bibliography"/>
      </w:pPr>
      <w:bookmarkStart w:id="2557" w:name="ref-SiskiyouRCD2004"/>
      <w:bookmarkEnd w:id="2556"/>
      <w:r>
        <w:t xml:space="preserve">———. 2004. “Final Report. Scott River Coho Spawning Assessment: 2003-2004.” </w:t>
      </w:r>
      <w:hyperlink r:id="rId70">
        <w:r>
          <w:rPr>
            <w:rStyle w:val="Hyperlink"/>
          </w:rPr>
          <w:t>https://www.siskiyourcd.com/resources</w:t>
        </w:r>
      </w:hyperlink>
      <w:r>
        <w:t>.</w:t>
      </w:r>
    </w:p>
    <w:p w14:paraId="4BBA02C5" w14:textId="77777777" w:rsidR="00C26AC4" w:rsidRDefault="0080747B">
      <w:pPr>
        <w:pStyle w:val="Bibliography"/>
      </w:pPr>
      <w:bookmarkStart w:id="2558" w:name="ref-SiskiyouRCD2005"/>
      <w:bookmarkEnd w:id="2557"/>
      <w:r>
        <w:t xml:space="preserve">———. 2005. “Scott River Watershed Adult Coho Spawning Ground Surveys. November 2004-January 2005.” Etna, CA. </w:t>
      </w:r>
      <w:hyperlink r:id="rId71">
        <w:r>
          <w:rPr>
            <w:rStyle w:val="Hyperlink"/>
          </w:rPr>
          <w:t>https://www.siskiyourcd.com/resources</w:t>
        </w:r>
      </w:hyperlink>
      <w:r>
        <w:t>.</w:t>
      </w:r>
    </w:p>
    <w:p w14:paraId="3A09179C" w14:textId="77777777" w:rsidR="00C26AC4" w:rsidRDefault="0080747B">
      <w:pPr>
        <w:pStyle w:val="Bibliography"/>
      </w:pPr>
      <w:bookmarkStart w:id="2559" w:name="ref-Quigley2006"/>
      <w:bookmarkEnd w:id="2558"/>
      <w:r>
        <w:t xml:space="preserve">———. 2006. “Final Report Scott River Adult Coho Spawning Ground Surveys November 2005 – January 2006.” Etna, CA. </w:t>
      </w:r>
      <w:hyperlink r:id="rId72">
        <w:r>
          <w:rPr>
            <w:rStyle w:val="Hyperlink"/>
          </w:rPr>
          <w:t>https://www.siskiyourcd.com/resources</w:t>
        </w:r>
      </w:hyperlink>
      <w:r>
        <w:t>.</w:t>
      </w:r>
    </w:p>
    <w:p w14:paraId="09DB7F8F" w14:textId="77777777" w:rsidR="00C26AC4" w:rsidRDefault="0080747B">
      <w:pPr>
        <w:pStyle w:val="Bibliography"/>
      </w:pPr>
      <w:bookmarkStart w:id="2560" w:name="ref-SiskiyouRCD2010"/>
      <w:bookmarkEnd w:id="2559"/>
      <w:r>
        <w:t xml:space="preserve">———. 2010. “Scott River Adult Coho Spawning Ground Surveys December 2009-January 2010.” </w:t>
      </w:r>
      <w:hyperlink r:id="rId73">
        <w:r>
          <w:rPr>
            <w:rStyle w:val="Hyperlink"/>
          </w:rPr>
          <w:t>https://www.siskiyourcd.com/resources</w:t>
        </w:r>
      </w:hyperlink>
      <w:r>
        <w:t>.</w:t>
      </w:r>
    </w:p>
    <w:p w14:paraId="44B95A27" w14:textId="77777777" w:rsidR="00C26AC4" w:rsidRDefault="0080747B">
      <w:pPr>
        <w:pStyle w:val="Bibliography"/>
      </w:pPr>
      <w:bookmarkStart w:id="2561" w:name="ref-Yokel2011"/>
      <w:bookmarkEnd w:id="2560"/>
      <w:r>
        <w:t xml:space="preserve">———. 2011. “Scott River adult coho spawning ground surveys, 2010-2011 Season.” Siskiyou RCD. </w:t>
      </w:r>
      <w:hyperlink r:id="rId74">
        <w:r>
          <w:rPr>
            <w:rStyle w:val="Hyperlink"/>
          </w:rPr>
          <w:t>https://www.siskiyourcd.com/resources</w:t>
        </w:r>
      </w:hyperlink>
      <w:r>
        <w:t>.</w:t>
      </w:r>
    </w:p>
    <w:p w14:paraId="15C475C5" w14:textId="77777777" w:rsidR="00C26AC4" w:rsidRDefault="0080747B">
      <w:pPr>
        <w:pStyle w:val="Bibliography"/>
      </w:pPr>
      <w:bookmarkStart w:id="2562" w:name="ref-SiskiyouRCD2012"/>
      <w:bookmarkEnd w:id="2561"/>
      <w:r>
        <w:t xml:space="preserve">———. 2012. “Scott River Adult Coho Spawning Ground Surveys, 2011 Season.” </w:t>
      </w:r>
      <w:hyperlink r:id="rId75">
        <w:r>
          <w:rPr>
            <w:rStyle w:val="Hyperlink"/>
          </w:rPr>
          <w:t>https://www.siskiyourcd.com/resources</w:t>
        </w:r>
      </w:hyperlink>
      <w:r>
        <w:t>.</w:t>
      </w:r>
    </w:p>
    <w:p w14:paraId="2CE6B3C0" w14:textId="77777777" w:rsidR="00C26AC4" w:rsidRDefault="0080747B">
      <w:pPr>
        <w:pStyle w:val="Bibliography"/>
      </w:pPr>
      <w:bookmarkStart w:id="2563" w:name="ref-SiskiyouRCD2013"/>
      <w:bookmarkEnd w:id="2562"/>
      <w:r>
        <w:t xml:space="preserve">———. 2013. “Scott River Adult Coho Spawning Ground Surveys 2012-2013 Season.” </w:t>
      </w:r>
      <w:hyperlink r:id="rId76">
        <w:r>
          <w:rPr>
            <w:rStyle w:val="Hyperlink"/>
          </w:rPr>
          <w:t>https://www.siskiyourcd.com/resources</w:t>
        </w:r>
      </w:hyperlink>
      <w:r>
        <w:t>.</w:t>
      </w:r>
    </w:p>
    <w:p w14:paraId="298A9488" w14:textId="77777777" w:rsidR="00C26AC4" w:rsidRDefault="0080747B">
      <w:pPr>
        <w:pStyle w:val="Bibliography"/>
      </w:pPr>
      <w:bookmarkStart w:id="2564" w:name="ref-SiskiyouRCD2014"/>
      <w:bookmarkEnd w:id="2563"/>
      <w:r>
        <w:t xml:space="preserve">———. 2014. “Scott River Adult Coho Spawning Ground Surveys 2013-2014 Season.” </w:t>
      </w:r>
      <w:hyperlink r:id="rId77">
        <w:r>
          <w:rPr>
            <w:rStyle w:val="Hyperlink"/>
          </w:rPr>
          <w:t>https://www.siskiyourcd.com/resources</w:t>
        </w:r>
      </w:hyperlink>
      <w:r>
        <w:t>.</w:t>
      </w:r>
    </w:p>
    <w:p w14:paraId="4470FFB2" w14:textId="77777777" w:rsidR="00C26AC4" w:rsidRDefault="0080747B">
      <w:pPr>
        <w:pStyle w:val="Bibliography"/>
      </w:pPr>
      <w:bookmarkStart w:id="2565" w:name="ref-SiskiyouRCD2015a"/>
      <w:bookmarkEnd w:id="2564"/>
      <w:r>
        <w:t xml:space="preserve">———. 2015a. “Ranch Water Quality Plan Template.” February. Etna, CA. </w:t>
      </w:r>
      <w:hyperlink r:id="rId78">
        <w:r>
          <w:rPr>
            <w:rStyle w:val="Hyperlink"/>
          </w:rPr>
          <w:t>https://www.siskiyourcd.com/resources</w:t>
        </w:r>
      </w:hyperlink>
      <w:r>
        <w:t>.</w:t>
      </w:r>
    </w:p>
    <w:p w14:paraId="3E0E24C8" w14:textId="77777777" w:rsidR="00C26AC4" w:rsidRDefault="0080747B">
      <w:pPr>
        <w:pStyle w:val="Bibliography"/>
      </w:pPr>
      <w:bookmarkStart w:id="2566" w:name="ref-SiskiyouRCD2015b"/>
      <w:bookmarkEnd w:id="2565"/>
      <w:r>
        <w:t xml:space="preserve">———. 2015b. “Scott River Fall Chinook Spawning Ground Surveys.” March. Etna, CA. </w:t>
      </w:r>
      <w:hyperlink r:id="rId79">
        <w:r>
          <w:rPr>
            <w:rStyle w:val="Hyperlink"/>
          </w:rPr>
          <w:t>https://www.siskiyourcd.com/resources</w:t>
        </w:r>
      </w:hyperlink>
      <w:r>
        <w:t>.</w:t>
      </w:r>
    </w:p>
    <w:p w14:paraId="3FA5F3AF" w14:textId="77777777" w:rsidR="00C26AC4" w:rsidRDefault="0080747B">
      <w:pPr>
        <w:pStyle w:val="Bibliography"/>
      </w:pPr>
      <w:bookmarkStart w:id="2567" w:name="ref-SiskiyouRCD2017b"/>
      <w:bookmarkEnd w:id="2566"/>
      <w:r>
        <w:lastRenderedPageBreak/>
        <w:t xml:space="preserve">———. 2017a. “Scott River Adult Coho Spawning Ground Surveys 2016-2017 Season Report.” June. Etna, CA. </w:t>
      </w:r>
      <w:hyperlink r:id="rId80">
        <w:r>
          <w:rPr>
            <w:rStyle w:val="Hyperlink"/>
          </w:rPr>
          <w:t>https://www.siskiyourcd.com/resources</w:t>
        </w:r>
      </w:hyperlink>
      <w:r>
        <w:t>.</w:t>
      </w:r>
    </w:p>
    <w:p w14:paraId="5C82510C" w14:textId="77777777" w:rsidR="00C26AC4" w:rsidRDefault="0080747B">
      <w:pPr>
        <w:pStyle w:val="Bibliography"/>
      </w:pPr>
      <w:bookmarkStart w:id="2568" w:name="ref-SiskiyouRCD2017a"/>
      <w:bookmarkEnd w:id="2567"/>
      <w:r>
        <w:t xml:space="preserve">———. 2017b. “Scott River Fall Chinook Spawning Ground Surveys.” January. Etna, CA. </w:t>
      </w:r>
      <w:hyperlink r:id="rId81">
        <w:r>
          <w:rPr>
            <w:rStyle w:val="Hyperlink"/>
          </w:rPr>
          <w:t>https://www.siskiyourcd.com/resources</w:t>
        </w:r>
      </w:hyperlink>
      <w:r>
        <w:t>.</w:t>
      </w:r>
    </w:p>
    <w:p w14:paraId="0E6C1659" w14:textId="77777777" w:rsidR="00C26AC4" w:rsidRDefault="0080747B">
      <w:pPr>
        <w:pStyle w:val="Bibliography"/>
      </w:pPr>
      <w:bookmarkStart w:id="2569" w:name="ref-SiskiyouRCD2018"/>
      <w:bookmarkEnd w:id="2568"/>
      <w:r>
        <w:t xml:space="preserve">———. 2018. “Scott River Fall Chinook Spawning Ground Surveys 2017 Season.” January. Etna, CA. </w:t>
      </w:r>
      <w:hyperlink r:id="rId82">
        <w:r>
          <w:rPr>
            <w:rStyle w:val="Hyperlink"/>
          </w:rPr>
          <w:t>https://www.siskiyourcd.com/resources</w:t>
        </w:r>
      </w:hyperlink>
      <w:r>
        <w:t>.</w:t>
      </w:r>
    </w:p>
    <w:p w14:paraId="63A217C4" w14:textId="77777777" w:rsidR="00C26AC4" w:rsidRDefault="0080747B">
      <w:pPr>
        <w:pStyle w:val="Bibliography"/>
      </w:pPr>
      <w:bookmarkStart w:id="2570" w:name="ref-Solans2016a"/>
      <w:bookmarkEnd w:id="2569"/>
      <w:r>
        <w:t xml:space="preserve">Solans, M. Alba, and D. García de </w:t>
      </w:r>
      <w:proofErr w:type="spellStart"/>
      <w:r>
        <w:t>Jalón</w:t>
      </w:r>
      <w:proofErr w:type="spellEnd"/>
      <w:r>
        <w:t xml:space="preserve">. 2016. “Basic tools for setting environmental flows at the regional scale: application of the ELOHA framework in a Mediterranean river basin.” </w:t>
      </w:r>
      <w:r>
        <w:rPr>
          <w:i/>
          <w:iCs/>
        </w:rPr>
        <w:t>Ecohydrology</w:t>
      </w:r>
      <w:r>
        <w:t xml:space="preserve"> 9 (8): 1517–38. </w:t>
      </w:r>
      <w:hyperlink r:id="rId83">
        <w:r>
          <w:rPr>
            <w:rStyle w:val="Hyperlink"/>
          </w:rPr>
          <w:t>https://doi.org/10.1002/eco.1745</w:t>
        </w:r>
      </w:hyperlink>
      <w:r>
        <w:t>.</w:t>
      </w:r>
    </w:p>
    <w:p w14:paraId="5C76A653" w14:textId="77777777" w:rsidR="00C26AC4" w:rsidRDefault="0080747B">
      <w:pPr>
        <w:pStyle w:val="Bibliography"/>
      </w:pPr>
      <w:bookmarkStart w:id="2571" w:name="ref-Sommarstrom2020"/>
      <w:bookmarkEnd w:id="2570"/>
      <w:proofErr w:type="spellStart"/>
      <w:r>
        <w:t>Sommarstrom</w:t>
      </w:r>
      <w:proofErr w:type="spellEnd"/>
      <w:r>
        <w:t>, Sari. 2020. “Email communication regarding connectivity of Scott River tailings reach, Nov. 18, 2020.”</w:t>
      </w:r>
    </w:p>
    <w:p w14:paraId="4ED79C1D" w14:textId="77777777" w:rsidR="00C26AC4" w:rsidRDefault="0080747B">
      <w:pPr>
        <w:pStyle w:val="Bibliography"/>
      </w:pPr>
      <w:bookmarkStart w:id="2572" w:name="ref-SRWC2005"/>
      <w:bookmarkEnd w:id="2571"/>
      <w:r>
        <w:t>SRWC. 2005. “Limiting Factors Analysis for Coho Salmon and other Anadromous Fish.”</w:t>
      </w:r>
    </w:p>
    <w:p w14:paraId="408CD5D5" w14:textId="77777777" w:rsidR="00C26AC4" w:rsidRDefault="0080747B">
      <w:pPr>
        <w:pStyle w:val="Bibliography"/>
      </w:pPr>
      <w:bookmarkStart w:id="2573" w:name="ref-SRWC2018"/>
      <w:bookmarkEnd w:id="2572"/>
      <w:r>
        <w:t xml:space="preserve">———. 2018. “Restoring Priority Coho Habitat in the Scott River Watershed Modeling and Planning Report.” Etna, CA. </w:t>
      </w:r>
      <w:hyperlink r:id="rId84">
        <w:r>
          <w:rPr>
            <w:rStyle w:val="Hyperlink"/>
          </w:rPr>
          <w:t>https://www.scottriverwatershedcouncil.com/scott-river-westside-planning-proje</w:t>
        </w:r>
      </w:hyperlink>
      <w:r>
        <w:t>.</w:t>
      </w:r>
    </w:p>
    <w:p w14:paraId="75F42949" w14:textId="77777777" w:rsidR="00C26AC4" w:rsidRDefault="0080747B">
      <w:pPr>
        <w:pStyle w:val="Bibliography"/>
      </w:pPr>
      <w:bookmarkStart w:id="2574" w:name="ref-CRMP2000"/>
      <w:bookmarkEnd w:id="2573"/>
      <w:r>
        <w:t>SRWC-CRMP. 2000. “Final Report.”</w:t>
      </w:r>
    </w:p>
    <w:p w14:paraId="32E0DEB7" w14:textId="77777777" w:rsidR="00C26AC4" w:rsidRDefault="0080747B">
      <w:pPr>
        <w:pStyle w:val="Bibliography"/>
      </w:pPr>
      <w:bookmarkStart w:id="2575" w:name="ref-SRWC_RCD2003"/>
      <w:bookmarkEnd w:id="2574"/>
      <w:r>
        <w:t>SRWC, and Siskiyou RCD. 2003. “Scott River Fall Flows Action Plan Accomplishments, 1995 to 2003.” January. Etna, CA.</w:t>
      </w:r>
    </w:p>
    <w:p w14:paraId="77CCDC6E" w14:textId="77777777" w:rsidR="00C26AC4" w:rsidRDefault="0080747B">
      <w:pPr>
        <w:pStyle w:val="Bibliography"/>
      </w:pPr>
      <w:bookmarkStart w:id="2576" w:name="ref-SuperiorCourtofSiskiyouCounty1980"/>
      <w:bookmarkEnd w:id="2575"/>
      <w:r>
        <w:t xml:space="preserve">Superior Court of Siskiyou County. 1980. “Scott River Adjudication, Decree No. 30662. Scott River stream system, Siskiyou County. California State Water Resources Control Board.” Sacramento, CA. </w:t>
      </w:r>
      <w:hyperlink r:id="rId85">
        <w:r>
          <w:rPr>
            <w:rStyle w:val="Hyperlink"/>
          </w:rPr>
          <w:t>https://www.waterboards.ca.gov/waterrights/board{\_}decisions/adopted{\_}orders/judgments/docs/scottriver{\_}jd.pdf</w:t>
        </w:r>
      </w:hyperlink>
      <w:r>
        <w:t>.</w:t>
      </w:r>
    </w:p>
    <w:p w14:paraId="093172E2" w14:textId="77777777" w:rsidR="00C26AC4" w:rsidRDefault="0080747B">
      <w:pPr>
        <w:pStyle w:val="Bibliography"/>
      </w:pPr>
      <w:bookmarkStart w:id="2577" w:name="ref-Tarlock1993"/>
      <w:bookmarkEnd w:id="2576"/>
      <w:r>
        <w:t xml:space="preserve">Tarlock, A. Dan. 1993. “Local Government Protection of Biodiversity: What Is Its Niche?” </w:t>
      </w:r>
      <w:r>
        <w:rPr>
          <w:i/>
          <w:iCs/>
        </w:rPr>
        <w:t>University of Chicago Law Review</w:t>
      </w:r>
      <w:r>
        <w:t xml:space="preserve"> 60 (2): 555–613.</w:t>
      </w:r>
    </w:p>
    <w:p w14:paraId="4910F296" w14:textId="77777777" w:rsidR="00C26AC4" w:rsidRDefault="0080747B">
      <w:pPr>
        <w:pStyle w:val="Bibliography"/>
      </w:pPr>
      <w:bookmarkStart w:id="2578" w:name="ref-Tolley2019"/>
      <w:bookmarkEnd w:id="2577"/>
      <w:r>
        <w:t xml:space="preserve">Tolley, Douglas G., Laura Foglia, and Thomas Harter. 2019. “Sensitivity Analysis and Calibration of an Integrated Hydrologic Model in an Irrigated Agricultural Basin with a Groundwater-Dependent Ecosystem.” </w:t>
      </w:r>
      <w:r>
        <w:rPr>
          <w:i/>
          <w:iCs/>
        </w:rPr>
        <w:t>Water Resources Research</w:t>
      </w:r>
      <w:r>
        <w:t xml:space="preserve"> 55 (8). </w:t>
      </w:r>
      <w:hyperlink r:id="rId86">
        <w:r>
          <w:rPr>
            <w:rStyle w:val="Hyperlink"/>
          </w:rPr>
          <w:t>https://doi.org/10.1029/2018WR024209</w:t>
        </w:r>
      </w:hyperlink>
      <w:r>
        <w:t>.</w:t>
      </w:r>
    </w:p>
    <w:p w14:paraId="2A373DF5" w14:textId="77777777" w:rsidR="00C26AC4" w:rsidRDefault="0080747B">
      <w:pPr>
        <w:pStyle w:val="Bibliography"/>
      </w:pPr>
      <w:bookmarkStart w:id="2579" w:name="ref-USCensus2021"/>
      <w:bookmarkEnd w:id="2578"/>
      <w:r>
        <w:t xml:space="preserve">U.S. Census Bureau. 2021. “2020 Decennial Census.” </w:t>
      </w:r>
      <w:hyperlink r:id="rId87">
        <w:r>
          <w:rPr>
            <w:rStyle w:val="Hyperlink"/>
          </w:rPr>
          <w:t>https://data.census.gov/cedsci</w:t>
        </w:r>
      </w:hyperlink>
      <w:r>
        <w:t>.</w:t>
      </w:r>
    </w:p>
    <w:p w14:paraId="2450B533" w14:textId="77777777" w:rsidR="00C26AC4" w:rsidRDefault="0080747B">
      <w:pPr>
        <w:pStyle w:val="Bibliography"/>
      </w:pPr>
      <w:bookmarkStart w:id="2580" w:name="ref-VanKirk2008a"/>
      <w:bookmarkEnd w:id="2579"/>
      <w:r>
        <w:t xml:space="preserve">Van Kirk, Robert W., and Seth W. Naman. 2008. “Relative effects of climate and water use on base-flow trends in the lower Klamath Basin.” </w:t>
      </w:r>
      <w:r>
        <w:rPr>
          <w:i/>
          <w:iCs/>
        </w:rPr>
        <w:t>Journal of the American Water Resources Association</w:t>
      </w:r>
      <w:r>
        <w:t xml:space="preserve"> 44 (4): 1035–52. </w:t>
      </w:r>
      <w:hyperlink r:id="rId88">
        <w:r>
          <w:rPr>
            <w:rStyle w:val="Hyperlink"/>
          </w:rPr>
          <w:t>https://doi.org/10.1111/j.1752-1688.2008.00212.x</w:t>
        </w:r>
      </w:hyperlink>
      <w:r>
        <w:t>.</w:t>
      </w:r>
    </w:p>
    <w:p w14:paraId="47442D29" w14:textId="77777777" w:rsidR="00C26AC4" w:rsidRPr="00FA7789" w:rsidRDefault="0080747B">
      <w:pPr>
        <w:pStyle w:val="Bibliography"/>
        <w:rPr>
          <w:lang w:val="de-DE"/>
          <w:rPrChange w:id="2581" w:author="Thomas Harter" w:date="2024-03-08T05:53:00Z">
            <w:rPr/>
          </w:rPrChange>
        </w:rPr>
      </w:pPr>
      <w:bookmarkStart w:id="2582" w:name="ref-Wainwright2013"/>
      <w:bookmarkEnd w:id="2580"/>
      <w:r>
        <w:t xml:space="preserve">Wainwright, Thomas C, Thomas H Williams, Kurt L Fresh, and Brian K Wells. 2013. “CCIEA Phase II Report: Ecosystem Components, Fisheries and Protected Species - Salmon: </w:t>
      </w:r>
      <w:r>
        <w:lastRenderedPageBreak/>
        <w:t xml:space="preserve">CHINOOK AND COHO SALMON.” </w:t>
      </w:r>
      <w:r w:rsidRPr="00FA7789">
        <w:rPr>
          <w:lang w:val="de-DE"/>
          <w:rPrChange w:id="2583" w:author="Thomas Harter" w:date="2024-03-08T05:53:00Z">
            <w:rPr/>
          </w:rPrChange>
        </w:rPr>
        <w:t xml:space="preserve">NOAA NMFS. </w:t>
      </w:r>
      <w:r>
        <w:fldChar w:fldCharType="begin"/>
      </w:r>
      <w:r w:rsidRPr="00FA7789">
        <w:rPr>
          <w:lang w:val="de-DE"/>
          <w:rPrChange w:id="2584" w:author="Thomas Harter" w:date="2024-03-08T05:53:00Z">
            <w:rPr/>
          </w:rPrChange>
        </w:rPr>
        <w:instrText>HYPERLINK "https://swfsc-publications.fisheries.noaa.gov/publications/CR/2013/2013Wainwright.pdf" \h</w:instrText>
      </w:r>
      <w:r>
        <w:fldChar w:fldCharType="separate"/>
      </w:r>
      <w:r w:rsidRPr="00FA7789">
        <w:rPr>
          <w:rStyle w:val="Hyperlink"/>
          <w:lang w:val="de-DE"/>
          <w:rPrChange w:id="2585" w:author="Thomas Harter" w:date="2024-03-08T05:53:00Z">
            <w:rPr>
              <w:rStyle w:val="Hyperlink"/>
            </w:rPr>
          </w:rPrChange>
        </w:rPr>
        <w:t>https://swfsc-publications.fisheries.noaa.gov/publications/CR/2013/2013Wainwright.pdf</w:t>
      </w:r>
      <w:r>
        <w:rPr>
          <w:rStyle w:val="Hyperlink"/>
        </w:rPr>
        <w:fldChar w:fldCharType="end"/>
      </w:r>
      <w:r w:rsidRPr="00FA7789">
        <w:rPr>
          <w:lang w:val="de-DE"/>
          <w:rPrChange w:id="2586" w:author="Thomas Harter" w:date="2024-03-08T05:53:00Z">
            <w:rPr/>
          </w:rPrChange>
        </w:rPr>
        <w:t>.</w:t>
      </w:r>
    </w:p>
    <w:p w14:paraId="1D854A40" w14:textId="77777777" w:rsidR="00C26AC4" w:rsidRDefault="0080747B">
      <w:pPr>
        <w:pStyle w:val="Bibliography"/>
      </w:pPr>
      <w:bookmarkStart w:id="2587" w:name="ref-Welch2021"/>
      <w:bookmarkEnd w:id="2582"/>
      <w:r>
        <w:t xml:space="preserve">Welch, David Warren, </w:t>
      </w:r>
      <w:proofErr w:type="spellStart"/>
      <w:r>
        <w:t>Aswea</w:t>
      </w:r>
      <w:proofErr w:type="spellEnd"/>
      <w:r>
        <w:t xml:space="preserve"> Dawn Porter, and Erin Leanne </w:t>
      </w:r>
      <w:proofErr w:type="spellStart"/>
      <w:r>
        <w:t>Rechisky</w:t>
      </w:r>
      <w:proofErr w:type="spellEnd"/>
      <w:r>
        <w:t xml:space="preserve">. 2021. “A synthesis of the coast-wide decline in survival of West Coast Chinook Salmon (Oncorhynchus tshawytscha, Salmonidae).” </w:t>
      </w:r>
      <w:r>
        <w:rPr>
          <w:i/>
          <w:iCs/>
        </w:rPr>
        <w:t>Fish and Fisheries</w:t>
      </w:r>
      <w:r>
        <w:t xml:space="preserve"> 22: 194–211. </w:t>
      </w:r>
      <w:hyperlink r:id="rId89">
        <w:r>
          <w:rPr>
            <w:rStyle w:val="Hyperlink"/>
          </w:rPr>
          <w:t>https://doi.org/10.1111/faf.12514</w:t>
        </w:r>
      </w:hyperlink>
      <w:r>
        <w:t>.</w:t>
      </w:r>
    </w:p>
    <w:p w14:paraId="1D7E3040" w14:textId="77777777" w:rsidR="00C26AC4" w:rsidRDefault="0080747B">
      <w:pPr>
        <w:pStyle w:val="Bibliography"/>
      </w:pPr>
      <w:bookmarkStart w:id="2588" w:name="ref-Wheeler2018"/>
      <w:bookmarkEnd w:id="2587"/>
      <w:r>
        <w:t xml:space="preserve">Wheeler, Kit, Seth J. Wenger, and Mary C. Freeman. 2018. “States and rates: Complementary approaches to developing flow-ecology relationships.” </w:t>
      </w:r>
      <w:r>
        <w:rPr>
          <w:i/>
          <w:iCs/>
        </w:rPr>
        <w:t>Freshwater Biology</w:t>
      </w:r>
      <w:r>
        <w:t xml:space="preserve"> 63 (8): 906–16. </w:t>
      </w:r>
      <w:hyperlink r:id="rId90">
        <w:r>
          <w:rPr>
            <w:rStyle w:val="Hyperlink"/>
          </w:rPr>
          <w:t>https://doi.org/10.1111/fwb.13001</w:t>
        </w:r>
      </w:hyperlink>
      <w:r>
        <w:t>.</w:t>
      </w:r>
    </w:p>
    <w:p w14:paraId="0D0DC72B" w14:textId="77777777" w:rsidR="00C26AC4" w:rsidRDefault="0080747B">
      <w:pPr>
        <w:pStyle w:val="Bibliography"/>
      </w:pPr>
      <w:bookmarkStart w:id="2589" w:name="ref-White2018"/>
      <w:bookmarkEnd w:id="2588"/>
      <w:r>
        <w:t xml:space="preserve">White, James C., Andy House, Neil Punchard, David M. Hannah, Nicholas A. Wilding, and Paul J. Wood. 2018. “Macroinvertebrate community responses to hydrological controls and groundwater abstraction effects across intermittent and perennial headwater streams.” </w:t>
      </w:r>
      <w:r>
        <w:rPr>
          <w:i/>
          <w:iCs/>
        </w:rPr>
        <w:t>Science of the Total Environment</w:t>
      </w:r>
      <w:r>
        <w:t xml:space="preserve"> 610-611: 1514–26. </w:t>
      </w:r>
      <w:hyperlink r:id="rId91">
        <w:r>
          <w:rPr>
            <w:rStyle w:val="Hyperlink"/>
          </w:rPr>
          <w:t>https://doi.org/10.1016/j.scitotenv.2017.06.081</w:t>
        </w:r>
      </w:hyperlink>
      <w:r>
        <w:t>.</w:t>
      </w:r>
    </w:p>
    <w:p w14:paraId="649E6DC6" w14:textId="77777777" w:rsidR="00C26AC4" w:rsidRDefault="0080747B">
      <w:pPr>
        <w:pStyle w:val="Bibliography"/>
      </w:pPr>
      <w:bookmarkStart w:id="2590" w:name="ref-Williams2006"/>
      <w:bookmarkEnd w:id="2589"/>
      <w:r>
        <w:t xml:space="preserve">Williams, Thomas H, Eric P </w:t>
      </w:r>
      <w:proofErr w:type="spellStart"/>
      <w:r>
        <w:t>Bjorkstedt</w:t>
      </w:r>
      <w:proofErr w:type="spellEnd"/>
      <w:r>
        <w:t xml:space="preserve">, Walt G Duffy, Mike </w:t>
      </w:r>
      <w:proofErr w:type="spellStart"/>
      <w:r>
        <w:t>Mccain</w:t>
      </w:r>
      <w:proofErr w:type="spellEnd"/>
      <w:r>
        <w:t xml:space="preserve">, Mike Rode, and R Glenn Szerlong. 2006. “Historical population structure of Coho Salmon in Southern Oregon/Northern California coasts evolutionary significant unit.” National Oceanic; </w:t>
      </w:r>
      <w:proofErr w:type="spellStart"/>
      <w:r>
        <w:t>Atmosphecric</w:t>
      </w:r>
      <w:proofErr w:type="spellEnd"/>
      <w:r>
        <w:t xml:space="preserve"> Administration (NOAA) National Marine Fisheries Service (NMFS). </w:t>
      </w:r>
      <w:hyperlink r:id="rId92">
        <w:r>
          <w:rPr>
            <w:rStyle w:val="Hyperlink"/>
          </w:rPr>
          <w:t>https://repository.library.noaa.gov/view/noaa/3483</w:t>
        </w:r>
      </w:hyperlink>
      <w:r>
        <w:t>.</w:t>
      </w:r>
    </w:p>
    <w:p w14:paraId="2CE624C4" w14:textId="77777777" w:rsidR="00C26AC4" w:rsidRDefault="0080747B">
      <w:pPr>
        <w:pStyle w:val="Bibliography"/>
      </w:pPr>
      <w:bookmarkStart w:id="2591" w:name="ref-Williams2008"/>
      <w:bookmarkEnd w:id="2590"/>
      <w:r>
        <w:t xml:space="preserve">Williams, Thomas H, Brian C Spence, Tom E Lisle, Thomas E Nickelson, and Tom Pearson. 2008. “Framework for assessing viability of threatened coho salmon in the Southern Oregon/Northern California Coast Evolutionarily Significant Unit.” National Oceanic; </w:t>
      </w:r>
      <w:proofErr w:type="spellStart"/>
      <w:r>
        <w:t>Atmosphecric</w:t>
      </w:r>
      <w:proofErr w:type="spellEnd"/>
      <w:r>
        <w:t xml:space="preserve"> Administration (NOAA) National Marine Fisheries Service (NMFS). </w:t>
      </w:r>
      <w:hyperlink r:id="rId93">
        <w:r>
          <w:rPr>
            <w:rStyle w:val="Hyperlink"/>
          </w:rPr>
          <w:t>https://repository.library.noaa.gov/view/noaa/3609</w:t>
        </w:r>
      </w:hyperlink>
      <w:r>
        <w:t>.</w:t>
      </w:r>
    </w:p>
    <w:p w14:paraId="141D32E5" w14:textId="77777777" w:rsidR="00C26AC4" w:rsidRDefault="0080747B">
      <w:pPr>
        <w:pStyle w:val="Bibliography"/>
      </w:pPr>
      <w:bookmarkStart w:id="2592" w:name="ref-Yarnell2020"/>
      <w:bookmarkEnd w:id="2591"/>
      <w:r>
        <w:t xml:space="preserve">Yarnell, Sarah M., Eric D. Stein, J. Angus Webb, Theodore Grantham, Rob A. Lusardi, Julie Zimmerman, Ryan A. Peek, Belize A. Lane, Jeanette Howard, and Samuel Sandoval-Solis. 2020. “A functional flows approach to selecting ecologically relevant flow metrics for environmental flow applications.” </w:t>
      </w:r>
      <w:r>
        <w:rPr>
          <w:i/>
          <w:iCs/>
        </w:rPr>
        <w:t>River Research and Applications</w:t>
      </w:r>
      <w:r>
        <w:t xml:space="preserve"> 36 (2): 318–24. </w:t>
      </w:r>
      <w:hyperlink r:id="rId94">
        <w:r>
          <w:rPr>
            <w:rStyle w:val="Hyperlink"/>
          </w:rPr>
          <w:t>https://doi.org/10.1002/rra.3575</w:t>
        </w:r>
      </w:hyperlink>
      <w:r>
        <w:t>.</w:t>
      </w:r>
    </w:p>
    <w:p w14:paraId="3F363DCE" w14:textId="77777777" w:rsidR="00C26AC4" w:rsidRDefault="0080747B">
      <w:pPr>
        <w:pStyle w:val="Bibliography"/>
      </w:pPr>
      <w:bookmarkStart w:id="2593" w:name="ref-Yokel2018"/>
      <w:bookmarkEnd w:id="2592"/>
      <w:r>
        <w:t xml:space="preserve">Yokel, E, Shari K Witmore, B Stapleton, C Gilmore, and M </w:t>
      </w:r>
      <w:proofErr w:type="spellStart"/>
      <w:r>
        <w:t>M</w:t>
      </w:r>
      <w:proofErr w:type="spellEnd"/>
      <w:r>
        <w:t xml:space="preserve"> Pollock. 2018. “Scott River Beaver Dam Analogue Coho Salmon Habitat Restoration Program 2017 Monitoring Report.” </w:t>
      </w:r>
      <w:hyperlink r:id="rId95">
        <w:r>
          <w:rPr>
            <w:rStyle w:val="Hyperlink"/>
          </w:rPr>
          <w:t>https://www.scottriverwatershedcouncil.com/scott-river-beaver-dam-analogue-coh</w:t>
        </w:r>
      </w:hyperlink>
      <w:r>
        <w:t>.</w:t>
      </w:r>
      <w:bookmarkEnd w:id="2475"/>
      <w:bookmarkEnd w:id="2495"/>
      <w:bookmarkEnd w:id="2593"/>
    </w:p>
    <w:sectPr w:rsidR="00C26AC4">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7" w:author="Claire Kouba" w:date="2024-02-29T16:56:00Z" w:initials="CK">
    <w:p w14:paraId="6BFE430F" w14:textId="77777777" w:rsidR="00E011D0" w:rsidRDefault="00E011D0">
      <w:pPr>
        <w:pStyle w:val="CommentText"/>
      </w:pPr>
      <w:r>
        <w:rPr>
          <w:rStyle w:val="CommentReference"/>
        </w:rPr>
        <w:annotationRef/>
      </w:r>
      <w:r>
        <w:t>Somehow I think I should acknowledge the limitations, like below, but I don’t know if it’s worth putting here or just keeping in the discussion. Opinion?</w:t>
      </w:r>
    </w:p>
    <w:p w14:paraId="145F9468" w14:textId="77777777" w:rsidR="00E011D0" w:rsidRDefault="00E011D0">
      <w:pPr>
        <w:pStyle w:val="CommentText"/>
      </w:pPr>
    </w:p>
    <w:p w14:paraId="31CD1A4C" w14:textId="77777777" w:rsidR="00E011D0" w:rsidRDefault="00E011D0">
      <w:pPr>
        <w:pStyle w:val="CommentText"/>
      </w:pPr>
      <w:r>
        <w:t>“In spite of a longer-than-typical ecological record length, its two key limitations are a relatively small ecological sample size and that it tests only predictors consisting of flow metrics (rather than external factors like water quality or population dynamics).”</w:t>
      </w:r>
    </w:p>
  </w:comment>
  <w:comment w:id="28" w:author="Thomas Harter" w:date="2024-03-08T06:05:00Z" w:initials="TH">
    <w:p w14:paraId="12CA24BC" w14:textId="77777777" w:rsidR="00E011D0" w:rsidRDefault="00E011D0" w:rsidP="00E436FE">
      <w:pPr>
        <w:pStyle w:val="CommentText"/>
      </w:pPr>
      <w:r>
        <w:rPr>
          <w:rStyle w:val="CommentReference"/>
        </w:rPr>
        <w:annotationRef/>
      </w:r>
      <w:r>
        <w:rPr>
          <w:b/>
          <w:bCs/>
        </w:rPr>
        <w:t>Could you check that my edits in this paragraph make sense?</w:t>
      </w:r>
    </w:p>
  </w:comment>
  <w:comment w:id="29" w:author="Claire Kouba" w:date="2024-03-21T10:29:00Z" w:initials="CK">
    <w:p w14:paraId="689823CA" w14:textId="257BCF46" w:rsidR="00584742" w:rsidRDefault="00584742">
      <w:pPr>
        <w:pStyle w:val="CommentText"/>
      </w:pPr>
      <w:r>
        <w:rPr>
          <w:rStyle w:val="CommentReference"/>
        </w:rPr>
        <w:annotationRef/>
      </w:r>
      <w:r>
        <w:t>Checked and some additional edits made for clarity</w:t>
      </w:r>
    </w:p>
  </w:comment>
  <w:comment w:id="76" w:author="Thomas Harter" w:date="2024-03-21T06:23:00Z" w:initials="TH">
    <w:p w14:paraId="0E7000CE" w14:textId="77777777" w:rsidR="00E011D0" w:rsidRDefault="00E011D0" w:rsidP="004C6B1F">
      <w:pPr>
        <w:pStyle w:val="CommentText"/>
      </w:pPr>
      <w:r>
        <w:rPr>
          <w:rStyle w:val="CommentReference"/>
        </w:rPr>
        <w:annotationRef/>
      </w:r>
      <w:r>
        <w:t>I defined water year when it first occurred in the text. Hence the rewrite.</w:t>
      </w:r>
    </w:p>
  </w:comment>
  <w:comment w:id="189" w:author="Claire Kouba" w:date="2024-03-19T16:26:00Z" w:initials="CK">
    <w:p w14:paraId="3A84816B" w14:textId="4FB7B1B7" w:rsidR="00E011D0" w:rsidRDefault="00E011D0">
      <w:pPr>
        <w:pStyle w:val="CommentText"/>
      </w:pPr>
      <w:r>
        <w:rPr>
          <w:rStyle w:val="CommentReference"/>
        </w:rPr>
        <w:annotationRef/>
      </w:r>
      <w:r>
        <w:t>Extra text (probably going to delete but saving for now)</w:t>
      </w:r>
    </w:p>
    <w:p w14:paraId="406D5254" w14:textId="77777777" w:rsidR="00E011D0" w:rsidRDefault="00E011D0">
      <w:pPr>
        <w:pStyle w:val="CommentText"/>
      </w:pPr>
    </w:p>
    <w:p w14:paraId="3CFC28AC" w14:textId="77777777" w:rsidR="00E011D0" w:rsidRDefault="00E011D0" w:rsidP="00BC2D2E">
      <w:pPr>
        <w:pStyle w:val="FirstParagraph"/>
      </w:pPr>
      <w:r>
        <w:t xml:space="preserve">Fall reconnection dates in a cohort’s Brood Year appear strongly correlated with coho spf (Figure 8), and previous work in the region has documented that fall flows are critical for salmon spawning (SRWC and RCD 2003). However, different flow thresholds at the Fort Jones flow gauge correspond to different degrees of river connectivity and thus habitat access (SRWC 2018), and some flow thresholds may be less relevant to coho life stages than others. </w:t>
      </w:r>
    </w:p>
    <w:p w14:paraId="626344FB" w14:textId="0865B214" w:rsidR="00E011D0" w:rsidRDefault="00E011D0">
      <w:pPr>
        <w:pStyle w:val="CommentText"/>
      </w:pPr>
    </w:p>
  </w:comment>
  <w:comment w:id="198" w:author="Claire Kouba" w:date="2024-03-18T13:55:00Z" w:initials="CK">
    <w:p w14:paraId="02C647E5" w14:textId="7CC61837" w:rsidR="00E011D0" w:rsidRDefault="00E011D0" w:rsidP="00CB5A51">
      <w:pPr>
        <w:pStyle w:val="CommentText"/>
      </w:pPr>
      <w:r>
        <w:rPr>
          <w:rStyle w:val="CommentReference"/>
        </w:rPr>
        <w:annotationRef/>
      </w:r>
      <w:r>
        <w:t>Do you think its necessary to add example abbreviations to each category of metric?</w:t>
      </w:r>
    </w:p>
  </w:comment>
  <w:comment w:id="546" w:author="Claire Kouba" w:date="2024-03-18T13:24:00Z" w:initials="CK">
    <w:p w14:paraId="10685826" w14:textId="56181AB8" w:rsidR="00E011D0" w:rsidRDefault="00E011D0">
      <w:pPr>
        <w:pStyle w:val="CommentText"/>
      </w:pPr>
      <w:r>
        <w:rPr>
          <w:rStyle w:val="CommentReference"/>
        </w:rPr>
        <w:annotationRef/>
      </w:r>
      <w:r>
        <w:t>Better word choice? Duplicated?</w:t>
      </w:r>
    </w:p>
  </w:comment>
  <w:comment w:id="751" w:author="Claire Kouba" w:date="2024-03-12T14:54:00Z" w:initials="CK">
    <w:p w14:paraId="7A72D675" w14:textId="079A6178" w:rsidR="00E011D0" w:rsidRDefault="00E011D0">
      <w:pPr>
        <w:pStyle w:val="CommentText"/>
      </w:pPr>
      <w:r>
        <w:rPr>
          <w:rStyle w:val="CommentReference"/>
        </w:rPr>
        <w:annotationRef/>
      </w:r>
      <w:r>
        <w:t>Add fall pulse metrics?</w:t>
      </w:r>
    </w:p>
    <w:p w14:paraId="18C301FC" w14:textId="3C574159" w:rsidR="00E011D0" w:rsidRDefault="00E011D0">
      <w:pPr>
        <w:pStyle w:val="CommentText"/>
      </w:pPr>
    </w:p>
  </w:comment>
  <w:comment w:id="752" w:author="Thomas Harter" w:date="2024-03-18T01:32:00Z" w:initials="TH">
    <w:p w14:paraId="0AA9153B" w14:textId="77777777" w:rsidR="00E011D0" w:rsidRDefault="00E011D0" w:rsidP="00020B56">
      <w:pPr>
        <w:pStyle w:val="CommentText"/>
      </w:pPr>
      <w:r>
        <w:rPr>
          <w:rStyle w:val="CommentReference"/>
        </w:rPr>
        <w:annotationRef/>
      </w:r>
      <w:r>
        <w:t>Your call. Why not?  It would come out of the methodology:  among the predictors that are between -0.5 and 0.5 and represent these other conditions, how did you then select? See my note in the last paragraph.</w:t>
      </w:r>
    </w:p>
  </w:comment>
  <w:comment w:id="753" w:author="Claire Kouba" w:date="2024-03-18T10:23:00Z" w:initials="CK">
    <w:p w14:paraId="4CBDFF4D" w14:textId="35189C1B" w:rsidR="00E011D0" w:rsidRDefault="00E011D0">
      <w:pPr>
        <w:pStyle w:val="CommentText"/>
      </w:pPr>
      <w:r>
        <w:rPr>
          <w:rStyle w:val="CommentReference"/>
        </w:rPr>
        <w:annotationRef/>
      </w:r>
      <w:r>
        <w:t>Not going to add them – I forgot that I excluded them because they don’t occur every year, so they make the sample size too small.</w:t>
      </w:r>
    </w:p>
  </w:comment>
  <w:comment w:id="763" w:author="Thomas Harter" w:date="2024-03-11T01:48:00Z" w:initials="TH">
    <w:p w14:paraId="7E014FD8" w14:textId="4E43AA28" w:rsidR="00E011D0" w:rsidRDefault="00E011D0" w:rsidP="0042015C">
      <w:pPr>
        <w:pStyle w:val="CommentText"/>
      </w:pPr>
      <w:r>
        <w:rPr>
          <w:rStyle w:val="CommentReference"/>
        </w:rPr>
        <w:annotationRef/>
      </w:r>
      <w:r>
        <w:t>Claire, I have been going back and forth between Section 3 and 4.  There is much in terms of results already in 3, hence my confusion.  I am wondering whether it may be better to write 3.4 through 3.8 generically, in a single section, in terms of the statistical/mathematical tools used. And move much of the information now in 3.4 through 3.8 into the Results (merge it there with what you have).  This would more clearly expose the quantitative methods and leave the results for the results section. I can give it a try, but want to leave you a first pass on this.</w:t>
      </w:r>
    </w:p>
  </w:comment>
  <w:comment w:id="853" w:author="Claire Kouba" w:date="2024-03-19T16:37:00Z" w:initials="CK">
    <w:p w14:paraId="636A2E1C" w14:textId="77777777" w:rsidR="00E011D0" w:rsidRDefault="00E011D0" w:rsidP="001051C9">
      <w:pPr>
        <w:pStyle w:val="CommentText"/>
      </w:pPr>
      <w:r>
        <w:rPr>
          <w:rStyle w:val="CommentReference"/>
        </w:rPr>
        <w:annotationRef/>
      </w:r>
      <w:r>
        <w:t>I used the R function lm(). The citation for R is:</w:t>
      </w:r>
    </w:p>
    <w:p w14:paraId="7B77C681" w14:textId="77777777" w:rsidR="00E011D0" w:rsidRDefault="00E011D0" w:rsidP="001051C9">
      <w:pPr>
        <w:pStyle w:val="CommentText"/>
      </w:pPr>
    </w:p>
    <w:p w14:paraId="3D073701" w14:textId="77777777" w:rsidR="00E011D0" w:rsidRDefault="00E011D0" w:rsidP="001051C9">
      <w:pPr>
        <w:pStyle w:val="CommentText"/>
      </w:pPr>
      <w:r>
        <w:t xml:space="preserve">R Core Team (2021). </w:t>
      </w:r>
      <w:r>
        <w:rPr>
          <w:rStyle w:val="Emphasis"/>
        </w:rPr>
        <w:t>R: A language and environment for statistical computing.</w:t>
      </w:r>
      <w:r>
        <w:t xml:space="preserve"> R Foundation for Statistical Computing, Vienna, Austria. URL </w:t>
      </w:r>
      <w:hyperlink r:id="rId1" w:history="1">
        <w:r>
          <w:rPr>
            <w:rStyle w:val="Hyperlink"/>
          </w:rPr>
          <w:t>https://www.R-project.org/</w:t>
        </w:r>
      </w:hyperlink>
    </w:p>
    <w:p w14:paraId="58D5E9D1" w14:textId="77777777" w:rsidR="00E011D0" w:rsidRDefault="00E011D0" w:rsidP="001051C9">
      <w:pPr>
        <w:pStyle w:val="CommentText"/>
      </w:pPr>
    </w:p>
    <w:p w14:paraId="2177E991" w14:textId="77777777" w:rsidR="00E011D0" w:rsidRDefault="00E011D0" w:rsidP="001051C9">
      <w:pPr>
        <w:pStyle w:val="CommentText"/>
      </w:pPr>
      <w:r>
        <w:t xml:space="preserve">Is it necessary to include the citations within the R lm() documentation? Those are: </w:t>
      </w:r>
    </w:p>
    <w:p w14:paraId="10483612" w14:textId="77777777" w:rsidR="00E011D0" w:rsidRDefault="00E011D0" w:rsidP="001051C9">
      <w:pPr>
        <w:pStyle w:val="NormalWeb"/>
      </w:pPr>
      <w:r>
        <w:t xml:space="preserve">Chambers, J. M. (1992) </w:t>
      </w:r>
      <w:r>
        <w:rPr>
          <w:rStyle w:val="Emphasis"/>
        </w:rPr>
        <w:t>Linear models.</w:t>
      </w:r>
      <w:r>
        <w:t xml:space="preserve"> Chapter 4 of </w:t>
      </w:r>
      <w:r>
        <w:rPr>
          <w:rStyle w:val="Emphasis"/>
        </w:rPr>
        <w:t>Statistical Models in S</w:t>
      </w:r>
      <w:r>
        <w:t xml:space="preserve"> eds J. M. Chambers and T. J. Hastie, Wadsworth &amp; Brooks/Cole.</w:t>
      </w:r>
    </w:p>
    <w:p w14:paraId="3D4F1493" w14:textId="77777777" w:rsidR="00E011D0" w:rsidRDefault="00E011D0" w:rsidP="001051C9">
      <w:pPr>
        <w:pStyle w:val="NormalWeb"/>
      </w:pPr>
      <w:r>
        <w:t xml:space="preserve">Wilkinson, G. N. and Rogers, C. E. (1973). Symbolic descriptions of factorial models for analysis of variance. </w:t>
      </w:r>
      <w:r>
        <w:rPr>
          <w:rStyle w:val="Emphasis"/>
        </w:rPr>
        <w:t>Applied Statistics</w:t>
      </w:r>
      <w:r>
        <w:t xml:space="preserve">, </w:t>
      </w:r>
      <w:r>
        <w:rPr>
          <w:b/>
          <w:bCs/>
        </w:rPr>
        <w:t>22</w:t>
      </w:r>
      <w:r>
        <w:t>, 392--399. 10.2307/2346786.</w:t>
      </w:r>
    </w:p>
    <w:p w14:paraId="1DD5228C" w14:textId="77777777" w:rsidR="00E011D0" w:rsidRDefault="00E011D0" w:rsidP="001051C9">
      <w:pPr>
        <w:pStyle w:val="CommentText"/>
      </w:pPr>
    </w:p>
  </w:comment>
  <w:comment w:id="854" w:author="Thomas Harter" w:date="2024-03-21T03:25:00Z" w:initials="TH">
    <w:p w14:paraId="5E6E5E08" w14:textId="77777777" w:rsidR="00E011D0" w:rsidRDefault="00E011D0" w:rsidP="00DE36A6">
      <w:pPr>
        <w:pStyle w:val="CommentText"/>
      </w:pPr>
      <w:r>
        <w:rPr>
          <w:rStyle w:val="CommentReference"/>
        </w:rPr>
        <w:annotationRef/>
      </w:r>
      <w:r>
        <w:t>I would take the original 1992 citation.</w:t>
      </w:r>
    </w:p>
  </w:comment>
  <w:comment w:id="908" w:author="Claire Kouba" w:date="2024-03-19T20:09:00Z" w:initials="CK">
    <w:p w14:paraId="0924D771" w14:textId="19D7FE0F" w:rsidR="00E011D0" w:rsidRDefault="00E011D0">
      <w:pPr>
        <w:pStyle w:val="CommentText"/>
      </w:pPr>
      <w:r>
        <w:rPr>
          <w:rStyle w:val="CommentReference"/>
        </w:rPr>
        <w:annotationRef/>
      </w:r>
      <w:r>
        <w:t>but nonetheless our professional judgement that ecological outcomes depend on multiple factors,</w:t>
      </w:r>
    </w:p>
  </w:comment>
  <w:comment w:id="1008" w:author="Claire Kouba" w:date="2024-03-19T16:37:00Z" w:initials="CK">
    <w:p w14:paraId="2CC2B386" w14:textId="77777777" w:rsidR="00E011D0" w:rsidRDefault="00E011D0" w:rsidP="00776DBB">
      <w:pPr>
        <w:pStyle w:val="CommentText"/>
      </w:pPr>
      <w:r>
        <w:rPr>
          <w:rStyle w:val="CommentReference"/>
        </w:rPr>
        <w:annotationRef/>
      </w:r>
      <w:r>
        <w:t>I used the R function lm(). The citation for R is:</w:t>
      </w:r>
    </w:p>
    <w:p w14:paraId="446DD8BF" w14:textId="77777777" w:rsidR="00E011D0" w:rsidRDefault="00E011D0" w:rsidP="00776DBB">
      <w:pPr>
        <w:pStyle w:val="CommentText"/>
      </w:pPr>
    </w:p>
    <w:p w14:paraId="4520F2A6" w14:textId="77777777" w:rsidR="00E011D0" w:rsidRDefault="00E011D0" w:rsidP="00776DBB">
      <w:pPr>
        <w:pStyle w:val="CommentText"/>
      </w:pPr>
      <w:r>
        <w:t xml:space="preserve">R Core Team (2021). </w:t>
      </w:r>
      <w:r>
        <w:rPr>
          <w:rStyle w:val="Emphasis"/>
        </w:rPr>
        <w:t>R: A language and environment for statistical computing.</w:t>
      </w:r>
      <w:r>
        <w:t xml:space="preserve"> R Foundation for Statistical Computing, Vienna, Austria. URL </w:t>
      </w:r>
      <w:hyperlink r:id="rId2" w:history="1">
        <w:r>
          <w:rPr>
            <w:rStyle w:val="Hyperlink"/>
          </w:rPr>
          <w:t>https://www.R-project.org/</w:t>
        </w:r>
      </w:hyperlink>
    </w:p>
    <w:p w14:paraId="1C09AD4A" w14:textId="77777777" w:rsidR="00E011D0" w:rsidRDefault="00E011D0" w:rsidP="00776DBB">
      <w:pPr>
        <w:pStyle w:val="CommentText"/>
      </w:pPr>
    </w:p>
    <w:p w14:paraId="3A49A156" w14:textId="77777777" w:rsidR="00E011D0" w:rsidRDefault="00E011D0" w:rsidP="00776DBB">
      <w:pPr>
        <w:pStyle w:val="CommentText"/>
      </w:pPr>
      <w:r>
        <w:t xml:space="preserve">Is it necessary to include the citations within the R lm() documentation? Those are: </w:t>
      </w:r>
    </w:p>
    <w:p w14:paraId="35BF3596" w14:textId="77777777" w:rsidR="00E011D0" w:rsidRDefault="00E011D0" w:rsidP="00776DBB">
      <w:pPr>
        <w:pStyle w:val="NormalWeb"/>
      </w:pPr>
      <w:r>
        <w:t xml:space="preserve">Chambers, J. M. (1992) </w:t>
      </w:r>
      <w:r>
        <w:rPr>
          <w:rStyle w:val="Emphasis"/>
        </w:rPr>
        <w:t>Linear models.</w:t>
      </w:r>
      <w:r>
        <w:t xml:space="preserve"> Chapter 4 of </w:t>
      </w:r>
      <w:r>
        <w:rPr>
          <w:rStyle w:val="Emphasis"/>
        </w:rPr>
        <w:t>Statistical Models in S</w:t>
      </w:r>
      <w:r>
        <w:t xml:space="preserve"> eds J. M. Chambers and T. J. Hastie, Wadsworth &amp; Brooks/Cole.</w:t>
      </w:r>
    </w:p>
    <w:p w14:paraId="03779110" w14:textId="77777777" w:rsidR="00E011D0" w:rsidRDefault="00E011D0" w:rsidP="00776DBB">
      <w:pPr>
        <w:pStyle w:val="NormalWeb"/>
      </w:pPr>
      <w:r>
        <w:t xml:space="preserve">Wilkinson, G. N. and Rogers, C. E. (1973). Symbolic descriptions of factorial models for analysis of variance. </w:t>
      </w:r>
      <w:r>
        <w:rPr>
          <w:rStyle w:val="Emphasis"/>
        </w:rPr>
        <w:t>Applied Statistics</w:t>
      </w:r>
      <w:r>
        <w:t xml:space="preserve">, </w:t>
      </w:r>
      <w:r>
        <w:rPr>
          <w:b/>
          <w:bCs/>
        </w:rPr>
        <w:t>22</w:t>
      </w:r>
      <w:r>
        <w:t>, 392--399. 10.2307/2346786.</w:t>
      </w:r>
    </w:p>
    <w:p w14:paraId="1D04D6ED" w14:textId="77777777" w:rsidR="00E011D0" w:rsidRDefault="00E011D0" w:rsidP="00776DBB">
      <w:pPr>
        <w:pStyle w:val="CommentText"/>
      </w:pPr>
    </w:p>
  </w:comment>
  <w:comment w:id="1009" w:author="Thomas Harter" w:date="2024-03-21T03:25:00Z" w:initials="TH">
    <w:p w14:paraId="5DB5F9D8" w14:textId="77777777" w:rsidR="00E011D0" w:rsidRDefault="00E011D0" w:rsidP="00A42EEB">
      <w:pPr>
        <w:pStyle w:val="CommentText"/>
      </w:pPr>
      <w:r>
        <w:rPr>
          <w:rStyle w:val="CommentReference"/>
        </w:rPr>
        <w:annotationRef/>
      </w:r>
      <w:r>
        <w:t>I would take the original 1992 citation here but leave the R citation in the previous line as you did it.</w:t>
      </w:r>
    </w:p>
  </w:comment>
  <w:comment w:id="1678" w:author="Thomas Harter" w:date="2024-03-11T02:01:00Z" w:initials="TH">
    <w:p w14:paraId="592D9EEF" w14:textId="3DADFF85" w:rsidR="00E011D0" w:rsidRDefault="00E011D0" w:rsidP="00790643">
      <w:pPr>
        <w:pStyle w:val="CommentText"/>
      </w:pPr>
      <w:r>
        <w:rPr>
          <w:rStyle w:val="CommentReference"/>
        </w:rPr>
        <w:annotationRef/>
      </w:r>
      <w:r>
        <w:t>Rather than focusing on the mechanics and referring the reader to make their own interpretations of Supplements and Figures here, I suggest to describe the key findings that you see in Supplemental Figure 1 here and use (Supplemental Figure 1) as a reference at the end of this paragraph. Similarly, describe the key findings of Figure 8 here (including the unexpected results) and only reference Figure 8. This doesn’t have to be particularly long, but it helps narrate a story.</w:t>
      </w:r>
    </w:p>
  </w:comment>
  <w:comment w:id="1750" w:author="Thomas Harter" w:date="2024-03-21T06:39:00Z" w:initials="TH">
    <w:p w14:paraId="41041F10" w14:textId="77777777" w:rsidR="00E011D0" w:rsidRDefault="00E011D0" w:rsidP="000B0877">
      <w:pPr>
        <w:pStyle w:val="CommentText"/>
      </w:pPr>
      <w:r>
        <w:rPr>
          <w:rStyle w:val="CommentReference"/>
        </w:rPr>
        <w:annotationRef/>
      </w:r>
      <w:r>
        <w:t>It may be worth inserting most of a paragraph here that describe some important outcomes from the full linear model results, rather than just referring the reader to supplemental materials.</w:t>
      </w:r>
    </w:p>
  </w:comment>
  <w:comment w:id="1805" w:author="Thomas Harter" w:date="2024-03-21T04:26:00Z" w:initials="TH">
    <w:p w14:paraId="086168BD" w14:textId="3E2224DE" w:rsidR="00E011D0" w:rsidRDefault="00E011D0" w:rsidP="00FC59B2">
      <w:pPr>
        <w:pStyle w:val="CommentText"/>
      </w:pPr>
      <w:r>
        <w:rPr>
          <w:rStyle w:val="CommentReference"/>
        </w:rPr>
        <w:annotationRef/>
      </w:r>
      <w:r>
        <w:t>Did I include the right figures? Should this also relate to Supplementatl Table? I don’t see the complete set of LMs as I don’t think I have the complete supplemental materials.</w:t>
      </w:r>
    </w:p>
  </w:comment>
  <w:comment w:id="1807" w:author="Claire Kouba" w:date="2024-03-19T20:09:00Z" w:initials="CK">
    <w:p w14:paraId="36F99E20" w14:textId="5A19EDA5" w:rsidR="00E011D0" w:rsidRDefault="00E011D0" w:rsidP="00190DF9">
      <w:pPr>
        <w:pStyle w:val="CommentText"/>
      </w:pPr>
      <w:r>
        <w:rPr>
          <w:rStyle w:val="CommentReference"/>
        </w:rPr>
        <w:annotationRef/>
      </w:r>
      <w:r>
        <w:t>but nonetheless our professional judgement that ecological outcomes depend on multiple factors,</w:t>
      </w:r>
    </w:p>
  </w:comment>
  <w:comment w:id="1810" w:author="Thomas Harter" w:date="2024-03-21T04:29:00Z" w:initials="TH">
    <w:p w14:paraId="24DEE368" w14:textId="77777777" w:rsidR="00E011D0" w:rsidRDefault="00E011D0" w:rsidP="00CB3091">
      <w:pPr>
        <w:pStyle w:val="CommentText"/>
      </w:pPr>
      <w:r>
        <w:rPr>
          <w:rStyle w:val="CommentReference"/>
        </w:rPr>
        <w:annotationRef/>
      </w:r>
      <w:r>
        <w:t>Please check.  Suppl Table 1 from August 2022 (my available copy ) lists BY 2004-2019. Also change the BY date range in the methods section if needed.</w:t>
      </w:r>
    </w:p>
  </w:comment>
  <w:comment w:id="1811" w:author="Thomas Harter" w:date="2024-03-21T04:29:00Z" w:initials="TH">
    <w:p w14:paraId="15C6E20D" w14:textId="77777777" w:rsidR="00E011D0" w:rsidRDefault="00E011D0" w:rsidP="00CB3091">
      <w:pPr>
        <w:pStyle w:val="CommentText"/>
      </w:pPr>
      <w:r>
        <w:rPr>
          <w:rStyle w:val="CommentReference"/>
        </w:rPr>
        <w:annotationRef/>
      </w:r>
      <w:r>
        <w:t>This is a discussion comment. Move there, and/or delete here.</w:t>
      </w:r>
    </w:p>
  </w:comment>
  <w:comment w:id="1830" w:author="Thomas Harter" w:date="2024-03-21T04:29:00Z" w:initials="TH">
    <w:p w14:paraId="1A07A2AB" w14:textId="77777777" w:rsidR="00E011D0" w:rsidRDefault="00E011D0" w:rsidP="004C0234">
      <w:pPr>
        <w:pStyle w:val="CommentText"/>
      </w:pPr>
      <w:r>
        <w:rPr>
          <w:rStyle w:val="CommentReference"/>
        </w:rPr>
        <w:annotationRef/>
      </w:r>
      <w:r>
        <w:t>Please check.  Suppl Table 1 from August 2022 (my available copy ) lists BY 2004-2019. Also change the BY date range in the methods section if needed.</w:t>
      </w:r>
    </w:p>
  </w:comment>
  <w:comment w:id="1832" w:author="Thomas Harter" w:date="2024-03-21T04:29:00Z" w:initials="TH">
    <w:p w14:paraId="6D6289FE" w14:textId="77777777" w:rsidR="00E011D0" w:rsidRDefault="00E011D0" w:rsidP="000945FD">
      <w:pPr>
        <w:pStyle w:val="CommentText"/>
      </w:pPr>
      <w:r>
        <w:rPr>
          <w:rStyle w:val="CommentReference"/>
        </w:rPr>
        <w:annotationRef/>
      </w:r>
      <w:r>
        <w:t>This is a discussion comment. Move there, and/or delete here.</w:t>
      </w:r>
    </w:p>
  </w:comment>
  <w:comment w:id="2000" w:author="Thomas Harter" w:date="2024-03-21T07:16:00Z" w:initials="TH">
    <w:p w14:paraId="07C6DAFB" w14:textId="77777777" w:rsidR="00E011D0" w:rsidRDefault="00E011D0" w:rsidP="003563A0">
      <w:pPr>
        <w:pStyle w:val="CommentText"/>
      </w:pPr>
      <w:r>
        <w:rPr>
          <w:rStyle w:val="CommentReference"/>
        </w:rPr>
        <w:annotationRef/>
      </w:r>
      <w:r>
        <w:t>Units are typically enclosed in square brackets not round brackets, or not enclosed at all.</w:t>
      </w:r>
    </w:p>
    <w:p w14:paraId="72CB8CD9" w14:textId="77777777" w:rsidR="00E011D0" w:rsidRDefault="00E011D0" w:rsidP="003563A0">
      <w:pPr>
        <w:pStyle w:val="CommentText"/>
      </w:pPr>
    </w:p>
    <w:p w14:paraId="6B166F3D" w14:textId="77777777" w:rsidR="00E011D0" w:rsidRDefault="00E011D0" w:rsidP="003563A0">
      <w:pPr>
        <w:pStyle w:val="CommentText"/>
      </w:pPr>
      <w:r>
        <w:t>Make sure I got everything else right</w:t>
      </w:r>
    </w:p>
  </w:comment>
  <w:comment w:id="2419" w:author="Thomas Harter" w:date="2024-03-10T01:20:00Z" w:initials="TH">
    <w:p w14:paraId="16D93DD1" w14:textId="159429D9" w:rsidR="00E011D0" w:rsidRDefault="00E011D0" w:rsidP="00AA5A6A">
      <w:pPr>
        <w:pStyle w:val="CommentText"/>
      </w:pPr>
      <w:r>
        <w:rPr>
          <w:rStyle w:val="CommentReference"/>
        </w:rPr>
        <w:annotationRef/>
      </w:r>
      <w:r>
        <w:t>Nuh-uh. You know I don’t like it when a manuscript something is shown in Table X or seen in Figure Y.  Instead: “something is such and such (Figure Y).” ☺️</w:t>
      </w:r>
    </w:p>
  </w:comment>
  <w:comment w:id="2420" w:author="Claire Kouba" w:date="2024-03-18T12:13:00Z" w:initials="CK">
    <w:p w14:paraId="4B40593B" w14:textId="4E986E10" w:rsidR="00E011D0" w:rsidRDefault="00E011D0">
      <w:pPr>
        <w:pStyle w:val="CommentText"/>
      </w:pPr>
      <w:r>
        <w:rPr>
          <w:rStyle w:val="CommentReference"/>
        </w:rPr>
        <w:annotationRef/>
      </w:r>
      <w:r>
        <w:t>Agreed, revised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CD1A4C" w15:done="0"/>
  <w15:commentEx w15:paraId="12CA24BC" w15:paraIdParent="31CD1A4C" w15:done="0"/>
  <w15:commentEx w15:paraId="689823CA" w15:paraIdParent="31CD1A4C" w15:done="0"/>
  <w15:commentEx w15:paraId="0E7000CE" w15:done="0"/>
  <w15:commentEx w15:paraId="626344FB" w15:done="0"/>
  <w15:commentEx w15:paraId="02C647E5" w15:done="0"/>
  <w15:commentEx w15:paraId="10685826" w15:done="0"/>
  <w15:commentEx w15:paraId="18C301FC" w15:done="0"/>
  <w15:commentEx w15:paraId="0AA9153B" w15:paraIdParent="18C301FC" w15:done="0"/>
  <w15:commentEx w15:paraId="4CBDFF4D" w15:paraIdParent="18C301FC" w15:done="0"/>
  <w15:commentEx w15:paraId="7E014FD8" w15:done="0"/>
  <w15:commentEx w15:paraId="1DD5228C" w15:done="0"/>
  <w15:commentEx w15:paraId="5E6E5E08" w15:paraIdParent="1DD5228C" w15:done="0"/>
  <w15:commentEx w15:paraId="0924D771" w15:done="0"/>
  <w15:commentEx w15:paraId="1D04D6ED" w15:done="0"/>
  <w15:commentEx w15:paraId="5DB5F9D8" w15:paraIdParent="1D04D6ED" w15:done="0"/>
  <w15:commentEx w15:paraId="592D9EEF" w15:done="0"/>
  <w15:commentEx w15:paraId="41041F10" w15:done="0"/>
  <w15:commentEx w15:paraId="086168BD" w15:done="0"/>
  <w15:commentEx w15:paraId="36F99E20" w15:done="0"/>
  <w15:commentEx w15:paraId="24DEE368" w15:done="0"/>
  <w15:commentEx w15:paraId="15C6E20D" w15:done="0"/>
  <w15:commentEx w15:paraId="1A07A2AB" w15:done="0"/>
  <w15:commentEx w15:paraId="6D6289FE" w15:done="0"/>
  <w15:commentEx w15:paraId="6B166F3D" w15:done="0"/>
  <w15:commentEx w15:paraId="16D93DD1" w15:done="0"/>
  <w15:commentEx w15:paraId="4B40593B" w15:paraIdParent="16D93DD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CD1A4C" w16cid:durableId="298B35C7"/>
  <w16cid:commentId w16cid:paraId="12CA24BC" w16cid:durableId="16A7EC23"/>
  <w16cid:commentId w16cid:paraId="689823CA" w16cid:durableId="29A68A86"/>
  <w16cid:commentId w16cid:paraId="0E7000CE" w16cid:durableId="67699F6C"/>
  <w16cid:commentId w16cid:paraId="626344FB" w16cid:durableId="29A43B3F"/>
  <w16cid:commentId w16cid:paraId="02C647E5" w16cid:durableId="29A2C66D"/>
  <w16cid:commentId w16cid:paraId="10685826" w16cid:durableId="29A2BF00"/>
  <w16cid:commentId w16cid:paraId="18C301FC" w16cid:durableId="299AEB21"/>
  <w16cid:commentId w16cid:paraId="0AA9153B" w16cid:durableId="5F6F50FE"/>
  <w16cid:commentId w16cid:paraId="4CBDFF4D" w16cid:durableId="29A29496"/>
  <w16cid:commentId w16cid:paraId="7E014FD8" w16cid:durableId="6A782A01"/>
  <w16cid:commentId w16cid:paraId="1DD5228C" w16cid:durableId="29A43DE0"/>
  <w16cid:commentId w16cid:paraId="5E6E5E08" w16cid:durableId="08962911"/>
  <w16cid:commentId w16cid:paraId="0924D771" w16cid:durableId="29A46F70"/>
  <w16cid:commentId w16cid:paraId="1D04D6ED" w16cid:durableId="3F9DD915"/>
  <w16cid:commentId w16cid:paraId="5DB5F9D8" w16cid:durableId="35B44236"/>
  <w16cid:commentId w16cid:paraId="592D9EEF" w16cid:durableId="5A92CB6F"/>
  <w16cid:commentId w16cid:paraId="41041F10" w16cid:durableId="5E778E40"/>
  <w16cid:commentId w16cid:paraId="36F99E20" w16cid:durableId="0CC1DCC4"/>
  <w16cid:commentId w16cid:paraId="24DEE368" w16cid:durableId="6C6CF404"/>
  <w16cid:commentId w16cid:paraId="15C6E20D" w16cid:durableId="1F956C46"/>
  <w16cid:commentId w16cid:paraId="1A07A2AB" w16cid:durableId="40481278"/>
  <w16cid:commentId w16cid:paraId="6D6289FE" w16cid:durableId="47024697"/>
  <w16cid:commentId w16cid:paraId="6B166F3D" w16cid:durableId="71106135"/>
  <w16cid:commentId w16cid:paraId="16D93DD1" w16cid:durableId="7B271A8A"/>
  <w16cid:commentId w16cid:paraId="4B40593B" w16cid:durableId="29A2AE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35486E" w14:textId="77777777" w:rsidR="00AC7BB8" w:rsidRDefault="00AC7BB8">
      <w:pPr>
        <w:spacing w:after="0"/>
      </w:pPr>
      <w:r>
        <w:separator/>
      </w:r>
    </w:p>
  </w:endnote>
  <w:endnote w:type="continuationSeparator" w:id="0">
    <w:p w14:paraId="0CE55060" w14:textId="77777777" w:rsidR="00AC7BB8" w:rsidRDefault="00AC7BB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B033CB" w14:textId="77777777" w:rsidR="00AC7BB8" w:rsidRDefault="00AC7BB8">
      <w:r>
        <w:separator/>
      </w:r>
    </w:p>
  </w:footnote>
  <w:footnote w:type="continuationSeparator" w:id="0">
    <w:p w14:paraId="676F5252" w14:textId="77777777" w:rsidR="00AC7BB8" w:rsidRDefault="00AC7B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3C1A3D2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C97C381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5964AC7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333675C"/>
    <w:multiLevelType w:val="hybridMultilevel"/>
    <w:tmpl w:val="FEC67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50687D"/>
    <w:multiLevelType w:val="multilevel"/>
    <w:tmpl w:val="C56E80B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8FB17FC"/>
    <w:multiLevelType w:val="multilevel"/>
    <w:tmpl w:val="B57269E6"/>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44B0DC8"/>
    <w:multiLevelType w:val="hybridMultilevel"/>
    <w:tmpl w:val="4364D6F8"/>
    <w:lvl w:ilvl="0" w:tplc="F640B41C">
      <w:start w:val="1"/>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282639"/>
    <w:multiLevelType w:val="hybridMultilevel"/>
    <w:tmpl w:val="0F32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DA33B51"/>
    <w:multiLevelType w:val="hybridMultilevel"/>
    <w:tmpl w:val="295C2A32"/>
    <w:lvl w:ilvl="0" w:tplc="436C05F6">
      <w:start w:val="3"/>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1"/>
  </w:num>
  <w:num w:numId="6">
    <w:abstractNumId w:val="1"/>
  </w:num>
  <w:num w:numId="7">
    <w:abstractNumId w:val="1"/>
  </w:num>
  <w:num w:numId="8">
    <w:abstractNumId w:val="1"/>
  </w:num>
  <w:num w:numId="9">
    <w:abstractNumId w:val="1"/>
  </w:num>
  <w:num w:numId="10">
    <w:abstractNumId w:val="5"/>
  </w:num>
  <w:num w:numId="11">
    <w:abstractNumId w:val="4"/>
  </w:num>
  <w:num w:numId="12">
    <w:abstractNumId w:val="6"/>
  </w:num>
  <w:num w:numId="13">
    <w:abstractNumId w:val="8"/>
  </w:num>
  <w:num w:numId="14">
    <w:abstractNumId w:val="3"/>
  </w:num>
  <w:num w:numId="15">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omas Harter">
    <w15:presenceInfo w15:providerId="AD" w15:userId="S::thharter@ucdavis.edu::f2da3830-58da-424a-ab5f-16c619e36105"/>
  </w15:person>
  <w15:person w15:author="Claire Kouba">
    <w15:presenceInfo w15:providerId="Windows Live" w15:userId="6c65d753fff2ff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AC4"/>
    <w:rsid w:val="00003287"/>
    <w:rsid w:val="0000329B"/>
    <w:rsid w:val="00003CFE"/>
    <w:rsid w:val="0000655D"/>
    <w:rsid w:val="0001433A"/>
    <w:rsid w:val="0001653C"/>
    <w:rsid w:val="00017A22"/>
    <w:rsid w:val="00020B56"/>
    <w:rsid w:val="00020CC4"/>
    <w:rsid w:val="00021DAB"/>
    <w:rsid w:val="00024546"/>
    <w:rsid w:val="00026EC9"/>
    <w:rsid w:val="00031860"/>
    <w:rsid w:val="000376B8"/>
    <w:rsid w:val="00046EB1"/>
    <w:rsid w:val="00047307"/>
    <w:rsid w:val="00047C11"/>
    <w:rsid w:val="00075B59"/>
    <w:rsid w:val="00076641"/>
    <w:rsid w:val="00082067"/>
    <w:rsid w:val="00083473"/>
    <w:rsid w:val="000874B4"/>
    <w:rsid w:val="000878B6"/>
    <w:rsid w:val="00087B12"/>
    <w:rsid w:val="000945FD"/>
    <w:rsid w:val="00097EA7"/>
    <w:rsid w:val="000A3524"/>
    <w:rsid w:val="000A41BC"/>
    <w:rsid w:val="000A5436"/>
    <w:rsid w:val="000B0877"/>
    <w:rsid w:val="000B63F5"/>
    <w:rsid w:val="000C3A97"/>
    <w:rsid w:val="000D0BC3"/>
    <w:rsid w:val="000D4CE2"/>
    <w:rsid w:val="000D6A5D"/>
    <w:rsid w:val="000D7E34"/>
    <w:rsid w:val="000F02D1"/>
    <w:rsid w:val="000F762F"/>
    <w:rsid w:val="00104995"/>
    <w:rsid w:val="001051C9"/>
    <w:rsid w:val="00117F2C"/>
    <w:rsid w:val="001224B7"/>
    <w:rsid w:val="00126225"/>
    <w:rsid w:val="00126453"/>
    <w:rsid w:val="0013541E"/>
    <w:rsid w:val="00135A2C"/>
    <w:rsid w:val="0013721C"/>
    <w:rsid w:val="00137B9E"/>
    <w:rsid w:val="0014282A"/>
    <w:rsid w:val="00143B96"/>
    <w:rsid w:val="001479FD"/>
    <w:rsid w:val="001551C3"/>
    <w:rsid w:val="00161C4E"/>
    <w:rsid w:val="00173E29"/>
    <w:rsid w:val="001767C2"/>
    <w:rsid w:val="00181AFB"/>
    <w:rsid w:val="00186354"/>
    <w:rsid w:val="00190DF9"/>
    <w:rsid w:val="001A2E0A"/>
    <w:rsid w:val="001B3671"/>
    <w:rsid w:val="001C6FFA"/>
    <w:rsid w:val="001D1E64"/>
    <w:rsid w:val="001E3A2E"/>
    <w:rsid w:val="001E6539"/>
    <w:rsid w:val="001F6FC8"/>
    <w:rsid w:val="001F7CCB"/>
    <w:rsid w:val="002132B1"/>
    <w:rsid w:val="00216E1B"/>
    <w:rsid w:val="00224554"/>
    <w:rsid w:val="002257C0"/>
    <w:rsid w:val="00236382"/>
    <w:rsid w:val="0023699E"/>
    <w:rsid w:val="0024449B"/>
    <w:rsid w:val="00250411"/>
    <w:rsid w:val="00250AD9"/>
    <w:rsid w:val="00250EE6"/>
    <w:rsid w:val="00256283"/>
    <w:rsid w:val="00264591"/>
    <w:rsid w:val="002677E7"/>
    <w:rsid w:val="00276E3D"/>
    <w:rsid w:val="0028042E"/>
    <w:rsid w:val="00281C5F"/>
    <w:rsid w:val="00282F24"/>
    <w:rsid w:val="00287C5F"/>
    <w:rsid w:val="00293830"/>
    <w:rsid w:val="002964DB"/>
    <w:rsid w:val="002A11F0"/>
    <w:rsid w:val="002A4401"/>
    <w:rsid w:val="002A5C3C"/>
    <w:rsid w:val="002A7656"/>
    <w:rsid w:val="002B0DFD"/>
    <w:rsid w:val="002C2B41"/>
    <w:rsid w:val="002C44FD"/>
    <w:rsid w:val="002C60B3"/>
    <w:rsid w:val="002C686E"/>
    <w:rsid w:val="002D2588"/>
    <w:rsid w:val="002D30C0"/>
    <w:rsid w:val="002D6868"/>
    <w:rsid w:val="002D75AE"/>
    <w:rsid w:val="002D7BFD"/>
    <w:rsid w:val="002E5BC3"/>
    <w:rsid w:val="0030026F"/>
    <w:rsid w:val="0031372D"/>
    <w:rsid w:val="00313922"/>
    <w:rsid w:val="003205A7"/>
    <w:rsid w:val="003218C8"/>
    <w:rsid w:val="00327F84"/>
    <w:rsid w:val="00332BE5"/>
    <w:rsid w:val="0034046C"/>
    <w:rsid w:val="003440AA"/>
    <w:rsid w:val="00347AE0"/>
    <w:rsid w:val="003563A0"/>
    <w:rsid w:val="003566F4"/>
    <w:rsid w:val="00364ADD"/>
    <w:rsid w:val="00372FE5"/>
    <w:rsid w:val="003870B7"/>
    <w:rsid w:val="003872F6"/>
    <w:rsid w:val="00387333"/>
    <w:rsid w:val="00391DD4"/>
    <w:rsid w:val="00395A51"/>
    <w:rsid w:val="0039665B"/>
    <w:rsid w:val="003A0FEB"/>
    <w:rsid w:val="003A4F34"/>
    <w:rsid w:val="003A6679"/>
    <w:rsid w:val="003B0C67"/>
    <w:rsid w:val="003B3518"/>
    <w:rsid w:val="003B5A35"/>
    <w:rsid w:val="003C0392"/>
    <w:rsid w:val="003C5F05"/>
    <w:rsid w:val="003D19AD"/>
    <w:rsid w:val="003E0303"/>
    <w:rsid w:val="003E68D4"/>
    <w:rsid w:val="003F135A"/>
    <w:rsid w:val="003F208F"/>
    <w:rsid w:val="003F2AEF"/>
    <w:rsid w:val="003F3B8A"/>
    <w:rsid w:val="003F4EE3"/>
    <w:rsid w:val="004005D0"/>
    <w:rsid w:val="00404F97"/>
    <w:rsid w:val="00410EAA"/>
    <w:rsid w:val="0042015C"/>
    <w:rsid w:val="00426B16"/>
    <w:rsid w:val="00431C42"/>
    <w:rsid w:val="0043737F"/>
    <w:rsid w:val="004605FB"/>
    <w:rsid w:val="00462DC5"/>
    <w:rsid w:val="00471A56"/>
    <w:rsid w:val="00472DDC"/>
    <w:rsid w:val="0047380B"/>
    <w:rsid w:val="004745B8"/>
    <w:rsid w:val="004802DF"/>
    <w:rsid w:val="00487048"/>
    <w:rsid w:val="0049185F"/>
    <w:rsid w:val="00491961"/>
    <w:rsid w:val="004A632A"/>
    <w:rsid w:val="004B2068"/>
    <w:rsid w:val="004B4B88"/>
    <w:rsid w:val="004C0234"/>
    <w:rsid w:val="004C581D"/>
    <w:rsid w:val="004C65DF"/>
    <w:rsid w:val="004C6B1F"/>
    <w:rsid w:val="004D0E63"/>
    <w:rsid w:val="004D22A6"/>
    <w:rsid w:val="004D72A2"/>
    <w:rsid w:val="004E042D"/>
    <w:rsid w:val="004E2EFB"/>
    <w:rsid w:val="004E44F0"/>
    <w:rsid w:val="004E4C88"/>
    <w:rsid w:val="004F01EE"/>
    <w:rsid w:val="004F0BEF"/>
    <w:rsid w:val="00500A7D"/>
    <w:rsid w:val="00500E2F"/>
    <w:rsid w:val="00501785"/>
    <w:rsid w:val="005063C8"/>
    <w:rsid w:val="00507FE9"/>
    <w:rsid w:val="00515DC6"/>
    <w:rsid w:val="005179CD"/>
    <w:rsid w:val="0052600C"/>
    <w:rsid w:val="0052651E"/>
    <w:rsid w:val="00530EB0"/>
    <w:rsid w:val="00540DE8"/>
    <w:rsid w:val="005429BC"/>
    <w:rsid w:val="00544A49"/>
    <w:rsid w:val="00551424"/>
    <w:rsid w:val="005516A0"/>
    <w:rsid w:val="005552AD"/>
    <w:rsid w:val="00561787"/>
    <w:rsid w:val="00584742"/>
    <w:rsid w:val="00586644"/>
    <w:rsid w:val="005A1050"/>
    <w:rsid w:val="005A3C0F"/>
    <w:rsid w:val="005A446C"/>
    <w:rsid w:val="005A4FF6"/>
    <w:rsid w:val="005C0045"/>
    <w:rsid w:val="005C1C00"/>
    <w:rsid w:val="005C3E70"/>
    <w:rsid w:val="005D0F00"/>
    <w:rsid w:val="005D2D75"/>
    <w:rsid w:val="005D5AE1"/>
    <w:rsid w:val="005F7C9E"/>
    <w:rsid w:val="006016D0"/>
    <w:rsid w:val="00602848"/>
    <w:rsid w:val="006044F0"/>
    <w:rsid w:val="00612E0E"/>
    <w:rsid w:val="00615989"/>
    <w:rsid w:val="0061623E"/>
    <w:rsid w:val="00626A8B"/>
    <w:rsid w:val="006346BD"/>
    <w:rsid w:val="00636C81"/>
    <w:rsid w:val="0064420A"/>
    <w:rsid w:val="00644E3F"/>
    <w:rsid w:val="00644FE4"/>
    <w:rsid w:val="00645C56"/>
    <w:rsid w:val="00646818"/>
    <w:rsid w:val="006471D3"/>
    <w:rsid w:val="0065282D"/>
    <w:rsid w:val="00653906"/>
    <w:rsid w:val="00655114"/>
    <w:rsid w:val="00662326"/>
    <w:rsid w:val="00671CDF"/>
    <w:rsid w:val="00672807"/>
    <w:rsid w:val="0068620B"/>
    <w:rsid w:val="006862A2"/>
    <w:rsid w:val="00692D4C"/>
    <w:rsid w:val="00694469"/>
    <w:rsid w:val="006A1AEE"/>
    <w:rsid w:val="006B114B"/>
    <w:rsid w:val="006B1521"/>
    <w:rsid w:val="006B2151"/>
    <w:rsid w:val="006B4E52"/>
    <w:rsid w:val="006B6F9A"/>
    <w:rsid w:val="006C4727"/>
    <w:rsid w:val="006C57BF"/>
    <w:rsid w:val="006C5C9B"/>
    <w:rsid w:val="006C609C"/>
    <w:rsid w:val="006C64A0"/>
    <w:rsid w:val="006C76D5"/>
    <w:rsid w:val="006D3EBB"/>
    <w:rsid w:val="006D5FAB"/>
    <w:rsid w:val="006D7C00"/>
    <w:rsid w:val="006E1F51"/>
    <w:rsid w:val="006E1FEF"/>
    <w:rsid w:val="006F1F4C"/>
    <w:rsid w:val="006F5142"/>
    <w:rsid w:val="007011A2"/>
    <w:rsid w:val="0070390E"/>
    <w:rsid w:val="00703985"/>
    <w:rsid w:val="00707407"/>
    <w:rsid w:val="00712654"/>
    <w:rsid w:val="007136C4"/>
    <w:rsid w:val="00716D1C"/>
    <w:rsid w:val="00716F5E"/>
    <w:rsid w:val="00723452"/>
    <w:rsid w:val="00730544"/>
    <w:rsid w:val="00731054"/>
    <w:rsid w:val="00741421"/>
    <w:rsid w:val="00745B9E"/>
    <w:rsid w:val="00746D44"/>
    <w:rsid w:val="00753B77"/>
    <w:rsid w:val="00756D04"/>
    <w:rsid w:val="00765CD5"/>
    <w:rsid w:val="00767BAD"/>
    <w:rsid w:val="007738DD"/>
    <w:rsid w:val="00776DBB"/>
    <w:rsid w:val="007776B0"/>
    <w:rsid w:val="00780D15"/>
    <w:rsid w:val="007855B8"/>
    <w:rsid w:val="00790643"/>
    <w:rsid w:val="00795210"/>
    <w:rsid w:val="007A24A6"/>
    <w:rsid w:val="007A2652"/>
    <w:rsid w:val="007B29E3"/>
    <w:rsid w:val="007C1EE6"/>
    <w:rsid w:val="007D1045"/>
    <w:rsid w:val="007D3528"/>
    <w:rsid w:val="007D57EB"/>
    <w:rsid w:val="007D6382"/>
    <w:rsid w:val="007E4A63"/>
    <w:rsid w:val="007F0CCF"/>
    <w:rsid w:val="007F351C"/>
    <w:rsid w:val="007F4CE1"/>
    <w:rsid w:val="007F5B21"/>
    <w:rsid w:val="007F618C"/>
    <w:rsid w:val="0080253B"/>
    <w:rsid w:val="0080325E"/>
    <w:rsid w:val="0080689C"/>
    <w:rsid w:val="0080747B"/>
    <w:rsid w:val="00811503"/>
    <w:rsid w:val="00811664"/>
    <w:rsid w:val="00816C5B"/>
    <w:rsid w:val="00817239"/>
    <w:rsid w:val="00823C98"/>
    <w:rsid w:val="00827650"/>
    <w:rsid w:val="008314FD"/>
    <w:rsid w:val="00834FBF"/>
    <w:rsid w:val="00835A6B"/>
    <w:rsid w:val="00835F4B"/>
    <w:rsid w:val="008415ED"/>
    <w:rsid w:val="00860A99"/>
    <w:rsid w:val="00872F4A"/>
    <w:rsid w:val="00877A0F"/>
    <w:rsid w:val="00883BB0"/>
    <w:rsid w:val="008A3D67"/>
    <w:rsid w:val="008A4C70"/>
    <w:rsid w:val="008B065F"/>
    <w:rsid w:val="008B376F"/>
    <w:rsid w:val="008B391A"/>
    <w:rsid w:val="008B5ED0"/>
    <w:rsid w:val="008B644B"/>
    <w:rsid w:val="008C5122"/>
    <w:rsid w:val="008D1FB4"/>
    <w:rsid w:val="008D2BDD"/>
    <w:rsid w:val="008D7923"/>
    <w:rsid w:val="008E0F41"/>
    <w:rsid w:val="008F5FB2"/>
    <w:rsid w:val="008F6E1E"/>
    <w:rsid w:val="00910BF0"/>
    <w:rsid w:val="00914035"/>
    <w:rsid w:val="009255FB"/>
    <w:rsid w:val="0094504B"/>
    <w:rsid w:val="00954953"/>
    <w:rsid w:val="0096631E"/>
    <w:rsid w:val="009676CF"/>
    <w:rsid w:val="0096783A"/>
    <w:rsid w:val="00974140"/>
    <w:rsid w:val="009741D2"/>
    <w:rsid w:val="00980F93"/>
    <w:rsid w:val="00987A64"/>
    <w:rsid w:val="0099744D"/>
    <w:rsid w:val="009A564A"/>
    <w:rsid w:val="009B33B9"/>
    <w:rsid w:val="009B7A5C"/>
    <w:rsid w:val="009C179D"/>
    <w:rsid w:val="009C4198"/>
    <w:rsid w:val="009C4543"/>
    <w:rsid w:val="009D11E3"/>
    <w:rsid w:val="009D3A10"/>
    <w:rsid w:val="009E13DE"/>
    <w:rsid w:val="009E1E77"/>
    <w:rsid w:val="009E28C2"/>
    <w:rsid w:val="009F14DC"/>
    <w:rsid w:val="00A061B9"/>
    <w:rsid w:val="00A11BAE"/>
    <w:rsid w:val="00A1598B"/>
    <w:rsid w:val="00A16679"/>
    <w:rsid w:val="00A16AEB"/>
    <w:rsid w:val="00A206D8"/>
    <w:rsid w:val="00A25403"/>
    <w:rsid w:val="00A36AEC"/>
    <w:rsid w:val="00A42EEB"/>
    <w:rsid w:val="00A44A59"/>
    <w:rsid w:val="00A4668A"/>
    <w:rsid w:val="00A52202"/>
    <w:rsid w:val="00A53A96"/>
    <w:rsid w:val="00A61693"/>
    <w:rsid w:val="00A622D3"/>
    <w:rsid w:val="00A816F8"/>
    <w:rsid w:val="00A82A96"/>
    <w:rsid w:val="00A84BFD"/>
    <w:rsid w:val="00A91BF6"/>
    <w:rsid w:val="00A96A8E"/>
    <w:rsid w:val="00AA5A6A"/>
    <w:rsid w:val="00AB2730"/>
    <w:rsid w:val="00AB3192"/>
    <w:rsid w:val="00AB53D3"/>
    <w:rsid w:val="00AB7C49"/>
    <w:rsid w:val="00AC2704"/>
    <w:rsid w:val="00AC75BA"/>
    <w:rsid w:val="00AC7BB8"/>
    <w:rsid w:val="00AD0C34"/>
    <w:rsid w:val="00AD0F72"/>
    <w:rsid w:val="00AD28CC"/>
    <w:rsid w:val="00AD2A10"/>
    <w:rsid w:val="00AE0953"/>
    <w:rsid w:val="00AE23D0"/>
    <w:rsid w:val="00AE24C8"/>
    <w:rsid w:val="00AE720F"/>
    <w:rsid w:val="00AF2A67"/>
    <w:rsid w:val="00AF4416"/>
    <w:rsid w:val="00AF4710"/>
    <w:rsid w:val="00B030A1"/>
    <w:rsid w:val="00B0740A"/>
    <w:rsid w:val="00B205BD"/>
    <w:rsid w:val="00B257D1"/>
    <w:rsid w:val="00B32B14"/>
    <w:rsid w:val="00B345C4"/>
    <w:rsid w:val="00B34FD8"/>
    <w:rsid w:val="00B40128"/>
    <w:rsid w:val="00B415CD"/>
    <w:rsid w:val="00B545BE"/>
    <w:rsid w:val="00B54979"/>
    <w:rsid w:val="00B54D63"/>
    <w:rsid w:val="00B607A7"/>
    <w:rsid w:val="00B61C45"/>
    <w:rsid w:val="00B620D6"/>
    <w:rsid w:val="00B66E2C"/>
    <w:rsid w:val="00B727E0"/>
    <w:rsid w:val="00B85253"/>
    <w:rsid w:val="00B90C68"/>
    <w:rsid w:val="00B9561F"/>
    <w:rsid w:val="00B964DA"/>
    <w:rsid w:val="00BA6B2A"/>
    <w:rsid w:val="00BB0AE1"/>
    <w:rsid w:val="00BB242C"/>
    <w:rsid w:val="00BB7077"/>
    <w:rsid w:val="00BC17E7"/>
    <w:rsid w:val="00BC2D2E"/>
    <w:rsid w:val="00BC3363"/>
    <w:rsid w:val="00BD19A2"/>
    <w:rsid w:val="00BD20DE"/>
    <w:rsid w:val="00BF0ED8"/>
    <w:rsid w:val="00BF4C5A"/>
    <w:rsid w:val="00BF59E2"/>
    <w:rsid w:val="00BF639E"/>
    <w:rsid w:val="00BF792C"/>
    <w:rsid w:val="00C0135F"/>
    <w:rsid w:val="00C06CF7"/>
    <w:rsid w:val="00C075FC"/>
    <w:rsid w:val="00C14C60"/>
    <w:rsid w:val="00C1534F"/>
    <w:rsid w:val="00C26AC4"/>
    <w:rsid w:val="00C32693"/>
    <w:rsid w:val="00C3717D"/>
    <w:rsid w:val="00C4329F"/>
    <w:rsid w:val="00C545ED"/>
    <w:rsid w:val="00C608BE"/>
    <w:rsid w:val="00C60D46"/>
    <w:rsid w:val="00C65611"/>
    <w:rsid w:val="00C728F8"/>
    <w:rsid w:val="00C73357"/>
    <w:rsid w:val="00C764C8"/>
    <w:rsid w:val="00C81627"/>
    <w:rsid w:val="00C83247"/>
    <w:rsid w:val="00C95C38"/>
    <w:rsid w:val="00C97491"/>
    <w:rsid w:val="00CA05F7"/>
    <w:rsid w:val="00CA4298"/>
    <w:rsid w:val="00CA4775"/>
    <w:rsid w:val="00CA4C9C"/>
    <w:rsid w:val="00CB3091"/>
    <w:rsid w:val="00CB5A51"/>
    <w:rsid w:val="00CC2287"/>
    <w:rsid w:val="00CC3212"/>
    <w:rsid w:val="00CE50F5"/>
    <w:rsid w:val="00CE6046"/>
    <w:rsid w:val="00CE7522"/>
    <w:rsid w:val="00CE7529"/>
    <w:rsid w:val="00CF1760"/>
    <w:rsid w:val="00CF651C"/>
    <w:rsid w:val="00D05D34"/>
    <w:rsid w:val="00D05E32"/>
    <w:rsid w:val="00D05F0E"/>
    <w:rsid w:val="00D14113"/>
    <w:rsid w:val="00D23706"/>
    <w:rsid w:val="00D2756D"/>
    <w:rsid w:val="00D31E30"/>
    <w:rsid w:val="00D33519"/>
    <w:rsid w:val="00D414BE"/>
    <w:rsid w:val="00D428A3"/>
    <w:rsid w:val="00D5246F"/>
    <w:rsid w:val="00D540EC"/>
    <w:rsid w:val="00D56546"/>
    <w:rsid w:val="00D6485F"/>
    <w:rsid w:val="00D64905"/>
    <w:rsid w:val="00D64C16"/>
    <w:rsid w:val="00D7551F"/>
    <w:rsid w:val="00D80A64"/>
    <w:rsid w:val="00D83F3A"/>
    <w:rsid w:val="00D84F11"/>
    <w:rsid w:val="00D90D30"/>
    <w:rsid w:val="00D9599B"/>
    <w:rsid w:val="00DB3160"/>
    <w:rsid w:val="00DD2C7B"/>
    <w:rsid w:val="00DD6247"/>
    <w:rsid w:val="00DD6967"/>
    <w:rsid w:val="00DE147E"/>
    <w:rsid w:val="00DE36A6"/>
    <w:rsid w:val="00DE3F79"/>
    <w:rsid w:val="00DF016C"/>
    <w:rsid w:val="00DF022F"/>
    <w:rsid w:val="00DF6147"/>
    <w:rsid w:val="00DF6FD9"/>
    <w:rsid w:val="00E00720"/>
    <w:rsid w:val="00E011D0"/>
    <w:rsid w:val="00E03C27"/>
    <w:rsid w:val="00E06BA9"/>
    <w:rsid w:val="00E07B7C"/>
    <w:rsid w:val="00E10C37"/>
    <w:rsid w:val="00E21657"/>
    <w:rsid w:val="00E24735"/>
    <w:rsid w:val="00E25927"/>
    <w:rsid w:val="00E309A6"/>
    <w:rsid w:val="00E31D6B"/>
    <w:rsid w:val="00E32749"/>
    <w:rsid w:val="00E36B0F"/>
    <w:rsid w:val="00E42ED4"/>
    <w:rsid w:val="00E436FE"/>
    <w:rsid w:val="00E53B01"/>
    <w:rsid w:val="00E56445"/>
    <w:rsid w:val="00E56C47"/>
    <w:rsid w:val="00E61820"/>
    <w:rsid w:val="00E6321E"/>
    <w:rsid w:val="00E72E11"/>
    <w:rsid w:val="00E72F88"/>
    <w:rsid w:val="00E742E4"/>
    <w:rsid w:val="00E744F7"/>
    <w:rsid w:val="00E81A3C"/>
    <w:rsid w:val="00E83BBC"/>
    <w:rsid w:val="00E90EC3"/>
    <w:rsid w:val="00E94A54"/>
    <w:rsid w:val="00EA5A64"/>
    <w:rsid w:val="00EA5BC0"/>
    <w:rsid w:val="00EA7290"/>
    <w:rsid w:val="00EB1FD5"/>
    <w:rsid w:val="00EB3587"/>
    <w:rsid w:val="00EB5700"/>
    <w:rsid w:val="00EB6789"/>
    <w:rsid w:val="00EC53BA"/>
    <w:rsid w:val="00ED57ED"/>
    <w:rsid w:val="00EE5F72"/>
    <w:rsid w:val="00EF1B2A"/>
    <w:rsid w:val="00EF4C1A"/>
    <w:rsid w:val="00F02C1D"/>
    <w:rsid w:val="00F05CCA"/>
    <w:rsid w:val="00F11A9D"/>
    <w:rsid w:val="00F13D79"/>
    <w:rsid w:val="00F4748F"/>
    <w:rsid w:val="00F51442"/>
    <w:rsid w:val="00F55813"/>
    <w:rsid w:val="00F5691B"/>
    <w:rsid w:val="00F60AE6"/>
    <w:rsid w:val="00F611EC"/>
    <w:rsid w:val="00F719B4"/>
    <w:rsid w:val="00F7291C"/>
    <w:rsid w:val="00F9152A"/>
    <w:rsid w:val="00F91560"/>
    <w:rsid w:val="00FA6015"/>
    <w:rsid w:val="00FA7789"/>
    <w:rsid w:val="00FB59CF"/>
    <w:rsid w:val="00FC282A"/>
    <w:rsid w:val="00FC5039"/>
    <w:rsid w:val="00FC59B2"/>
    <w:rsid w:val="00FD0268"/>
    <w:rsid w:val="00FD5989"/>
    <w:rsid w:val="00FE435A"/>
    <w:rsid w:val="00FF4C6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783FD"/>
  <w15:docId w15:val="{D1B37CE3-3728-49A6-BDB7-80AD2BEEF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817239"/>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17239"/>
    <w:rPr>
      <w:rFonts w:ascii="Segoe UI" w:hAnsi="Segoe UI" w:cs="Segoe UI"/>
      <w:sz w:val="18"/>
      <w:szCs w:val="18"/>
    </w:rPr>
  </w:style>
  <w:style w:type="character" w:styleId="CommentReference">
    <w:name w:val="annotation reference"/>
    <w:basedOn w:val="DefaultParagraphFont"/>
    <w:semiHidden/>
    <w:unhideWhenUsed/>
    <w:rsid w:val="00BD20DE"/>
    <w:rPr>
      <w:sz w:val="16"/>
      <w:szCs w:val="16"/>
    </w:rPr>
  </w:style>
  <w:style w:type="paragraph" w:styleId="CommentText">
    <w:name w:val="annotation text"/>
    <w:basedOn w:val="Normal"/>
    <w:link w:val="CommentTextChar"/>
    <w:unhideWhenUsed/>
    <w:rsid w:val="00BD20DE"/>
    <w:rPr>
      <w:sz w:val="20"/>
      <w:szCs w:val="20"/>
    </w:rPr>
  </w:style>
  <w:style w:type="character" w:customStyle="1" w:styleId="CommentTextChar">
    <w:name w:val="Comment Text Char"/>
    <w:basedOn w:val="DefaultParagraphFont"/>
    <w:link w:val="CommentText"/>
    <w:rsid w:val="00BD20DE"/>
    <w:rPr>
      <w:sz w:val="20"/>
      <w:szCs w:val="20"/>
    </w:rPr>
  </w:style>
  <w:style w:type="paragraph" w:styleId="CommentSubject">
    <w:name w:val="annotation subject"/>
    <w:basedOn w:val="CommentText"/>
    <w:next w:val="CommentText"/>
    <w:link w:val="CommentSubjectChar"/>
    <w:semiHidden/>
    <w:unhideWhenUsed/>
    <w:rsid w:val="00BD20DE"/>
    <w:rPr>
      <w:b/>
      <w:bCs/>
    </w:rPr>
  </w:style>
  <w:style w:type="character" w:customStyle="1" w:styleId="CommentSubjectChar">
    <w:name w:val="Comment Subject Char"/>
    <w:basedOn w:val="CommentTextChar"/>
    <w:link w:val="CommentSubject"/>
    <w:semiHidden/>
    <w:rsid w:val="00BD20DE"/>
    <w:rPr>
      <w:b/>
      <w:bCs/>
      <w:sz w:val="20"/>
      <w:szCs w:val="20"/>
    </w:rPr>
  </w:style>
  <w:style w:type="paragraph" w:styleId="Revision">
    <w:name w:val="Revision"/>
    <w:hidden/>
    <w:semiHidden/>
    <w:rsid w:val="00FA7789"/>
    <w:pPr>
      <w:spacing w:after="0"/>
    </w:pPr>
  </w:style>
  <w:style w:type="character" w:styleId="PlaceholderText">
    <w:name w:val="Placeholder Text"/>
    <w:basedOn w:val="DefaultParagraphFont"/>
    <w:semiHidden/>
    <w:rsid w:val="00CF1760"/>
    <w:rPr>
      <w:color w:val="666666"/>
    </w:rPr>
  </w:style>
  <w:style w:type="character" w:styleId="Emphasis">
    <w:name w:val="Emphasis"/>
    <w:basedOn w:val="DefaultParagraphFont"/>
    <w:uiPriority w:val="20"/>
    <w:qFormat/>
    <w:rsid w:val="001051C9"/>
    <w:rPr>
      <w:i/>
      <w:iCs/>
    </w:rPr>
  </w:style>
  <w:style w:type="paragraph" w:styleId="NormalWeb">
    <w:name w:val="Normal (Web)"/>
    <w:basedOn w:val="Normal"/>
    <w:uiPriority w:val="99"/>
    <w:semiHidden/>
    <w:unhideWhenUsed/>
    <w:rsid w:val="001051C9"/>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37501">
      <w:bodyDiv w:val="1"/>
      <w:marLeft w:val="0"/>
      <w:marRight w:val="0"/>
      <w:marTop w:val="0"/>
      <w:marBottom w:val="0"/>
      <w:divBdr>
        <w:top w:val="none" w:sz="0" w:space="0" w:color="auto"/>
        <w:left w:val="none" w:sz="0" w:space="0" w:color="auto"/>
        <w:bottom w:val="none" w:sz="0" w:space="0" w:color="auto"/>
        <w:right w:val="none" w:sz="0" w:space="0" w:color="auto"/>
      </w:divBdr>
    </w:div>
    <w:div w:id="45105746">
      <w:bodyDiv w:val="1"/>
      <w:marLeft w:val="0"/>
      <w:marRight w:val="0"/>
      <w:marTop w:val="0"/>
      <w:marBottom w:val="0"/>
      <w:divBdr>
        <w:top w:val="none" w:sz="0" w:space="0" w:color="auto"/>
        <w:left w:val="none" w:sz="0" w:space="0" w:color="auto"/>
        <w:bottom w:val="none" w:sz="0" w:space="0" w:color="auto"/>
        <w:right w:val="none" w:sz="0" w:space="0" w:color="auto"/>
      </w:divBdr>
    </w:div>
    <w:div w:id="371078702">
      <w:bodyDiv w:val="1"/>
      <w:marLeft w:val="0"/>
      <w:marRight w:val="0"/>
      <w:marTop w:val="0"/>
      <w:marBottom w:val="0"/>
      <w:divBdr>
        <w:top w:val="none" w:sz="0" w:space="0" w:color="auto"/>
        <w:left w:val="none" w:sz="0" w:space="0" w:color="auto"/>
        <w:bottom w:val="none" w:sz="0" w:space="0" w:color="auto"/>
        <w:right w:val="none" w:sz="0" w:space="0" w:color="auto"/>
      </w:divBdr>
    </w:div>
    <w:div w:id="1208028045">
      <w:bodyDiv w:val="1"/>
      <w:marLeft w:val="0"/>
      <w:marRight w:val="0"/>
      <w:marTop w:val="0"/>
      <w:marBottom w:val="0"/>
      <w:divBdr>
        <w:top w:val="none" w:sz="0" w:space="0" w:color="auto"/>
        <w:left w:val="none" w:sz="0" w:space="0" w:color="auto"/>
        <w:bottom w:val="none" w:sz="0" w:space="0" w:color="auto"/>
        <w:right w:val="none" w:sz="0" w:space="0" w:color="auto"/>
      </w:divBdr>
    </w:div>
    <w:div w:id="1365054347">
      <w:bodyDiv w:val="1"/>
      <w:marLeft w:val="0"/>
      <w:marRight w:val="0"/>
      <w:marTop w:val="0"/>
      <w:marBottom w:val="0"/>
      <w:divBdr>
        <w:top w:val="none" w:sz="0" w:space="0" w:color="auto"/>
        <w:left w:val="none" w:sz="0" w:space="0" w:color="auto"/>
        <w:bottom w:val="none" w:sz="0" w:space="0" w:color="auto"/>
        <w:right w:val="none" w:sz="0" w:space="0" w:color="auto"/>
      </w:divBdr>
    </w:div>
    <w:div w:id="1681200004">
      <w:bodyDiv w:val="1"/>
      <w:marLeft w:val="0"/>
      <w:marRight w:val="0"/>
      <w:marTop w:val="0"/>
      <w:marBottom w:val="0"/>
      <w:divBdr>
        <w:top w:val="none" w:sz="0" w:space="0" w:color="auto"/>
        <w:left w:val="none" w:sz="0" w:space="0" w:color="auto"/>
        <w:bottom w:val="none" w:sz="0" w:space="0" w:color="auto"/>
        <w:right w:val="none" w:sz="0" w:space="0" w:color="auto"/>
      </w:divBdr>
    </w:div>
    <w:div w:id="192610545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R-project.org/" TargetMode="External"/><Relationship Id="rId1" Type="http://schemas.openxmlformats.org/officeDocument/2006/relationships/hyperlink" Target="https://www.R-project.org/"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doi.org/10.1002/rra" TargetMode="External"/><Relationship Id="rId21" Type="http://schemas.openxmlformats.org/officeDocument/2006/relationships/image" Target="media/image11.png"/><Relationship Id="rId42" Type="http://schemas.openxmlformats.org/officeDocument/2006/relationships/hyperlink" Target="https://doi.org/10.1111/fwb.13048" TargetMode="External"/><Relationship Id="rId47" Type="http://schemas.openxmlformats.org/officeDocument/2006/relationships/hyperlink" Target="https://doi.org/10.1029/2020WR028496" TargetMode="External"/><Relationship Id="rId63" Type="http://schemas.openxmlformats.org/officeDocument/2006/relationships/hyperlink" Target="https://doi.org/10.2307/3868443" TargetMode="External"/><Relationship Id="rId68" Type="http://schemas.openxmlformats.org/officeDocument/2006/relationships/hyperlink" Target="https://www.co.siskiyou.ca.us/naturalresources/page/scott-valley-gsp-chapters" TargetMode="External"/><Relationship Id="rId84" Type="http://schemas.openxmlformats.org/officeDocument/2006/relationships/hyperlink" Target="https://www.scottriverwatershedcouncil.com/scott-river-westside-planning-proje" TargetMode="External"/><Relationship Id="rId89" Type="http://schemas.openxmlformats.org/officeDocument/2006/relationships/hyperlink" Target="https://doi.org/10.1111/faf.12514" TargetMode="Externa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hyperlink" Target="https://doi.org/10.1007/s00267-002-2737-0" TargetMode="External"/><Relationship Id="rId37" Type="http://schemas.openxmlformats.org/officeDocument/2006/relationships/hyperlink" Target="https://doi.org/10.1111/j.0022-1112.2004.00486.x" TargetMode="External"/><Relationship Id="rId53" Type="http://schemas.openxmlformats.org/officeDocument/2006/relationships/hyperlink" Target="https://www.fisheries.noaa.gov/resource/document/final-recovery-plan-southern-oregon-northern-california-coast-evolutionarily" TargetMode="External"/><Relationship Id="rId58" Type="http://schemas.openxmlformats.org/officeDocument/2006/relationships/hyperlink" Target="https://doi.org/10.1111/j.1365-2427.2009.02204.x" TargetMode="External"/><Relationship Id="rId74" Type="http://schemas.openxmlformats.org/officeDocument/2006/relationships/hyperlink" Target="https://www.siskiyourcd.com/resources" TargetMode="External"/><Relationship Id="rId79" Type="http://schemas.openxmlformats.org/officeDocument/2006/relationships/hyperlink" Target="https://www.siskiyourcd.com/resources" TargetMode="External"/><Relationship Id="rId5" Type="http://schemas.openxmlformats.org/officeDocument/2006/relationships/webSettings" Target="webSettings.xml"/><Relationship Id="rId90" Type="http://schemas.openxmlformats.org/officeDocument/2006/relationships/hyperlink" Target="https://doi.org/10.1111/fwb.13001" TargetMode="External"/><Relationship Id="rId95" Type="http://schemas.openxmlformats.org/officeDocument/2006/relationships/hyperlink" Target="https://www.scottriverwatershedcouncil.com/scott-river-beaver-dam-analogue-coh" TargetMode="External"/><Relationship Id="rId22" Type="http://schemas.openxmlformats.org/officeDocument/2006/relationships/image" Target="media/image12.png"/><Relationship Id="rId27" Type="http://schemas.openxmlformats.org/officeDocument/2006/relationships/hyperlink" Target="https://doi.org/10.1002/eap.2005" TargetMode="External"/><Relationship Id="rId43" Type="http://schemas.openxmlformats.org/officeDocument/2006/relationships/hyperlink" Target="http://groundwater.ucdavis.edu/files/136426.pdf" TargetMode="External"/><Relationship Id="rId48" Type="http://schemas.openxmlformats.org/officeDocument/2006/relationships/hyperlink" Target="https://pubs.usgs.gov/wsp/1462/report.pdf" TargetMode="External"/><Relationship Id="rId64" Type="http://schemas.openxmlformats.org/officeDocument/2006/relationships/hyperlink" Target="https://doi.org/10.1577/t01-126" TargetMode="External"/><Relationship Id="rId69" Type="http://schemas.openxmlformats.org/officeDocument/2006/relationships/hyperlink" Target="https://www.co.siskiyou.ca.us/scottvga/page/scott-valley-groundwater-advisory-committee-meeting-10" TargetMode="External"/><Relationship Id="rId80" Type="http://schemas.openxmlformats.org/officeDocument/2006/relationships/hyperlink" Target="https://www.siskiyourcd.com/resources" TargetMode="External"/><Relationship Id="rId85" Type="http://schemas.openxmlformats.org/officeDocument/2006/relationships/hyperlink" Target="https://www.waterboards.ca.gov/waterrights/board%7b\_%7ddecisions/adopted%7b\_%7dorders/judgments/docs/scottriver%7b\_%7djd.pdf"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1890/1540-9295(2006)4%5b309:IFNISA%5d2.0.CO;2" TargetMode="External"/><Relationship Id="rId33" Type="http://schemas.openxmlformats.org/officeDocument/2006/relationships/hyperlink" Target="https://www.fs.usda.gov/Internet/FSE%7b\_%7dDOCUMENTS/stelprd3850544.pdf" TargetMode="External"/><Relationship Id="rId38" Type="http://schemas.openxmlformats.org/officeDocument/2006/relationships/hyperlink" Target="https://doi.org/10.3733/ca.v054n06p46" TargetMode="External"/><Relationship Id="rId46" Type="http://schemas.openxmlformats.org/officeDocument/2006/relationships/hyperlink" Target="https://doi.org/10.1002/rra" TargetMode="External"/><Relationship Id="rId59" Type="http://schemas.openxmlformats.org/officeDocument/2006/relationships/hyperlink" Target="https://doi.org/10.1111/j.1365-2427.2009.02204.x" TargetMode="External"/><Relationship Id="rId67" Type="http://schemas.openxmlformats.org/officeDocument/2006/relationships/hyperlink" Target="https://doi.org/10.1007/s00267-012-9864-z" TargetMode="External"/><Relationship Id="rId20" Type="http://schemas.openxmlformats.org/officeDocument/2006/relationships/image" Target="media/image10.png"/><Relationship Id="rId41" Type="http://schemas.openxmlformats.org/officeDocument/2006/relationships/hyperlink" Target="https://kbifrm.psmfc.org/wp-content/uploads/2016/12/Graham%7b\_%7d2012%7b\_%7d0010%7b\_%7dKlamath-River-Basin-Restoration-Nonuse-Value-Survey-Final-Report.pdf" TargetMode="External"/><Relationship Id="rId54" Type="http://schemas.openxmlformats.org/officeDocument/2006/relationships/hyperlink" Target="https://doi.org/10.1002/rra.700" TargetMode="External"/><Relationship Id="rId62" Type="http://schemas.openxmlformats.org/officeDocument/2006/relationships/hyperlink" Target="https://doi.org/10.1371/journal.pone.0098392" TargetMode="External"/><Relationship Id="rId70" Type="http://schemas.openxmlformats.org/officeDocument/2006/relationships/hyperlink" Target="https://www.siskiyourcd.com/resources" TargetMode="External"/><Relationship Id="rId75" Type="http://schemas.openxmlformats.org/officeDocument/2006/relationships/hyperlink" Target="https://www.siskiyourcd.com/resources" TargetMode="External"/><Relationship Id="rId83" Type="http://schemas.openxmlformats.org/officeDocument/2006/relationships/hyperlink" Target="https://doi.org/10.1002/eco.1745" TargetMode="External"/><Relationship Id="rId88" Type="http://schemas.openxmlformats.org/officeDocument/2006/relationships/hyperlink" Target="https://doi.org/10.1111/j.1752-1688.2008.00212.x" TargetMode="External"/><Relationship Id="rId91" Type="http://schemas.openxmlformats.org/officeDocument/2006/relationships/hyperlink" Target="https://doi.org/10.1016/j.scitotenv.2017.06.081"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i.org/10.2307/1446234" TargetMode="External"/><Relationship Id="rId36" Type="http://schemas.openxmlformats.org/officeDocument/2006/relationships/hyperlink" Target="https://www.waterboards.ca.gov/drought/scott%7b\_%7dshasta%7b\_%7drivers/docs/2022/klamath-reg-oal-approval-2022.pdf" TargetMode="External"/><Relationship Id="rId49" Type="http://schemas.openxmlformats.org/officeDocument/2006/relationships/hyperlink" Target="https://doi.org/10.1111/fwb.13062" TargetMode="External"/><Relationship Id="rId57" Type="http://schemas.openxmlformats.org/officeDocument/2006/relationships/hyperlink" Target="https://doi.org/10.2307/1313099" TargetMode="External"/><Relationship Id="rId10" Type="http://schemas.microsoft.com/office/2016/09/relationships/commentsIds" Target="commentsIds.xml"/><Relationship Id="rId31" Type="http://schemas.openxmlformats.org/officeDocument/2006/relationships/hyperlink" Target="https://doi.org/10.1577/1548-8675(1994)014%3c0237:hdacso%3e2.3.co;2" TargetMode="External"/><Relationship Id="rId44" Type="http://schemas.openxmlformats.org/officeDocument/2006/relationships/hyperlink" Target="https://doi.org/10.1007/978-1-4614-7138-7" TargetMode="External"/><Relationship Id="rId52" Type="http://schemas.openxmlformats.org/officeDocument/2006/relationships/hyperlink" Target="https://www.waterboards.ca.gov/water%7b\_%7dissues/programs/tmdl/records/region%7b\_%7d1/2010/ref3872.pdf" TargetMode="External"/><Relationship Id="rId60" Type="http://schemas.openxmlformats.org/officeDocument/2006/relationships/hyperlink" Target="https://doi.org/10.1111/j.1365-2427.2009.02272.x" TargetMode="External"/><Relationship Id="rId65" Type="http://schemas.openxmlformats.org/officeDocument/2006/relationships/hyperlink" Target="https://doi.org/10.1890/08-0305.1" TargetMode="External"/><Relationship Id="rId73" Type="http://schemas.openxmlformats.org/officeDocument/2006/relationships/hyperlink" Target="https://www.siskiyourcd.com/resources" TargetMode="External"/><Relationship Id="rId78" Type="http://schemas.openxmlformats.org/officeDocument/2006/relationships/hyperlink" Target="https://www.siskiyourcd.com/resources" TargetMode="External"/><Relationship Id="rId81" Type="http://schemas.openxmlformats.org/officeDocument/2006/relationships/hyperlink" Target="https://www.siskiyourcd.com/resources" TargetMode="External"/><Relationship Id="rId86" Type="http://schemas.openxmlformats.org/officeDocument/2006/relationships/hyperlink" Target="https://doi.org/10.1029/2018WR024209" TargetMode="External"/><Relationship Id="rId94" Type="http://schemas.openxmlformats.org/officeDocument/2006/relationships/hyperlink" Target="https://doi.org/10.1002/rra.3575" TargetMode="Externa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3.jpg"/><Relationship Id="rId18" Type="http://schemas.openxmlformats.org/officeDocument/2006/relationships/image" Target="media/image8.png"/><Relationship Id="rId39" Type="http://schemas.openxmlformats.org/officeDocument/2006/relationships/hyperlink" Target="https://water.ca.gov/Programs/Water-Use-And-Efficiency/Land-And-Water-Use/Agricultural-Land-And-Water-Use-Estimates" TargetMode="External"/><Relationship Id="rId34" Type="http://schemas.openxmlformats.org/officeDocument/2006/relationships/hyperlink" Target="http://www.fgc.ca.gov/meetings/2015/Aug/Exhibits/0805%7b\_%7dItem%7b\_%7d38%7b\_%7dCohoStatusReport.pdf" TargetMode="External"/><Relationship Id="rId50" Type="http://schemas.openxmlformats.org/officeDocument/2006/relationships/hyperlink" Target="https://doi.org/10.1007/s00267-013-0055-3" TargetMode="External"/><Relationship Id="rId55" Type="http://schemas.openxmlformats.org/officeDocument/2006/relationships/hyperlink" Target="https://doi.org/10.1017/CBO9781107415324.004" TargetMode="External"/><Relationship Id="rId76" Type="http://schemas.openxmlformats.org/officeDocument/2006/relationships/hyperlink" Target="https://www.siskiyourcd.com/resources" TargetMode="External"/><Relationship Id="rId97"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www.siskiyourcd.com/resources" TargetMode="External"/><Relationship Id="rId92" Type="http://schemas.openxmlformats.org/officeDocument/2006/relationships/hyperlink" Target="https://repository.library.noaa.gov/view/noaa/3483" TargetMode="External"/><Relationship Id="rId2" Type="http://schemas.openxmlformats.org/officeDocument/2006/relationships/numbering" Target="numbering.xml"/><Relationship Id="rId29" Type="http://schemas.openxmlformats.org/officeDocument/2006/relationships/hyperlink" Target="https://doi.org/10.1007/s11160-016-9432-3" TargetMode="External"/><Relationship Id="rId24" Type="http://schemas.openxmlformats.org/officeDocument/2006/relationships/hyperlink" Target="https://doi.org/10.1890/130134" TargetMode="External"/><Relationship Id="rId40" Type="http://schemas.openxmlformats.org/officeDocument/2006/relationships/hyperlink" Target="http://groundwater.ucdavis.edu/files/165395.pdf" TargetMode="External"/><Relationship Id="rId45" Type="http://schemas.openxmlformats.org/officeDocument/2006/relationships/hyperlink" Target="https://nrm.dfg.ca.gov/FileHandler.ashx?DocumentID=77836" TargetMode="External"/><Relationship Id="rId66" Type="http://schemas.openxmlformats.org/officeDocument/2006/relationships/hyperlink" Target="https://www.scottwatertrust.org/blank" TargetMode="External"/><Relationship Id="rId87" Type="http://schemas.openxmlformats.org/officeDocument/2006/relationships/hyperlink" Target="https://data.census.gov/cedsci" TargetMode="External"/><Relationship Id="rId61" Type="http://schemas.openxmlformats.org/officeDocument/2006/relationships/hyperlink" Target="https://www.siskiyourcd.com/resources" TargetMode="External"/><Relationship Id="rId82" Type="http://schemas.openxmlformats.org/officeDocument/2006/relationships/hyperlink" Target="https://www.siskiyourcd.com/resources"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hyperlink" Target="https://doi.org/10.1577/1548-8659(1997)126%3c0049" TargetMode="External"/><Relationship Id="rId35" Type="http://schemas.openxmlformats.org/officeDocument/2006/relationships/hyperlink" Target="https://wildlife.ca.gov/Conservation/Watersheds/Instream-Flow/Studies/Scott-Shasta-Study" TargetMode="External"/><Relationship Id="rId56" Type="http://schemas.openxmlformats.org/officeDocument/2006/relationships/hyperlink" Target="https://doi.org/10.3389/fenvs.2021.790667" TargetMode="External"/><Relationship Id="rId77" Type="http://schemas.openxmlformats.org/officeDocument/2006/relationships/hyperlink" Target="https://www.siskiyourcd.com/resources" TargetMode="External"/><Relationship Id="rId8" Type="http://schemas.openxmlformats.org/officeDocument/2006/relationships/comments" Target="comments.xml"/><Relationship Id="rId51" Type="http://schemas.openxmlformats.org/officeDocument/2006/relationships/hyperlink" Target="https://doi.org/10.1002/rra" TargetMode="External"/><Relationship Id="rId72" Type="http://schemas.openxmlformats.org/officeDocument/2006/relationships/hyperlink" Target="https://www.siskiyourcd.com/resources" TargetMode="External"/><Relationship Id="rId93" Type="http://schemas.openxmlformats.org/officeDocument/2006/relationships/hyperlink" Target="https://repository.library.noaa.gov/view/noaa/3609"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F8E1C2-3706-4178-931A-E7F5E4509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2317</TotalTime>
  <Pages>58</Pages>
  <Words>19486</Words>
  <Characters>111075</Characters>
  <Application>Microsoft Office Word</Application>
  <DocSecurity>0</DocSecurity>
  <Lines>925</Lines>
  <Paragraphs>260</Paragraphs>
  <ScaleCrop>false</ScaleCrop>
  <HeadingPairs>
    <vt:vector size="2" baseType="variant">
      <vt:variant>
        <vt:lpstr>Title</vt:lpstr>
      </vt:variant>
      <vt:variant>
        <vt:i4>1</vt:i4>
      </vt:variant>
    </vt:vector>
  </HeadingPairs>
  <TitlesOfParts>
    <vt:vector size="1" baseType="lpstr">
      <vt:lpstr>A watershed-specific formula to predict coho salmon reproduction using river flow metrics</vt:lpstr>
    </vt:vector>
  </TitlesOfParts>
  <Company/>
  <LinksUpToDate>false</LinksUpToDate>
  <CharactersWithSpaces>130301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subject/>
  <dc:creator>Claire Kouba, Jason Weiner and Thomas Harter</dc:creator>
  <cp:keywords/>
  <dc:description/>
  <cp:lastModifiedBy>Claire Kouba</cp:lastModifiedBy>
  <cp:revision>1</cp:revision>
  <dcterms:created xsi:type="dcterms:W3CDTF">2024-03-18T17:20:00Z</dcterms:created>
  <dcterms:modified xsi:type="dcterms:W3CDTF">2024-03-21T18:11:00Z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Nov. 2023</vt:lpwstr>
  </property>
  <property fmtid="{D5CDD505-2E9C-101B-9397-08002B2CF9AE}" pid="4" name="output">
    <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