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8DFD8" w14:textId="77777777" w:rsidR="005F2081" w:rsidRDefault="004A2066">
      <w:pPr>
        <w:pStyle w:val="Title"/>
      </w:pPr>
      <w:r>
        <w:t>A watershed-specific formula to predict coho salmon reproduction using river flow metrics</w:t>
      </w:r>
    </w:p>
    <w:p w14:paraId="31402043" w14:textId="77777777" w:rsidR="005F2081" w:rsidRDefault="004A2066">
      <w:pPr>
        <w:pStyle w:val="Author"/>
      </w:pPr>
      <w:r>
        <w:t>Claire Kouba, Jason Weiner and Thomas Harter</w:t>
      </w:r>
    </w:p>
    <w:p w14:paraId="04226610" w14:textId="77777777" w:rsidR="005F2081" w:rsidRDefault="004A2066">
      <w:pPr>
        <w:pStyle w:val="Date"/>
      </w:pPr>
      <w:r>
        <w:t>Nov. 2023</w:t>
      </w:r>
    </w:p>
    <w:p w14:paraId="36B21E5F" w14:textId="77777777" w:rsidR="005F2081" w:rsidRDefault="004A2066">
      <w:pPr>
        <w:pStyle w:val="Heading1"/>
      </w:pPr>
      <w:bookmarkStart w:id="0" w:name="abstract"/>
      <w:r>
        <w:t>Abstract</w:t>
      </w:r>
    </w:p>
    <w:p w14:paraId="6A4402F1" w14:textId="77777777" w:rsidR="005F2081" w:rsidRDefault="004A2066">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4E31CEFC" w14:textId="77777777" w:rsidR="005F2081" w:rsidRDefault="004A2066">
      <w:r>
        <w:br w:type="page"/>
      </w:r>
    </w:p>
    <w:p w14:paraId="67DE87EA" w14:textId="77777777" w:rsidR="005F2081" w:rsidRDefault="004A2066">
      <w:pPr>
        <w:pStyle w:val="Heading1"/>
      </w:pPr>
      <w:bookmarkStart w:id="1" w:name="introduction"/>
      <w:bookmarkEnd w:id="0"/>
      <w:r>
        <w:rPr>
          <w:rStyle w:val="SectionNumber"/>
        </w:rPr>
        <w:lastRenderedPageBreak/>
        <w:t>1</w:t>
      </w:r>
      <w:r>
        <w:tab/>
        <w:t>Introduction</w:t>
      </w:r>
    </w:p>
    <w:p w14:paraId="5F110B33" w14:textId="77777777" w:rsidR="005F2081" w:rsidRDefault="004A2066">
      <w:pPr>
        <w:pStyle w:val="Heading2"/>
      </w:pPr>
      <w:bookmarkStart w:id="2" w:name="motivation-and-objectives"/>
      <w:r>
        <w:rPr>
          <w:rStyle w:val="SectionNumber"/>
        </w:rPr>
        <w:t>1.1</w:t>
      </w:r>
      <w:r>
        <w:tab/>
        <w:t>Motivation and objectives</w:t>
      </w:r>
    </w:p>
    <w:p w14:paraId="2BE792A6" w14:textId="77777777" w:rsidR="005F2081" w:rsidRDefault="004A2066">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w:t>
      </w:r>
      <w:proofErr w:type="spellStart"/>
      <w:r>
        <w:t>Jalón</w:t>
      </w:r>
      <w:proofErr w:type="spellEnd"/>
      <w:r>
        <w:t xml:space="preserve">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DF1AC17" w14:textId="77777777" w:rsidR="005F2081" w:rsidRDefault="004A2066">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6B63DAA0" w14:textId="77777777" w:rsidR="005F2081" w:rsidRDefault="004A2066">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14:paraId="70C71818" w14:textId="77777777" w:rsidR="005F2081" w:rsidRDefault="004A2066">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p w14:paraId="20F4472F" w14:textId="77777777" w:rsidR="005F2081" w:rsidRDefault="004A2066">
      <w:pPr>
        <w:pStyle w:val="Heading2"/>
      </w:pPr>
      <w:bookmarkStart w:id="3" w:name="history-of-flow-ecology-relationships"/>
      <w:bookmarkEnd w:id="2"/>
      <w:r>
        <w:rPr>
          <w:rStyle w:val="SectionNumber"/>
        </w:rPr>
        <w:t>1.2</w:t>
      </w:r>
      <w:r>
        <w:tab/>
        <w:t>History of flow-ecology relationships</w:t>
      </w:r>
    </w:p>
    <w:p w14:paraId="565B904B" w14:textId="77777777" w:rsidR="005F2081" w:rsidRDefault="004A2066">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w:t>
      </w:r>
      <w:r>
        <w:rPr>
          <w:b/>
          <w:bCs/>
        </w:rPr>
        <w:t>Monk2006?</w:t>
      </w:r>
      <w:r>
        <w:t xml:space="preserve">; </w:t>
      </w:r>
      <w:r>
        <w:rPr>
          <w:b/>
          <w:bCs/>
        </w:rPr>
        <w:t>Guareschi2014?</w:t>
      </w:r>
      <w:r>
        <w:t xml:space="preserve">; </w:t>
      </w:r>
      <w:r>
        <w:rPr>
          <w:b/>
          <w:bCs/>
        </w:rPr>
        <w:t>Kevic2018?</w:t>
      </w:r>
      <w:r>
        <w:t xml:space="preserve">; Mazor et al. 2018; Larsen et al. 2021; Peek et al. 2022; </w:t>
      </w:r>
      <w:r>
        <w:rPr>
          <w:b/>
          <w:bCs/>
        </w:rPr>
        <w:t>Chessman2022?</w:t>
      </w:r>
      <w:r>
        <w:t xml:space="preserve">), and secondly, and fish diversity and community assemblage [e.g., </w:t>
      </w:r>
      <w:proofErr w:type="spellStart"/>
      <w:r>
        <w:t>McManamay</w:t>
      </w:r>
      <w:proofErr w:type="spellEnd"/>
      <w:r>
        <w:t xml:space="preserve"> et al. (2013); (</w:t>
      </w:r>
      <w:r>
        <w:rPr>
          <w:b/>
          <w:bCs/>
        </w:rPr>
        <w:t>PetersonFreeman2016?</w:t>
      </w:r>
      <w:r>
        <w:t>); (</w:t>
      </w:r>
      <w:r>
        <w:rPr>
          <w:b/>
          <w:bCs/>
        </w:rPr>
        <w:t>Cartwright2017?</w:t>
      </w:r>
      <w:r>
        <w:t>); (</w:t>
      </w:r>
      <w:r>
        <w:rPr>
          <w:b/>
          <w:bCs/>
        </w:rPr>
        <w:t>Sinnathamby2018?</w:t>
      </w:r>
      <w:r>
        <w:t>); Hain et al. (2018); (</w:t>
      </w:r>
      <w:r>
        <w:rPr>
          <w:b/>
          <w:bCs/>
        </w:rPr>
        <w:t>Guedes2020?</w:t>
      </w:r>
      <w:r>
        <w:t>); (</w:t>
      </w:r>
      <w:r>
        <w:rPr>
          <w:b/>
          <w:bCs/>
        </w:rPr>
        <w:t>Yao2021?</w:t>
      </w:r>
      <w:r>
        <w:t>)). Ecological responses can also be based on the abundance of a single or a few species, often of fish (</w:t>
      </w:r>
      <w:r>
        <w:rPr>
          <w:b/>
          <w:bCs/>
        </w:rPr>
        <w:t>Stewart-Koster</w:t>
      </w:r>
      <w:proofErr w:type="gramStart"/>
      <w:r>
        <w:rPr>
          <w:b/>
          <w:bCs/>
        </w:rPr>
        <w:t>2011?</w:t>
      </w:r>
      <w:r>
        <w:t>;</w:t>
      </w:r>
      <w:proofErr w:type="gramEnd"/>
      <w:r>
        <w:t xml:space="preserve"> </w:t>
      </w:r>
      <w:r>
        <w:rPr>
          <w:b/>
          <w:bCs/>
        </w:rPr>
        <w:t>Booth2014?</w:t>
      </w:r>
      <w:r>
        <w:t xml:space="preserve">; </w:t>
      </w:r>
      <w:r>
        <w:rPr>
          <w:b/>
          <w:bCs/>
        </w:rPr>
        <w:t>DeWeberPeterson2020?</w:t>
      </w:r>
      <w:r>
        <w:t xml:space="preserve">; </w:t>
      </w:r>
      <w:r>
        <w:rPr>
          <w:b/>
          <w:bCs/>
        </w:rPr>
        <w:t>Hale2023?</w:t>
      </w:r>
      <w:r>
        <w:t>), as well as the extent of habitat types (</w:t>
      </w:r>
      <w:r>
        <w:rPr>
          <w:b/>
          <w:bCs/>
        </w:rPr>
        <w:t>Chowdhury2007?</w:t>
      </w:r>
      <w:r>
        <w:t xml:space="preserve">; </w:t>
      </w:r>
      <w:r>
        <w:rPr>
          <w:b/>
          <w:bCs/>
        </w:rPr>
        <w:t>Chen2011?</w:t>
      </w:r>
      <w:r>
        <w:t xml:space="preserve">; </w:t>
      </w:r>
      <w:r>
        <w:rPr>
          <w:b/>
          <w:bCs/>
        </w:rPr>
        <w:t>Brand2011?</w:t>
      </w:r>
      <w:r>
        <w:t>) and the presence of organisms including vegetation and plankton (</w:t>
      </w:r>
      <w:r>
        <w:rPr>
          <w:b/>
          <w:bCs/>
        </w:rPr>
        <w:t>Riis2008?</w:t>
      </w:r>
      <w:r>
        <w:t xml:space="preserve">; </w:t>
      </w:r>
      <w:r>
        <w:rPr>
          <w:b/>
          <w:bCs/>
        </w:rPr>
        <w:t>Catford2014?</w:t>
      </w:r>
      <w:r>
        <w:t xml:space="preserve">; </w:t>
      </w:r>
      <w:r>
        <w:rPr>
          <w:b/>
          <w:bCs/>
        </w:rPr>
        <w:t>Qian2016?</w:t>
      </w:r>
      <w:r>
        <w:t xml:space="preserve">; </w:t>
      </w:r>
      <w:r>
        <w:rPr>
          <w:b/>
          <w:bCs/>
        </w:rPr>
        <w:t>Tesfaye2017?</w:t>
      </w:r>
      <w:r>
        <w:t xml:space="preserve">; </w:t>
      </w:r>
      <w:r>
        <w:rPr>
          <w:b/>
          <w:bCs/>
        </w:rPr>
        <w:t>Vesi2019?</w:t>
      </w:r>
      <w:r>
        <w:t xml:space="preserve">; </w:t>
      </w:r>
      <w:r>
        <w:rPr>
          <w:b/>
          <w:bCs/>
        </w:rPr>
        <w:t>Saby2022?</w:t>
      </w:r>
      <w:r>
        <w:t xml:space="preserve">). Hydrologic predictors range widely, with a heavy emphasis on extreme (low or high) flow events and the duration of components of the flow regime (e.g., </w:t>
      </w:r>
      <w:r>
        <w:rPr>
          <w:b/>
          <w:bCs/>
        </w:rPr>
        <w:t>Ayllon</w:t>
      </w:r>
      <w:proofErr w:type="gramStart"/>
      <w:r>
        <w:rPr>
          <w:b/>
          <w:bCs/>
        </w:rPr>
        <w:t>2014?</w:t>
      </w:r>
      <w:r>
        <w:t>;</w:t>
      </w:r>
      <w:proofErr w:type="gramEnd"/>
      <w:r>
        <w:t xml:space="preserve"> </w:t>
      </w:r>
      <w:r>
        <w:rPr>
          <w:b/>
          <w:bCs/>
        </w:rPr>
        <w:t>Lamouroux2015?</w:t>
      </w:r>
      <w:r>
        <w:t xml:space="preserve">; </w:t>
      </w:r>
      <w:r>
        <w:rPr>
          <w:b/>
          <w:bCs/>
        </w:rPr>
        <w:t>McManamay2015?</w:t>
      </w:r>
      <w:r>
        <w:t xml:space="preserve">; </w:t>
      </w:r>
      <w:r>
        <w:rPr>
          <w:b/>
          <w:bCs/>
        </w:rPr>
        <w:t>Bower2022?</w:t>
      </w:r>
      <w:r>
        <w:t xml:space="preserve">). Causes of the change in hydrology include the operation of dams, changes in human water use, climate change, and natural flow variability (e.g., </w:t>
      </w:r>
      <w:r>
        <w:rPr>
          <w:b/>
          <w:bCs/>
        </w:rPr>
        <w:t>Herrera</w:t>
      </w:r>
      <w:proofErr w:type="gramStart"/>
      <w:r>
        <w:rPr>
          <w:b/>
          <w:bCs/>
        </w:rPr>
        <w:t>2017?</w:t>
      </w:r>
      <w:r>
        <w:t>;</w:t>
      </w:r>
      <w:proofErr w:type="gramEnd"/>
      <w:r>
        <w:t xml:space="preserve"> </w:t>
      </w:r>
      <w:r>
        <w:rPr>
          <w:b/>
          <w:bCs/>
        </w:rPr>
        <w:t>Gao2020?</w:t>
      </w:r>
      <w:r>
        <w:t xml:space="preserve">; White et al. 2018; </w:t>
      </w:r>
      <w:r>
        <w:rPr>
          <w:b/>
          <w:bCs/>
        </w:rPr>
        <w:t>Daneshvar2017?</w:t>
      </w:r>
      <w:r>
        <w:t xml:space="preserve">; </w:t>
      </w:r>
      <w:r>
        <w:rPr>
          <w:b/>
          <w:bCs/>
        </w:rPr>
        <w:t>Herbst2019?</w:t>
      </w:r>
      <w:r>
        <w:t>).</w:t>
      </w:r>
    </w:p>
    <w:p w14:paraId="11BB6C42" w14:textId="77777777" w:rsidR="005F2081" w:rsidRDefault="004A2066">
      <w:pPr>
        <w:pStyle w:val="BodyText"/>
      </w:pPr>
      <w:r>
        <w:t xml:space="preserve">Investigations of flow-ecology relationships can also be grouped by approach (as in </w:t>
      </w:r>
      <w:r>
        <w:rPr>
          <w:b/>
          <w:bCs/>
        </w:rPr>
        <w:t>Brummer2016?</w:t>
      </w:r>
      <w:r>
        <w:t xml:space="preserve">). In experimental flow studies the flow is directly manipulated with dam releases and biological responses are monitored (e.g., </w:t>
      </w:r>
      <w:r>
        <w:rPr>
          <w:b/>
          <w:bCs/>
        </w:rPr>
        <w:t>Konrad2011?</w:t>
      </w:r>
      <w:r>
        <w:t xml:space="preserve">). In longitudinal studies, long-term ecological and hydrological records can be used to infer local or regional correlations (e.g., </w:t>
      </w:r>
      <w:r>
        <w:rPr>
          <w:b/>
          <w:bCs/>
        </w:rPr>
        <w:t>Medallo-Diaz2019?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 (e.g., </w:t>
      </w:r>
      <w:r>
        <w:rPr>
          <w:b/>
          <w:bCs/>
        </w:rPr>
        <w:t>Monk</w:t>
      </w:r>
      <w:proofErr w:type="gramStart"/>
      <w:r>
        <w:rPr>
          <w:b/>
          <w:bCs/>
        </w:rPr>
        <w:t>2008?</w:t>
      </w:r>
      <w:r>
        <w:t>;</w:t>
      </w:r>
      <w:proofErr w:type="gramEnd"/>
      <w:r>
        <w:t xml:space="preserve"> </w:t>
      </w:r>
      <w:r>
        <w:rPr>
          <w:b/>
          <w:bCs/>
        </w:rPr>
        <w:t>Riis2008?</w:t>
      </w:r>
      <w:r>
        <w:t xml:space="preserve">; </w:t>
      </w:r>
      <w:r>
        <w:rPr>
          <w:b/>
          <w:bCs/>
        </w:rPr>
        <w:t>Catford2014?</w:t>
      </w:r>
      <w:r>
        <w:t xml:space="preserve">; </w:t>
      </w:r>
      <w:r>
        <w:rPr>
          <w:b/>
          <w:bCs/>
        </w:rPr>
        <w:t>Bower2022?</w:t>
      </w:r>
      <w:r>
        <w:t>). Space-for-time analyses require considerably fewer resources than experimental flows and longitudinal studies, and thus are more numerous (</w:t>
      </w:r>
      <w:r>
        <w:rPr>
          <w:b/>
          <w:bCs/>
        </w:rPr>
        <w:t>Brummer2016?</w:t>
      </w:r>
      <w:r>
        <w:t xml:space="preserve">). Frequently in space-for-time analyses the flow change is quantified in </w:t>
      </w:r>
      <w:r>
        <w:lastRenderedPageBreak/>
        <w:t>terms of hydrologic alteration from a natural or historical regime, as in the Ecological Limits of Hydrologic Alteration (ELOHA) framework (</w:t>
      </w:r>
      <w:r>
        <w:rPr>
          <w:b/>
          <w:bCs/>
        </w:rPr>
        <w:t>Richter</w:t>
      </w:r>
      <w:proofErr w:type="gramStart"/>
      <w:r>
        <w:rPr>
          <w:b/>
          <w:bCs/>
        </w:rPr>
        <w:t>2006?</w:t>
      </w:r>
      <w:r>
        <w:t>;</w:t>
      </w:r>
      <w:proofErr w:type="gramEnd"/>
      <w:r>
        <w:t xml:space="preserve"> Poff et al. 2010). ELOHA and other methods to identify natural flow regimes are adaptable and have been applied widely to many distinct regional systems (e.g., </w:t>
      </w:r>
      <w:r>
        <w:rPr>
          <w:b/>
          <w:bCs/>
        </w:rPr>
        <w:t>Knight</w:t>
      </w:r>
      <w:proofErr w:type="gramStart"/>
      <w:r>
        <w:rPr>
          <w:b/>
          <w:bCs/>
        </w:rPr>
        <w:t>2014?</w:t>
      </w:r>
      <w:r>
        <w:t>;</w:t>
      </w:r>
      <w:proofErr w:type="gramEnd"/>
      <w:r>
        <w:t xml:space="preserve"> </w:t>
      </w:r>
      <w:r>
        <w:rPr>
          <w:b/>
          <w:bCs/>
        </w:rPr>
        <w:t>Brummer2016?</w:t>
      </w:r>
      <w:r>
        <w:t xml:space="preserve">; </w:t>
      </w:r>
      <w:r>
        <w:rPr>
          <w:b/>
          <w:bCs/>
        </w:rPr>
        <w:t>Bower2022?</w:t>
      </w:r>
      <w:r>
        <w:t>).</w:t>
      </w:r>
    </w:p>
    <w:p w14:paraId="5E34DFBD" w14:textId="77777777" w:rsidR="005F2081" w:rsidRDefault="004A2066">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w:t>
      </w:r>
      <w:r>
        <w:rPr>
          <w:b/>
          <w:bCs/>
        </w:rPr>
        <w:t>Richter</w:t>
      </w:r>
      <w:proofErr w:type="gramStart"/>
      <w:r>
        <w:rPr>
          <w:b/>
          <w:bCs/>
        </w:rPr>
        <w:t>2006?</w:t>
      </w:r>
      <w:r>
        <w:t>;</w:t>
      </w:r>
      <w:proofErr w:type="gramEnd"/>
      <w:r>
        <w:t xml:space="preserve"> </w:t>
      </w:r>
      <w:r>
        <w:rPr>
          <w:b/>
          <w:bCs/>
        </w:rPr>
        <w:t>Han2015?</w:t>
      </w:r>
      <w:r>
        <w:t xml:space="preserve">; </w:t>
      </w:r>
      <w:r>
        <w:rPr>
          <w:b/>
          <w:bCs/>
        </w:rPr>
        <w:t>Sinnathamby2018?</w:t>
      </w:r>
      <w:r>
        <w:t xml:space="preserve">; </w:t>
      </w:r>
      <w:r>
        <w:rPr>
          <w:b/>
          <w:bCs/>
        </w:rPr>
        <w:t>Bradley2017?</w:t>
      </w:r>
      <w:r>
        <w:t xml:space="preserve">; </w:t>
      </w:r>
      <w:r>
        <w:rPr>
          <w:b/>
          <w:bCs/>
        </w:rPr>
        <w:t>Brummer2016?</w:t>
      </w:r>
      <w:r>
        <w:t>). But historical approaches based on relationship-finding are several steps removed from the policy-making process (</w:t>
      </w:r>
      <w:r>
        <w:rPr>
          <w:b/>
          <w:bCs/>
        </w:rPr>
        <w:t>Webb2018?</w:t>
      </w:r>
      <w:r>
        <w:t>). For example, ELOHA or similar approaches can generate flow-ecology relationships or flow standards for particular rivers, but cannot translate specific management decisions into hydrologic or ecological outcomes (</w:t>
      </w:r>
      <w:r>
        <w:rPr>
          <w:b/>
          <w:bCs/>
        </w:rPr>
        <w:t>Cartwright2017?</w:t>
      </w:r>
      <w:r>
        <w:t xml:space="preserve">). Additionally, studies of multiple stressors on river systems suggest that flow changes alone are not enough to predict ecological response at regional, multi-basin scales (e.g., </w:t>
      </w:r>
      <w:r>
        <w:rPr>
          <w:b/>
          <w:bCs/>
        </w:rPr>
        <w:t>Worral</w:t>
      </w:r>
      <w:proofErr w:type="gramStart"/>
      <w:r>
        <w:rPr>
          <w:b/>
          <w:bCs/>
        </w:rPr>
        <w:t>2014?</w:t>
      </w:r>
      <w:r>
        <w:t>;</w:t>
      </w:r>
      <w:proofErr w:type="gramEnd"/>
      <w:r>
        <w:t xml:space="preserve"> </w:t>
      </w:r>
      <w:r>
        <w:rPr>
          <w:b/>
          <w:bCs/>
        </w:rPr>
        <w:t>Knight2014?</w:t>
      </w:r>
      <w:r>
        <w:t xml:space="preserve">; </w:t>
      </w:r>
      <w:proofErr w:type="spellStart"/>
      <w:r>
        <w:t>McManamay</w:t>
      </w:r>
      <w:proofErr w:type="spellEnd"/>
      <w:r>
        <w:t xml:space="preserve"> et al. 2013; </w:t>
      </w:r>
      <w:r>
        <w:rPr>
          <w:b/>
          <w:bCs/>
        </w:rPr>
        <w:t>McManamay2015?</w:t>
      </w:r>
      <w:r>
        <w:t xml:space="preserve">) or in some single basins (e.g., </w:t>
      </w:r>
      <w:r>
        <w:rPr>
          <w:b/>
          <w:bCs/>
        </w:rPr>
        <w:t>Triana2021?</w:t>
      </w:r>
      <w:r>
        <w:t xml:space="preserve">). Finally, many flow-ecology relationships are based on insufficient data. Methods have been proposed to mitigate this (e.g., </w:t>
      </w:r>
      <w:r>
        <w:rPr>
          <w:b/>
          <w:bCs/>
        </w:rPr>
        <w:t>Miller2018?</w:t>
      </w:r>
      <w:r>
        <w:t>), but the exercise is generally inhibited by small sample size of relevant ecological metrics (</w:t>
      </w:r>
      <w:r>
        <w:rPr>
          <w:b/>
          <w:bCs/>
        </w:rPr>
        <w:t>Gwinn2015?</w:t>
      </w:r>
      <w:r>
        <w:t>).</w:t>
      </w:r>
    </w:p>
    <w:p w14:paraId="2D78459B" w14:textId="77777777" w:rsidR="005F2081" w:rsidRDefault="004A2066">
      <w:pPr>
        <w:pStyle w:val="BodyText"/>
      </w:pPr>
      <w:r>
        <w:t>An ideal framework for supporting decision-making would involve two key steps, firstly connecting management actions to flow changes, and secondly connecting flow changes to ecological responses (</w:t>
      </w:r>
      <w:r>
        <w:rPr>
          <w:b/>
          <w:bCs/>
        </w:rPr>
        <w:t>PetersonFreeman</w:t>
      </w:r>
      <w:proofErr w:type="gramStart"/>
      <w:r>
        <w:rPr>
          <w:b/>
          <w:bCs/>
        </w:rPr>
        <w:t>2016?</w:t>
      </w:r>
      <w:r>
        <w:t>;</w:t>
      </w:r>
      <w:proofErr w:type="gramEnd"/>
      <w:r>
        <w:t xml:space="preserve"> </w:t>
      </w:r>
      <w:r>
        <w:rPr>
          <w:b/>
          <w:bCs/>
        </w:rPr>
        <w:t>DeWeberPeterson2020?</w:t>
      </w:r>
      <w:r>
        <w:t xml:space="preserve">; </w:t>
      </w:r>
      <w:r>
        <w:rPr>
          <w:b/>
          <w:bCs/>
        </w:rPr>
        <w:t>Triana2021?</w:t>
      </w:r>
      <w:r>
        <w:t>). Both steps can involve complex models and substantial uncertainty, often representing an interdisciplinary challenge. Threshold values for “sufficient” flows would be ideal for a management context (</w:t>
      </w:r>
      <w:r>
        <w:rPr>
          <w:b/>
          <w:bCs/>
        </w:rPr>
        <w:t>Rosenfeld2017?</w:t>
      </w:r>
      <w:r>
        <w:t>), but can be difficult to identify and in some cases may not exist (</w:t>
      </w:r>
      <w:r>
        <w:rPr>
          <w:b/>
          <w:bCs/>
        </w:rPr>
        <w:t>LuedersMcManamay2023?</w:t>
      </w:r>
      <w:r>
        <w:t xml:space="preserve">). Additionally, quantifying ecological responses to “designer” or functional flows is arguably more suited for supporting water resource management than identifying natural flow regimes (Arthington, Bernardo, and </w:t>
      </w:r>
      <w:proofErr w:type="spellStart"/>
      <w:r>
        <w:t>Ilhéu</w:t>
      </w:r>
      <w:proofErr w:type="spellEnd"/>
      <w:r>
        <w:t xml:space="preserve"> 2014; </w:t>
      </w:r>
      <w:r>
        <w:rPr>
          <w:b/>
          <w:bCs/>
        </w:rPr>
        <w:t>Webb2018?</w:t>
      </w:r>
      <w:r>
        <w:t xml:space="preserve">), though some may suggest that all possible historical flow components should be preserved (e.g., </w:t>
      </w:r>
      <w:r>
        <w:rPr>
          <w:b/>
          <w:bCs/>
        </w:rPr>
        <w:t>Bower2022?</w:t>
      </w:r>
      <w:r>
        <w:t>),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w:t>
      </w:r>
      <w:r>
        <w:rPr>
          <w:b/>
          <w:bCs/>
        </w:rPr>
        <w:t>DeWeberPeterson2020?</w:t>
      </w:r>
      <w:r>
        <w:t>).</w:t>
      </w:r>
    </w:p>
    <w:p w14:paraId="7A130D04" w14:textId="36D42481" w:rsidR="005F2081" w:rsidRDefault="004A2066">
      <w:pPr>
        <w:pStyle w:val="BodyText"/>
      </w:pPr>
      <w:r>
        <w:t xml:space="preserve">The present study is a longitudinal analysis, using empirical data and a case study, to address the second of the two key links identified above. We use empirical data to predict a biological response to measurable (and </w:t>
      </w:r>
      <w:proofErr w:type="spellStart"/>
      <w:r>
        <w:t>simulatable</w:t>
      </w:r>
      <w:proofErr w:type="spellEnd"/>
      <w:r>
        <w:t xml:space="preserv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 xml:space="preserve">using an appropriate hydrologic model, then use hydrologic benefit functions to summarize the </w:t>
      </w:r>
      <w:ins w:id="4" w:author="Thomas Harter" w:date="2024-03-29T07:14:00Z">
        <w:r w:rsidR="00156351">
          <w:t xml:space="preserve">ecologic </w:t>
        </w:r>
      </w:ins>
      <w:r>
        <w:t>outcomes of a portfolio of water and land use scenarios.</w:t>
      </w:r>
    </w:p>
    <w:p w14:paraId="47E75E1F" w14:textId="01E6D4C2" w:rsidR="005F2081" w:rsidRDefault="004A2066">
      <w:pPr>
        <w:pStyle w:val="Heading1"/>
      </w:pPr>
      <w:bookmarkStart w:id="5" w:name="X64f7ebf8be7aee8f015a7ab48fe88f61a5f7a78"/>
      <w:bookmarkEnd w:id="1"/>
      <w:bookmarkEnd w:id="3"/>
      <w:r>
        <w:rPr>
          <w:rStyle w:val="SectionNumber"/>
        </w:rPr>
        <w:t>2</w:t>
      </w:r>
      <w:r>
        <w:tab/>
      </w:r>
      <w:ins w:id="6" w:author="Thomas Harter" w:date="2024-03-29T07:15:00Z">
        <w:r w:rsidR="0032263F">
          <w:t>Methods: c</w:t>
        </w:r>
      </w:ins>
      <w:del w:id="7" w:author="Thomas Harter" w:date="2024-03-29T07:15:00Z">
        <w:r w:rsidDel="0032263F">
          <w:delText>C</w:delText>
        </w:r>
      </w:del>
      <w:r>
        <w:t>ase study</w:t>
      </w:r>
      <w:del w:id="8" w:author="Thomas Harter" w:date="2024-03-29T07:15:00Z">
        <w:r w:rsidDel="0032263F">
          <w:delText>:</w:delText>
        </w:r>
      </w:del>
      <w:r>
        <w:t xml:space="preserve"> setting and species of concern</w:t>
      </w:r>
    </w:p>
    <w:p w14:paraId="121294EB" w14:textId="77777777" w:rsidR="005F2081" w:rsidRDefault="004A2066">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6DE7C40D" w14:textId="77777777" w:rsidR="005F2081" w:rsidRDefault="004A2066">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6F5907E7" w14:textId="77777777" w:rsidR="005F2081" w:rsidRDefault="004A2066">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45911963" w14:textId="77777777" w:rsidR="005F2081" w:rsidRDefault="004A2066">
      <w:pPr>
        <w:pStyle w:val="CaptionedFigure"/>
      </w:pPr>
      <w:r>
        <w:rPr>
          <w:noProof/>
        </w:rPr>
        <w:lastRenderedPageBreak/>
        <w:drawing>
          <wp:inline distT="0" distB="0" distL="0" distR="0" wp14:anchorId="7374B16C" wp14:editId="5EC778C3">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6A87B72A" w14:textId="77777777" w:rsidR="005F2081" w:rsidRDefault="004A2066">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738ABC0B" w14:textId="77777777" w:rsidR="005F2081" w:rsidRDefault="004A2066">
      <w:pPr>
        <w:pStyle w:val="Heading2"/>
      </w:pPr>
      <w:bookmarkStart w:id="9" w:name="X36fa6955ee881a3061f3114fd02206899c105b3"/>
      <w:r>
        <w:rPr>
          <w:rStyle w:val="SectionNumber"/>
        </w:rPr>
        <w:t>2.1</w:t>
      </w:r>
      <w:r>
        <w:tab/>
        <w:t>Scott River watershed setting and water use</w:t>
      </w:r>
    </w:p>
    <w:p w14:paraId="2C5CE084" w14:textId="77777777" w:rsidR="005F2081" w:rsidRDefault="004A2066">
      <w:pPr>
        <w:pStyle w:val="Heading3"/>
      </w:pPr>
      <w:bookmarkStart w:id="10" w:name="geography-climate-and-hydrology"/>
      <w:r>
        <w:rPr>
          <w:rStyle w:val="SectionNumber"/>
        </w:rPr>
        <w:t>2.1.1</w:t>
      </w:r>
      <w:r>
        <w:tab/>
        <w:t>Geography, climate and hydrology</w:t>
      </w:r>
    </w:p>
    <w:p w14:paraId="021DFECD" w14:textId="77777777" w:rsidR="005F2081" w:rsidRDefault="004A2066">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14:paraId="53C49F97" w14:textId="77777777" w:rsidR="005F2081" w:rsidRDefault="004A2066">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392B48A3" w14:textId="77777777" w:rsidR="005F2081" w:rsidRDefault="004A2066">
      <w:pPr>
        <w:pStyle w:val="CaptionedFigure"/>
      </w:pPr>
      <w:r>
        <w:rPr>
          <w:noProof/>
        </w:rPr>
        <w:drawing>
          <wp:inline distT="0" distB="0" distL="0" distR="0" wp14:anchorId="2570CCD9" wp14:editId="736F6BE8">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4C8E6B75" w14:textId="77777777" w:rsidR="005F2081" w:rsidRDefault="004A2066">
      <w:pPr>
        <w:pStyle w:val="ImageCaption"/>
      </w:pPr>
      <w:r>
        <w:t>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p w14:paraId="0EBD43F8" w14:textId="77777777" w:rsidR="005F2081" w:rsidRDefault="004A2066">
      <w:pPr>
        <w:pStyle w:val="Heading3"/>
      </w:pPr>
      <w:bookmarkStart w:id="11" w:name="water-uses-and-management-objectives"/>
      <w:bookmarkEnd w:id="10"/>
      <w:r>
        <w:rPr>
          <w:rStyle w:val="SectionNumber"/>
        </w:rPr>
        <w:lastRenderedPageBreak/>
        <w:t>2.1.2</w:t>
      </w:r>
      <w:r>
        <w:tab/>
        <w:t>Water uses and management objectives</w:t>
      </w:r>
    </w:p>
    <w:p w14:paraId="0DE53A1E" w14:textId="77777777" w:rsidR="005F2081" w:rsidRDefault="004A2066">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2DF34D24" w14:textId="77777777" w:rsidR="005F2081" w:rsidRDefault="004A2066">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69E3396A" w14:textId="77777777" w:rsidR="005F2081" w:rsidRDefault="004A2066">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4D1E8175" w14:textId="77777777" w:rsidR="005F2081" w:rsidRDefault="004A2066">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26593933" w14:textId="77777777" w:rsidR="005F2081" w:rsidRDefault="004A2066">
      <w:pPr>
        <w:pStyle w:val="Heading2"/>
      </w:pPr>
      <w:bookmarkStart w:id="12" w:name="Xf9b99239fe8eb82d085e872a0934e80531e93af"/>
      <w:bookmarkEnd w:id="9"/>
      <w:bookmarkEnd w:id="11"/>
      <w:r>
        <w:rPr>
          <w:rStyle w:val="SectionNumber"/>
        </w:rPr>
        <w:t>2.2</w:t>
      </w:r>
      <w:r>
        <w:tab/>
        <w:t>Species of concern: coho and Chinook salmon</w:t>
      </w:r>
    </w:p>
    <w:p w14:paraId="47F42F3F" w14:textId="77777777" w:rsidR="005F2081" w:rsidRDefault="004A2066">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7DC555EE" w14:textId="77777777" w:rsidR="005F2081" w:rsidRDefault="004A2066">
      <w:pPr>
        <w:pStyle w:val="Heading3"/>
      </w:pPr>
      <w:bookmarkStart w:id="13" w:name="Xc3d192a351ce51bc154ee865047dda44101f72f"/>
      <w:r>
        <w:rPr>
          <w:rStyle w:val="SectionNumber"/>
        </w:rPr>
        <w:t>2.2.1</w:t>
      </w:r>
      <w:r>
        <w:tab/>
        <w:t>Salmon management and monitoring in the Scott River watershed</w:t>
      </w:r>
    </w:p>
    <w:p w14:paraId="167E87B2" w14:textId="77777777" w:rsidR="005F2081" w:rsidRDefault="004A2066">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0F287170" w14:textId="77777777" w:rsidR="005F2081" w:rsidRDefault="004A2066">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1D948AE4" w14:textId="77777777" w:rsidR="005F2081" w:rsidRDefault="004A2066">
      <w:pPr>
        <w:pStyle w:val="Heading3"/>
      </w:pPr>
      <w:bookmarkStart w:id="14" w:name="X136f33e79e427ef0f7f53ec015635d638b8a303"/>
      <w:bookmarkEnd w:id="13"/>
      <w:r>
        <w:rPr>
          <w:rStyle w:val="SectionNumber"/>
        </w:rPr>
        <w:t>2.2.2</w:t>
      </w:r>
      <w:r>
        <w:tab/>
        <w:t>Life cycle and status of coho salmon (</w:t>
      </w:r>
      <w:r>
        <w:rPr>
          <w:i/>
          <w:iCs/>
        </w:rPr>
        <w:t>Oncorhynchus kisutch</w:t>
      </w:r>
      <w:r>
        <w:t>)</w:t>
      </w:r>
    </w:p>
    <w:p w14:paraId="66A0FEF4" w14:textId="77777777" w:rsidR="005F2081" w:rsidRDefault="004A2066">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4961C456" w14:textId="77777777" w:rsidR="005F2081" w:rsidRDefault="004A2066">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46B5EE16" w14:textId="77777777" w:rsidR="005F2081" w:rsidRDefault="004A2066">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4C7B8979" w14:textId="77777777" w:rsidR="005F2081" w:rsidRDefault="004A2066">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3A55CBBC" w14:textId="77777777" w:rsidR="005F2081" w:rsidRDefault="004A2066">
      <w:pPr>
        <w:pStyle w:val="CaptionedFigure"/>
      </w:pPr>
      <w:r>
        <w:rPr>
          <w:noProof/>
        </w:rPr>
        <w:lastRenderedPageBreak/>
        <w:drawing>
          <wp:inline distT="0" distB="0" distL="0" distR="0" wp14:anchorId="148BA3A3" wp14:editId="4C115D89">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0875D0E7" w14:textId="77777777" w:rsidR="005F2081" w:rsidRDefault="004A2066">
      <w:pPr>
        <w:pStyle w:val="ImageCaption"/>
      </w:pPr>
      <w:r>
        <w:t>Figure 3: Typical life stage progression of coho salmon in the Scott River watershed.</w:t>
      </w:r>
    </w:p>
    <w:p w14:paraId="2ADBED16" w14:textId="77777777" w:rsidR="005F2081" w:rsidRDefault="004A2066">
      <w:pPr>
        <w:pStyle w:val="Heading3"/>
      </w:pPr>
      <w:bookmarkStart w:id="15" w:name="X1f6deda8747bb62c369b257f1af857aca7ccbda"/>
      <w:bookmarkEnd w:id="14"/>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52231D30" w14:textId="77777777" w:rsidR="005F2081" w:rsidRDefault="004A2066">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28239D1F" w14:textId="77777777" w:rsidR="005F2081" w:rsidRDefault="004A2066">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94F6A34" w14:textId="77777777" w:rsidR="005F2081" w:rsidRDefault="004A2066">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(Quiñones et al. 2014).</w:t>
      </w:r>
    </w:p>
    <w:p w14:paraId="76AA32B7" w14:textId="77777777" w:rsidR="005F2081" w:rsidRDefault="004A2066">
      <w:pPr>
        <w:pStyle w:val="Heading3"/>
      </w:pPr>
      <w:bookmarkStart w:id="16" w:name="X81526482162caeee6479f25539a9c6105844354"/>
      <w:bookmarkEnd w:id="15"/>
      <w:r>
        <w:rPr>
          <w:rStyle w:val="SectionNumber"/>
        </w:rPr>
        <w:t>2.2.4</w:t>
      </w:r>
      <w:r>
        <w:tab/>
        <w:t>Relevant distinctions in Chinook and coho life histories</w:t>
      </w:r>
    </w:p>
    <w:p w14:paraId="7A6890FC" w14:textId="77777777" w:rsidR="005F2081" w:rsidRDefault="004A2066">
      <w:pPr>
        <w:pStyle w:val="FirstParagraph"/>
      </w:pPr>
      <w:r>
        <w:t>Chinook and coho salmon are distinct in several ways relevant to this study and to management considerations:</w:t>
      </w:r>
    </w:p>
    <w:p w14:paraId="188F1327" w14:textId="77777777" w:rsidR="005F2081" w:rsidRDefault="004A2066">
      <w:pPr>
        <w:pStyle w:val="Compact"/>
        <w:numPr>
          <w:ilvl w:val="0"/>
          <w:numId w:val="2"/>
        </w:numPr>
      </w:pPr>
      <w:r>
        <w:t>In most years Chinook spawning migration takes place earlier (September-December) than coho (October-January).</w:t>
      </w:r>
    </w:p>
    <w:p w14:paraId="43DE7F88" w14:textId="77777777" w:rsidR="005F2081" w:rsidRDefault="004A2066">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49CF5F5E" w14:textId="77777777" w:rsidR="005F2081" w:rsidRDefault="004A2066">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38A869F" w14:textId="77777777" w:rsidR="005F2081" w:rsidRDefault="004A2066">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645B43B2" w14:textId="03323325" w:rsidR="005F2081" w:rsidRDefault="004A2066">
      <w:pPr>
        <w:pStyle w:val="Heading1"/>
      </w:pPr>
      <w:bookmarkStart w:id="17" w:name="methods"/>
      <w:bookmarkEnd w:id="5"/>
      <w:bookmarkEnd w:id="12"/>
      <w:bookmarkEnd w:id="16"/>
      <w:r>
        <w:rPr>
          <w:rStyle w:val="SectionNumber"/>
        </w:rPr>
        <w:t>3</w:t>
      </w:r>
      <w:r>
        <w:tab/>
        <w:t>Methods</w:t>
      </w:r>
      <w:ins w:id="18" w:author="Thomas Harter" w:date="2024-03-29T07:16:00Z">
        <w:r w:rsidR="0032263F">
          <w:t>: Quantitative Analysis</w:t>
        </w:r>
      </w:ins>
    </w:p>
    <w:p w14:paraId="1C40FDE0" w14:textId="77777777" w:rsidR="005F2081" w:rsidRDefault="004A2066">
      <w:pPr>
        <w:pStyle w:val="FirstParagraph"/>
      </w:pPr>
      <w:r>
        <w:t>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p w14:paraId="045837AC" w14:textId="77777777" w:rsidR="005F2081" w:rsidRDefault="004A2066">
      <w:pPr>
        <w:pStyle w:val="Heading2"/>
      </w:pPr>
      <w:bookmarkStart w:id="19" w:name="X683b5a2513641716d20ad75df019bbd0735a62b"/>
      <w:r>
        <w:rPr>
          <w:rStyle w:val="SectionNumber"/>
        </w:rPr>
        <w:t>3.1</w:t>
      </w:r>
      <w:r>
        <w:tab/>
        <w:t>Predictors: Flow metrics to describe Scott River flow regime</w:t>
      </w:r>
    </w:p>
    <w:p w14:paraId="475C64ED" w14:textId="77777777" w:rsidR="005F2081" w:rsidRDefault="004A2066">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 </w:t>
      </w:r>
      <w:r>
        <w:rPr>
          <w:i/>
          <w:iCs/>
        </w:rPr>
        <w:t>Supplemental Table 1</w:t>
      </w:r>
      <w:r>
        <w:t>. Abbreviations, relevant time periods and metric calculation details are listed in Table 1.</w:t>
      </w:r>
    </w:p>
    <w:p w14:paraId="3E98AEB7" w14:textId="77777777" w:rsidR="005F2081" w:rsidRDefault="004A2066">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2737B6D" w14:textId="4BB12D6F" w:rsidR="005F2081" w:rsidRDefault="004A2066">
      <w:pPr>
        <w:pStyle w:val="BodyText"/>
      </w:pPr>
      <w:r>
        <w:t>Secondly,</w:t>
      </w:r>
      <w:del w:id="20" w:author="Thomas Harter" w:date="2024-03-29T07:18:00Z">
        <w:r w:rsidDel="0032263F">
          <w:delText xml:space="preserve"> in addition to the metrics discussed above,</w:delText>
        </w:r>
      </w:del>
      <w:r>
        <w:t xml:space="preserve"> we devised two </w:t>
      </w:r>
      <w:ins w:id="21" w:author="Thomas Harter" w:date="2024-03-29T07:18:00Z">
        <w:r w:rsidR="0032263F">
          <w:t>add</w:t>
        </w:r>
      </w:ins>
      <w:ins w:id="22" w:author="Thomas Harter" w:date="2024-03-29T07:19:00Z">
        <w:r w:rsidR="0032263F">
          <w:t xml:space="preserve">itional </w:t>
        </w:r>
      </w:ins>
      <w:r>
        <w:t xml:space="preserve">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1. More importantly, </w:t>
      </w:r>
      <w:r>
        <w:lastRenderedPageBreak/>
        <w:t>they add value to this analysis because of their direct relation to fish passage in the watershed.</w:t>
      </w:r>
    </w:p>
    <w:p w14:paraId="2352A904" w14:textId="77777777" w:rsidR="005F2081" w:rsidRDefault="004A2066">
      <w:pPr>
        <w:pStyle w:val="BodyText"/>
      </w:pPr>
      <w:r>
        <w:t xml:space="preserve">A discrete number of thresholds were selected from the continuum of flows, ranging between a lowest value of 10 </w:t>
      </w:r>
      <w:proofErr w:type="spellStart"/>
      <w:r>
        <w:t>cfs</w:t>
      </w:r>
      <w:proofErr w:type="spellEnd"/>
      <w:r>
        <w:t xml:space="preserve"> and highest value of 100 </w:t>
      </w:r>
      <w:proofErr w:type="spellStart"/>
      <w:r>
        <w:t>cfs</w:t>
      </w:r>
      <w:proofErr w:type="spellEnd"/>
      <w:r>
        <w:t>. At the lowest value all tributaries are known to be disconnected and significant dry reaches exist along the main stem (Tolley, Foglia, and Harter 2019). At the highest value, most tributaries connect with the mainstem and the mainstem Scott River is flowing contiguously, including the “tailings” section, a boulder sediment substrata section of the mainstem that is most susceptible to falling dry (Tolley, Foglia, and Harter 2019; Siskiyou County Flood Control and Water Conservation District 2021).</w:t>
      </w:r>
    </w:p>
    <w:p w14:paraId="352ABC92" w14:textId="77777777" w:rsidR="005F2081" w:rsidRDefault="004A2066">
      <w:pPr>
        <w:pStyle w:val="BodyText"/>
      </w:pPr>
      <w:r>
        <w:t>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 (Olden and Poff 2003). To identify the threshold(s) with the highest predictive power and potentially the lowest redundancy, we examined relationships between reconnection dates and biological monitoring data.</w:t>
      </w:r>
    </w:p>
    <w:p w14:paraId="43910DC6" w14:textId="77777777" w:rsidR="005F2081" w:rsidRDefault="004A2066">
      <w:pPr>
        <w:pStyle w:val="TableCaption"/>
      </w:pPr>
      <w:r>
        <w:t xml:space="preserve">Table 1: Explanation of time period definitions and hydrologic metrics used in this analysis. Each type of metric, for each threshold value (e.g., 100 </w:t>
      </w:r>
      <w:proofErr w:type="spellStart"/>
      <w:r>
        <w:t>cfs</w:t>
      </w:r>
      <w:proofErr w:type="spellEnd"/>
      <w:r>
        <w:t xml:space="preserve">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5F2081" w14:paraId="3E5A9AB3" w14:textId="77777777" w:rsidTr="005F2081">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CA2B8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41E7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1F8A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ECD95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5F2081" w14:paraId="3FB2ACB0" w14:textId="77777777" w:rsidTr="005F2081">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D926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51C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9855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CC44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5F2081" w14:paraId="43FC2028"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7AE0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524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A966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7FB9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5F2081" w14:paraId="467DF9E0"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76D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F28C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ECA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896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5F2081" w14:paraId="38BCA08C" w14:textId="77777777" w:rsidTr="005F2081">
        <w:trPr>
          <w:jc w:val="center"/>
        </w:trPr>
        <w:tc>
          <w:tcPr>
            <w:tcW w:w="158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E7EED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C1F67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14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17DBB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55AC3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5F2081" w14:paraId="7A3B32C1" w14:textId="77777777" w:rsidTr="005F2081">
        <w:trPr>
          <w:jc w:val="center"/>
        </w:trPr>
        <w:tc>
          <w:tcPr>
            <w:tcW w:w="158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7FF0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F6D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DE95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10, 15, 20, 50, 80, and 100 </w:t>
            </w:r>
            <w:proofErr w:type="spellStart"/>
            <w:r>
              <w:rPr>
                <w:rFonts w:ascii="Arial" w:eastAsia="Arial" w:hAnsi="Arial" w:cs="Arial"/>
                <w:color w:val="000000"/>
                <w:sz w:val="22"/>
                <w:szCs w:val="22"/>
              </w:rPr>
              <w:t>cfs</w:t>
            </w:r>
            <w:proofErr w:type="spellEnd"/>
          </w:p>
        </w:tc>
        <w:tc>
          <w:tcPr>
            <w:tcW w:w="460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D171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RY (Rearing Year). Example: RY_recon_10</w:t>
            </w:r>
          </w:p>
        </w:tc>
      </w:tr>
      <w:tr w:rsidR="005F2081" w14:paraId="38857942"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703E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discon</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D2F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FE3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10, 15, 20, 50, 80, and 100 </w:t>
            </w:r>
            <w:proofErr w:type="spellStart"/>
            <w:r>
              <w:rPr>
                <w:rFonts w:ascii="Arial" w:eastAsia="Arial" w:hAnsi="Arial" w:cs="Arial"/>
                <w:color w:val="000000"/>
                <w:sz w:val="22"/>
                <w:szCs w:val="22"/>
              </w:rPr>
              <w:t>cfs</w:t>
            </w:r>
            <w:proofErr w:type="spellEnd"/>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44B3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 (Brood Year). Example: BY_discon_100</w:t>
            </w:r>
          </w:p>
        </w:tc>
      </w:tr>
      <w:tr w:rsidR="005F2081" w14:paraId="6905D213"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9A66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min_flow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A31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C961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8000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BY) are added to the column name for clarity. Example: </w:t>
            </w:r>
            <w:proofErr w:type="spellStart"/>
            <w:r>
              <w:rPr>
                <w:rFonts w:ascii="Arial" w:eastAsia="Arial" w:hAnsi="Arial" w:cs="Arial"/>
                <w:color w:val="000000"/>
                <w:sz w:val="22"/>
                <w:szCs w:val="22"/>
              </w:rPr>
              <w:t>BY_min_flow_sepdec</w:t>
            </w:r>
            <w:proofErr w:type="spellEnd"/>
          </w:p>
        </w:tc>
      </w:tr>
      <w:tr w:rsidR="005F2081" w14:paraId="415D6216"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125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tot_flow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0B17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4649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2D5B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in the relevant period. Months of the designated time period (e.g. Jan-Jul for SY) are added to the column name for clarity. Example: </w:t>
            </w:r>
            <w:proofErr w:type="spellStart"/>
            <w:r>
              <w:rPr>
                <w:rFonts w:ascii="Arial" w:eastAsia="Arial" w:hAnsi="Arial" w:cs="Arial"/>
                <w:color w:val="000000"/>
                <w:sz w:val="22"/>
                <w:szCs w:val="22"/>
              </w:rPr>
              <w:t>SY_tot_flow_janjul</w:t>
            </w:r>
            <w:proofErr w:type="spellEnd"/>
          </w:p>
        </w:tc>
      </w:tr>
      <w:tr w:rsidR="005F2081" w14:paraId="6292965E"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BDF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C434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E14D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28DB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proofErr w:type="spellEnd"/>
          </w:p>
        </w:tc>
      </w:tr>
      <w:tr w:rsidR="005F2081" w14:paraId="7FC46DC8"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F708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D272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53A1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2AD0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5F2081" w14:paraId="2F349390"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4914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77B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E0F5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DD2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5F2081" w14:paraId="2778EB5F"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DC61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44D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E8F7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E49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5F2081" w14:paraId="4BC80529"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A65E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AA0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AED1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54C9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5F2081" w14:paraId="67C687AF"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ADA9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0FE3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6DA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B97A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5F2081" w14:paraId="42003468"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03B7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SP_Tim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6E80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F2DA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8325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5F2081" w14:paraId="267C06E5"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5CD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15C8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7784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9EA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5F2081" w14:paraId="1568CFF1"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48B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DS_Mag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EB5C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02FF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DEC8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5F2081" w14:paraId="65825DA5"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E078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6C2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5524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3612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5F2081" w14:paraId="4D81AB5C" w14:textId="77777777"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6C4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DS_Dur_WS</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3B8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BAD4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3257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r w:rsidR="005F2081" w14:paraId="11BA311E" w14:textId="77777777" w:rsidTr="005F2081">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97D3CC"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A4F7C1"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C154E5"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E2C55C"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r>
    </w:tbl>
    <w:p w14:paraId="2EFB0572" w14:textId="77777777" w:rsidR="005F2081" w:rsidRDefault="004A2066">
      <w:pPr>
        <w:pStyle w:val="CaptionedFigure"/>
      </w:pPr>
      <w:r>
        <w:rPr>
          <w:noProof/>
        </w:rPr>
        <w:lastRenderedPageBreak/>
        <w:drawing>
          <wp:inline distT="0" distB="0" distL="0" distR="0" wp14:anchorId="513E28E2" wp14:editId="58B35751">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6F0CAD12" w14:textId="77777777" w:rsidR="005F2081" w:rsidRDefault="004A2066">
      <w:pPr>
        <w:pStyle w:val="ImageCaption"/>
      </w:pPr>
      <w:r>
        <w:t>Figure 4: Figure 2 from Yarnell et al., 2020. Illustration of five functional flow categories identified for a mixed rain-snowmelt runoff river in California.</w:t>
      </w:r>
    </w:p>
    <w:p w14:paraId="54587064" w14:textId="77777777" w:rsidR="005F2081" w:rsidRDefault="004A2066">
      <w:pPr>
        <w:pStyle w:val="CaptionedFigure"/>
      </w:pPr>
      <w:r>
        <w:rPr>
          <w:noProof/>
        </w:rPr>
        <w:lastRenderedPageBreak/>
        <w:drawing>
          <wp:inline distT="0" distB="0" distL="0" distR="0" wp14:anchorId="7329A9DF" wp14:editId="2066BBFC">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14:paraId="5FDC990C" w14:textId="77777777" w:rsidR="005F2081" w:rsidRDefault="004A2066">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2CE850B4" w14:textId="77777777" w:rsidR="005F2081" w:rsidRDefault="004A2066">
      <w:pPr>
        <w:pStyle w:val="Heading2"/>
      </w:pPr>
      <w:bookmarkStart w:id="23" w:name="response-ecological-monitoring-data"/>
      <w:bookmarkEnd w:id="19"/>
      <w:r>
        <w:rPr>
          <w:rStyle w:val="SectionNumber"/>
        </w:rPr>
        <w:t>3.2</w:t>
      </w:r>
      <w:r>
        <w:tab/>
        <w:t>Response: Ecological monitoring data</w:t>
      </w:r>
    </w:p>
    <w:p w14:paraId="676CE015" w14:textId="77777777" w:rsidR="005F2081" w:rsidRDefault="004A2066">
      <w:pPr>
        <w:pStyle w:val="FirstParagraph"/>
      </w:pPr>
      <w:r>
        <w:t>Multiple observed quantities were evaluated as candidates to best represent the ecological response in the flow-ecology relationship.</w:t>
      </w:r>
    </w:p>
    <w:p w14:paraId="56DD6589" w14:textId="77777777" w:rsidR="005F2081" w:rsidRDefault="004A2066">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14:paraId="068D25CB" w14:textId="77777777" w:rsidR="005F2081" w:rsidRDefault="004A2066">
      <w:pPr>
        <w:pStyle w:val="Compact"/>
        <w:numPr>
          <w:ilvl w:val="0"/>
          <w:numId w:val="3"/>
        </w:numPr>
      </w:pPr>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p>
    <w:p w14:paraId="6FEF9B3C" w14:textId="77777777" w:rsidR="005F2081" w:rsidRDefault="004A2066">
      <w:pPr>
        <w:pStyle w:val="Compact"/>
        <w:numPr>
          <w:ilvl w:val="0"/>
          <w:numId w:val="3"/>
        </w:numPr>
      </w:pPr>
      <w:r>
        <w:t xml:space="preserve">Number of salmon gravel nests, or </w:t>
      </w:r>
      <w:proofErr w:type="spellStart"/>
      <w:r>
        <w:t>redds</w:t>
      </w:r>
      <w:proofErr w:type="spellEnd"/>
      <w:r>
        <w:t>, observed during spawning window (e.g., Siskiyou RCD 2017a).</w:t>
      </w:r>
    </w:p>
    <w:p w14:paraId="5623395E" w14:textId="77777777" w:rsidR="005F2081" w:rsidRDefault="004A2066">
      <w:pPr>
        <w:pStyle w:val="Compact"/>
        <w:numPr>
          <w:ilvl w:val="0"/>
          <w:numId w:val="3"/>
        </w:numPr>
      </w:pPr>
      <w:r>
        <w:t xml:space="preserve">Number of juvenile </w:t>
      </w:r>
      <w:proofErr w:type="gramStart"/>
      <w:r>
        <w:t>yearling</w:t>
      </w:r>
      <w:proofErr w:type="gramEnd"/>
      <w:r>
        <w:t>, or smolt, salmon. Smolt are counted as outmigrants, often from rotary screw trap observations (e.g., Massie and Morrow 2020).</w:t>
      </w:r>
    </w:p>
    <w:p w14:paraId="205CACA2" w14:textId="77777777" w:rsidR="005F2081" w:rsidRDefault="004A2066">
      <w:pPr>
        <w:pStyle w:val="Compact"/>
        <w:numPr>
          <w:ilvl w:val="0"/>
          <w:numId w:val="3"/>
        </w:numPr>
      </w:pPr>
      <w:r>
        <w:lastRenderedPageBreak/>
        <w:t xml:space="preserve">In addition to these three metrics, we calculate a combined metric that normalizes for the annual escapement using monitoring data across multiple years to capture both the spawning and </w:t>
      </w:r>
      <w:proofErr w:type="spellStart"/>
      <w:r>
        <w:t>outmigrating</w:t>
      </w:r>
      <w:proofErr w:type="spellEnd"/>
      <w:r>
        <w:t xml:space="preserve"> events for the relevant cohort: the number of coho smolt produced per spawning female (</w:t>
      </w:r>
      <w:proofErr w:type="spellStart"/>
      <w:r>
        <w:t>coho</w:t>
      </w:r>
      <w:proofErr w:type="spellEnd"/>
      <w:r>
        <w:t xml:space="preserve"> </w:t>
      </w:r>
      <w:proofErr w:type="spellStart"/>
      <w:r>
        <w:t>spf</w:t>
      </w:r>
      <w:proofErr w:type="spellEnd"/>
      <w:r>
        <w:t xml:space="preserve">) and the Chinook juvenile per adult metric (Chinook </w:t>
      </w:r>
      <w:proofErr w:type="spellStart"/>
      <w:r>
        <w:t>jpa</w:t>
      </w:r>
      <w:proofErr w:type="spellEnd"/>
      <w:r>
        <w:t>).</w:t>
      </w:r>
    </w:p>
    <w:p w14:paraId="1E578265" w14:textId="77777777" w:rsidR="005F2081" w:rsidRDefault="004A2066">
      <w:pPr>
        <w:pStyle w:val="Heading2"/>
      </w:pPr>
      <w:bookmarkStart w:id="24" w:name="X7bceb6d9d75dfe114a24988a03df0874afc2ced"/>
      <w:bookmarkEnd w:id="23"/>
      <w:r>
        <w:rPr>
          <w:rStyle w:val="SectionNumber"/>
        </w:rPr>
        <w:t>3.3</w:t>
      </w:r>
      <w:r>
        <w:tab/>
        <w:t>Data alignment and correlation coefficients</w:t>
      </w:r>
    </w:p>
    <w:p w14:paraId="1E32115E" w14:textId="77777777" w:rsidR="005F2081" w:rsidRDefault="004A2066">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01D1113A" w14:textId="77777777" w:rsidR="005F2081" w:rsidRDefault="004A2066">
      <w:pPr>
        <w:pStyle w:val="Heading3"/>
      </w:pPr>
      <w:bookmarkStart w:id="25" w:name="data-alignment---coho"/>
      <w:r>
        <w:rPr>
          <w:rStyle w:val="SectionNumber"/>
        </w:rPr>
        <w:t>3.3.1</w:t>
      </w:r>
      <w:r>
        <w:tab/>
        <w:t>Data alignment - coho</w:t>
      </w:r>
    </w:p>
    <w:p w14:paraId="4C8E9BE3" w14:textId="77777777" w:rsidR="005F2081" w:rsidRDefault="004A2066">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15FF27B1" w14:textId="77777777" w:rsidR="005F2081" w:rsidRDefault="004A2066">
      <w:pPr>
        <w:pStyle w:val="BodyText"/>
      </w:pPr>
      <w:r>
        <w:t>For convenience in referring to hydrologic metrics in different water years, this Coho Freshwater Life Period has been broken up into three subperiods (as shown in Figure 3 and described in Table 1):</w:t>
      </w:r>
    </w:p>
    <w:p w14:paraId="78A25BB5" w14:textId="77777777" w:rsidR="005F2081" w:rsidRDefault="004A2066">
      <w:pPr>
        <w:pStyle w:val="Compact"/>
        <w:numPr>
          <w:ilvl w:val="0"/>
          <w:numId w:val="4"/>
        </w:numPr>
      </w:pPr>
      <w:r>
        <w:t>Brood Year (BY), September-December of the year of the cohort’s parents’ spawning</w:t>
      </w:r>
    </w:p>
    <w:p w14:paraId="07A5279E" w14:textId="77777777" w:rsidR="005F2081" w:rsidRDefault="004A2066">
      <w:pPr>
        <w:pStyle w:val="Compact"/>
        <w:numPr>
          <w:ilvl w:val="0"/>
          <w:numId w:val="4"/>
        </w:numPr>
      </w:pPr>
      <w:r>
        <w:t>Rearing Year (RY), January-December of the full year the cohort spends in the watershed</w:t>
      </w:r>
    </w:p>
    <w:p w14:paraId="65ED8B6C" w14:textId="77777777" w:rsidR="005F2081" w:rsidRDefault="004A2066">
      <w:pPr>
        <w:pStyle w:val="Compact"/>
        <w:numPr>
          <w:ilvl w:val="0"/>
          <w:numId w:val="4"/>
        </w:numPr>
      </w:pPr>
      <w:r>
        <w:t>Smolt Year (SY), January-July of the year of the cohort’s smolt outmigration</w:t>
      </w:r>
    </w:p>
    <w:p w14:paraId="650AA2D2" w14:textId="77777777" w:rsidR="005F2081" w:rsidRDefault="004A2066">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64154467" w14:textId="77777777" w:rsidR="005F2081" w:rsidRDefault="004A2066">
      <w:pPr>
        <w:pStyle w:val="BodyText"/>
      </w:pPr>
      <w:r>
        <w:t xml:space="preserve">To build empirical relationships between hydrology and biology, ecological response variables were indexed by Brood Year of the affected cohort and hydrologic metrics </w:t>
      </w:r>
      <w:r>
        <w:lastRenderedPageBreak/>
        <w:t>tabulated accordingly (</w:t>
      </w:r>
      <w:r>
        <w:rPr>
          <w:i/>
          <w:iCs/>
        </w:rPr>
        <w:t>Supplemental Table 2</w:t>
      </w:r>
      <w:r>
        <w:t xml:space="preserve">). For example, the value for fall reconnection timing (100 </w:t>
      </w:r>
      <w:proofErr w:type="spellStart"/>
      <w:r>
        <w:t>cfs</w:t>
      </w:r>
      <w:proofErr w:type="spellEnd"/>
      <w:r>
        <w:t xml:space="preserve"> flow threshold) in fall of 2011 was assigned to the column “BY_recon_100” for the Brood Year 2011 cohort. The same value was assigned to the column “RY_recon_100” for the Brood Year 2010, which experienced fall 2011 as rearing juveniles.</w:t>
      </w:r>
    </w:p>
    <w:p w14:paraId="1EEE15C3" w14:textId="77777777" w:rsidR="005F2081" w:rsidRDefault="004A2066">
      <w:pPr>
        <w:pStyle w:val="BodyText"/>
      </w:pPr>
      <w:r>
        <w:t>Each brood year is associated with multiple ecological response variable, i.e., “fish outcome” observation types, including number of Chinook and coho spawners observed and the estimated number of smolt observed at the end of their CFLP. Data were available and compiled for brood years 2004 through 2019.</w:t>
      </w:r>
    </w:p>
    <w:p w14:paraId="2EC5945C" w14:textId="77777777" w:rsidR="005F2081" w:rsidRDefault="004A2066">
      <w:pPr>
        <w:pStyle w:val="Heading3"/>
      </w:pPr>
      <w:bookmarkStart w:id="26" w:name="data-alignment---chinook"/>
      <w:bookmarkEnd w:id="25"/>
      <w:r>
        <w:rPr>
          <w:rStyle w:val="SectionNumber"/>
        </w:rPr>
        <w:t>3.3.2</w:t>
      </w:r>
      <w:r>
        <w:tab/>
        <w:t>Data alignment - Chinook</w:t>
      </w:r>
    </w:p>
    <w:p w14:paraId="6CD961F0" w14:textId="77777777" w:rsidR="005F2081" w:rsidRDefault="004A2066">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6A8F3031" w14:textId="77777777" w:rsidR="005F2081" w:rsidRDefault="004A2066">
      <w:pPr>
        <w:pStyle w:val="Heading2"/>
      </w:pPr>
      <w:bookmarkStart w:id="27" w:name="X6c73e4a71126986798a01a6ae13882f2fae07f4"/>
      <w:bookmarkEnd w:id="24"/>
      <w:bookmarkEnd w:id="26"/>
      <w:r>
        <w:rPr>
          <w:rStyle w:val="SectionNumber"/>
        </w:rPr>
        <w:t>3.4</w:t>
      </w:r>
      <w:r>
        <w:tab/>
        <w:t>Predicting ecological outcomes for the species of concern</w:t>
      </w:r>
    </w:p>
    <w:p w14:paraId="1238B952" w14:textId="77777777" w:rsidR="005F2081" w:rsidRDefault="004A2066">
      <w:pPr>
        <w:pStyle w:val="Heading3"/>
      </w:pPr>
      <w:bookmarkStart w:id="28" w:name="X234d0d99ae233015caa57fe5f7acb6a51cf36cb"/>
      <w:r>
        <w:rPr>
          <w:rStyle w:val="SectionNumber"/>
        </w:rPr>
        <w:t>3.4.1</w:t>
      </w:r>
      <w:r>
        <w:tab/>
        <w:t>Correlation analysis - ecological metric selection</w:t>
      </w:r>
    </w:p>
    <w:p w14:paraId="252A3963" w14:textId="77777777" w:rsidR="005F2081" w:rsidRDefault="004A2066">
      <w:pPr>
        <w:pStyle w:val="FirstParagraph"/>
      </w:pPr>
      <w:r>
        <w:t>With hydrologic metrics assigned to each salmon generation, indexed by brood-year and corresponding smolt year (</w:t>
      </w:r>
      <w:r>
        <w:rPr>
          <w:i/>
          <w:iCs/>
        </w:rPr>
        <w:t>Supplemental Table 2</w:t>
      </w:r>
      <w:r>
        <w:t>), we assessed the potential for hydrologic metrics to predict biological outcomes by calculating Pearson correlation coefficients (</w:t>
      </w:r>
      <w:r>
        <w:rPr>
          <w:b/>
          <w:bCs/>
        </w:rPr>
        <w:t>Pearson1895?</w:t>
      </w:r>
      <w:r>
        <w:t>) between 49 hydrologic predictors and 7 ecological metrics (4 four for coho and three for Chinook) (</w:t>
      </w:r>
      <w:r>
        <w:rPr>
          <w:i/>
          <w:iCs/>
        </w:rPr>
        <w:t>Supplemental Figure 1</w:t>
      </w:r>
      <w:r>
        <w:t>). The ecological variable most correlated hydrologic metrics was selected for further statistical model development.</w:t>
      </w:r>
    </w:p>
    <w:p w14:paraId="5FE84016" w14:textId="77777777" w:rsidR="005F2081" w:rsidRDefault="004A2066">
      <w:pPr>
        <w:pStyle w:val="Heading3"/>
      </w:pPr>
      <w:bookmarkStart w:id="29" w:name="X2686f6547a000b25656cbf47cc6e63b33fb5ecd"/>
      <w:bookmarkEnd w:id="28"/>
      <w:r>
        <w:rPr>
          <w:rStyle w:val="SectionNumber"/>
        </w:rPr>
        <w:t>3.4.2</w:t>
      </w:r>
      <w:r>
        <w:tab/>
        <w:t>Linear modeling and model performance assessment</w:t>
      </w:r>
    </w:p>
    <w:p w14:paraId="6BEF83E0" w14:textId="77777777" w:rsidR="005F2081" w:rsidRDefault="004A2066">
      <w:pPr>
        <w:pStyle w:val="FirstParagraph"/>
      </w:pPr>
      <w:r>
        <w:t xml:space="preserve">We used the R programming environment (R Core Team 2020) and the linear modeling function </w:t>
      </w:r>
      <w:proofErr w:type="spellStart"/>
      <w:proofErr w:type="gramStart"/>
      <w:r>
        <w:rPr>
          <w:rStyle w:val="VerbatimChar"/>
        </w:rPr>
        <w:t>lm</w:t>
      </w:r>
      <w:proofErr w:type="spellEnd"/>
      <w:r>
        <w:rPr>
          <w:rStyle w:val="VerbatimChar"/>
        </w:rPr>
        <w:t>(</w:t>
      </w:r>
      <w:proofErr w:type="gramEnd"/>
      <w:r>
        <w:rPr>
          <w:rStyle w:val="VerbatimChar"/>
        </w:rPr>
        <w:t>)</w:t>
      </w:r>
      <w:r>
        <w:t xml:space="preserve"> (</w:t>
      </w:r>
      <w:r>
        <w:rPr>
          <w:b/>
          <w:bCs/>
        </w:rPr>
        <w:t>Chambers1992?</w:t>
      </w:r>
      <w:r>
        <w:t>) to build a complete set of two-predictor linear regression models of the selected ecological response variable, using the set of hydrologic predictor variables described above:</w:t>
      </w:r>
    </w:p>
    <w:p w14:paraId="5EA31A31" w14:textId="77777777" w:rsidR="005F2081" w:rsidRDefault="009C4CE4">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BY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oMath>
      </m:oMathPara>
    </w:p>
    <w:p w14:paraId="3230A058" w14:textId="682B755E" w:rsidR="005F2081" w:rsidRDefault="004A2066">
      <w:pPr>
        <w:pStyle w:val="FirstParagraph"/>
      </w:pPr>
      <w:r>
        <w:t>A complete set of one-predictor models (</w:t>
      </w:r>
      <m:oMath>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r>
          <w:rPr>
            <w:rFonts w:ascii="Cambria Math" w:hAnsi="Cambria Math"/>
          </w:rPr>
          <m:t>0</m:t>
        </m:r>
      </m:oMath>
      <w:r>
        <w:t>) was also produced for comparative purposes. Linear models with more than two predictors were not evaluated</w:t>
      </w:r>
      <w:ins w:id="30" w:author="Thomas Harter" w:date="2024-03-29T07:55:00Z">
        <w:r w:rsidR="00662888">
          <w:t>:</w:t>
        </w:r>
      </w:ins>
      <w:del w:id="31" w:author="Thomas Harter" w:date="2024-03-29T07:55:00Z">
        <w:r w:rsidDel="00662888">
          <w:delText>.</w:delText>
        </w:r>
      </w:del>
      <w:r>
        <w:t xml:space="preserve"> With a dataset this small, the risk of overfitting such higher order linear models </w:t>
      </w:r>
      <w:ins w:id="32" w:author="Thomas Harter" w:date="2024-03-29T07:55:00Z">
        <w:r w:rsidR="00662888">
          <w:t>would be</w:t>
        </w:r>
      </w:ins>
      <w:del w:id="33" w:author="Thomas Harter" w:date="2024-03-29T07:55:00Z">
        <w:r w:rsidDel="00662888">
          <w:delText>is</w:delText>
        </w:r>
      </w:del>
      <w:r>
        <w:t xml:space="preserve"> relatively high (James et al. 2013).</w:t>
      </w:r>
    </w:p>
    <w:p w14:paraId="0E8421F2" w14:textId="6D8220D6" w:rsidR="005F2081" w:rsidRDefault="004A2066">
      <w:pPr>
        <w:pStyle w:val="BodyText"/>
      </w:pPr>
      <w:r>
        <w:t xml:space="preserve">Criteria used to </w:t>
      </w:r>
      <w:del w:id="34" w:author="Thomas Harter" w:date="2024-03-29T07:56:00Z">
        <w:r w:rsidDel="00662888">
          <w:delText xml:space="preserve">make the </w:delText>
        </w:r>
      </w:del>
      <w:r>
        <w:t>evaluate model performance included degree of variability explained by the predictors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statistical significance (p-value and F-statistic), </w:t>
      </w:r>
      <w:ins w:id="35" w:author="Thomas Harter" w:date="2024-03-29T07:56:00Z">
        <w:r w:rsidR="00662888">
          <w:t xml:space="preserve">and </w:t>
        </w:r>
      </w:ins>
      <w:r>
        <w:t xml:space="preserve">the amount of total non-correlated information contained in the set of predictors (corrected AIC, or </w:t>
      </w:r>
      <w:proofErr w:type="spellStart"/>
      <w:r>
        <w:t>AIC</w:t>
      </w:r>
      <w:r>
        <w:rPr>
          <w:vertAlign w:val="subscript"/>
        </w:rPr>
        <w:t>c</w:t>
      </w:r>
      <w:proofErr w:type="spellEnd"/>
      <w:r>
        <w:t>, a statistic used for small sample sizes).</w:t>
      </w:r>
    </w:p>
    <w:p w14:paraId="7E16E972" w14:textId="77777777" w:rsidR="005F2081" w:rsidRDefault="004A2066">
      <w:pPr>
        <w:pStyle w:val="BodyText"/>
      </w:pPr>
      <w:r>
        <w:lastRenderedPageBreak/>
        <w:t xml:space="preserve">For each of the one-and two-predictor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5006C4E2" w14:textId="77777777" w:rsidR="005F2081" w:rsidRDefault="004A2066">
      <w:pPr>
        <w:pStyle w:val="BodyText"/>
      </w:pPr>
      <w:r>
        <w:t>Finally, minimum performance criteria were established to select the models which were incorporated into the ultimate HB function (discussed further in Results).</w:t>
      </w:r>
    </w:p>
    <w:p w14:paraId="2EBBDF5B" w14:textId="77777777" w:rsidR="005F2081" w:rsidRDefault="004A2066">
      <w:pPr>
        <w:pStyle w:val="Heading3"/>
      </w:pPr>
      <w:bookmarkStart w:id="36" w:name="hydrologic-benefit-formulation"/>
      <w:bookmarkEnd w:id="29"/>
      <w:r>
        <w:rPr>
          <w:rStyle w:val="SectionNumber"/>
        </w:rPr>
        <w:t>3.4.3</w:t>
      </w:r>
      <w:r>
        <w:tab/>
        <w:t>Hydrologic Benefit formulation</w:t>
      </w:r>
    </w:p>
    <w:p w14:paraId="787463F2" w14:textId="0E6436F3" w:rsidR="005F2081" w:rsidRDefault="004A2066">
      <w:pPr>
        <w:pStyle w:val="FirstParagraph"/>
      </w:pPr>
      <w:r>
        <w:t xml:space="preserve">The best </w:t>
      </w:r>
      <m:oMath>
        <m:r>
          <w:rPr>
            <w:rFonts w:ascii="Cambria Math" w:hAnsi="Cambria Math"/>
          </w:rPr>
          <m:t>n</m:t>
        </m:r>
      </m:oMath>
      <w:r>
        <w:t xml:space="preserve"> performing linear models were selected (see below) and </w:t>
      </w:r>
      <w:del w:id="37" w:author="Thomas Harter" w:date="2024-03-29T07:57:00Z">
        <w:r w:rsidDel="00662888">
          <w:delText xml:space="preserve">simply </w:delText>
        </w:r>
      </w:del>
      <w:r>
        <w:t>combined into an average ensemble model that comprises the “hydrologic benefit (HB) function”, in units of the ecological response variable:</w:t>
      </w:r>
    </w:p>
    <w:p w14:paraId="242B3C78" w14:textId="77777777" w:rsidR="005F2081" w:rsidRDefault="004A2066">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BY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e>
              </m:nary>
            </m:num>
            <m:den>
              <m:r>
                <w:rPr>
                  <w:rFonts w:ascii="Cambria Math" w:hAnsi="Cambria Math"/>
                </w:rPr>
                <m:t>n</m:t>
              </m:r>
            </m:den>
          </m:f>
        </m:oMath>
      </m:oMathPara>
    </w:p>
    <w:p w14:paraId="29BB7D52" w14:textId="77777777" w:rsidR="005F2081" w:rsidRDefault="004A2066">
      <w:pPr>
        <w:pStyle w:val="FirstParagraph"/>
      </w:pPr>
      <w:r>
        <w:t xml:space="preserve">We note that ecological outcome in water year </w:t>
      </w:r>
      <m:oMath>
        <m:r>
          <w:rPr>
            <w:rFonts w:ascii="Cambria Math" w:hAnsi="Cambria Math"/>
          </w:rPr>
          <m:t>wy</m:t>
        </m:r>
      </m:oMath>
      <w:r>
        <w:t xml:space="preserve"> is obtained for BY = wy - 1 for both salmon species.</w:t>
      </w:r>
    </w:p>
    <w:p w14:paraId="18C36F55" w14:textId="77777777" w:rsidR="005F2081" w:rsidRDefault="004A2066">
      <w:pPr>
        <w:pStyle w:val="BodyText"/>
      </w:pPr>
      <w:r>
        <w:t>An ensemble average model approach is necessary for the HB function to dampen the possible sensitivity of any individual linear model to a single water-year outcome. This approach avoids over-interpretation of results given the small ecological dataset.</w:t>
      </w:r>
    </w:p>
    <w:p w14:paraId="1C92E0BB" w14:textId="77777777" w:rsidR="005F2081" w:rsidRDefault="004A2066">
      <w:pPr>
        <w:pStyle w:val="Heading3"/>
      </w:pPr>
      <w:bookmarkStart w:id="38" w:name="hydrologic-benefit-function-sensitivity"/>
      <w:bookmarkEnd w:id="36"/>
      <w:r>
        <w:rPr>
          <w:rStyle w:val="SectionNumber"/>
        </w:rPr>
        <w:t>3.4.4</w:t>
      </w:r>
      <w:r>
        <w:tab/>
        <w:t>Hydrologic Benefit Function sensitivity</w:t>
      </w:r>
    </w:p>
    <w:p w14:paraId="49C41909" w14:textId="77777777" w:rsidR="005F2081" w:rsidRDefault="004A2066">
      <w:pPr>
        <w:pStyle w:val="FirstParagraph"/>
      </w:pPr>
      <w:r>
        <w:t xml:space="preserve">To further explore the uncertainty associated with such a small dataset, the sensitivity of the predictive model was estimated by adding an 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w:t>
      </w:r>
      <w:proofErr w:type="spellStart"/>
      <w:r>
        <w:t>coho</w:t>
      </w:r>
      <w:proofErr w:type="spellEnd"/>
      <w:r>
        <w:t xml:space="preserve"> </w:t>
      </w:r>
      <w:proofErr w:type="spellStart"/>
      <w:r>
        <w:t>spf</w:t>
      </w:r>
      <w:proofErr w:type="spellEnd"/>
      <w:r>
        <w:t xml:space="preserve"> (5.8, 60.0, and 101.8 </w:t>
      </w:r>
      <w:proofErr w:type="spellStart"/>
      <w:r>
        <w:t>coho</w:t>
      </w:r>
      <w:proofErr w:type="spellEnd"/>
      <w:r>
        <w:t xml:space="preserve"> </w:t>
      </w:r>
      <w:proofErr w:type="spellStart"/>
      <w:r>
        <w:t>spf</w:t>
      </w:r>
      <w:proofErr w:type="spellEnd"/>
      <w:r>
        <w:t>, respectively). The ensemble average coefficients in the HB function were recalculated based on each revised dataset. This sensitivity analysis was not implemented for Chinook (see Results).</w:t>
      </w:r>
    </w:p>
    <w:p w14:paraId="03014378" w14:textId="77777777" w:rsidR="005F2081" w:rsidRDefault="004A2066">
      <w:pPr>
        <w:pStyle w:val="Heading1"/>
      </w:pPr>
      <w:bookmarkStart w:id="39" w:name="results"/>
      <w:bookmarkEnd w:id="17"/>
      <w:bookmarkEnd w:id="27"/>
      <w:bookmarkEnd w:id="38"/>
      <w:r>
        <w:rPr>
          <w:rStyle w:val="SectionNumber"/>
        </w:rPr>
        <w:t>4</w:t>
      </w:r>
      <w:r>
        <w:tab/>
        <w:t>Results</w:t>
      </w:r>
    </w:p>
    <w:p w14:paraId="6285F3DC" w14:textId="77777777" w:rsidR="005F2081" w:rsidRDefault="004A2066">
      <w:pPr>
        <w:pStyle w:val="Heading2"/>
      </w:pPr>
      <w:bookmarkStart w:id="40" w:name="Xc2abe7bcb62e605259110c7fc452887e7b6f6b3"/>
      <w:r>
        <w:rPr>
          <w:rStyle w:val="SectionNumber"/>
        </w:rPr>
        <w:t>4.1</w:t>
      </w:r>
      <w:r>
        <w:tab/>
        <w:t>Flow history of the Scott River, described in functional flow metrics</w:t>
      </w:r>
    </w:p>
    <w:p w14:paraId="47E931A4" w14:textId="77777777" w:rsidR="005F2081" w:rsidRDefault="004A2066">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6, panel A). Ecosystem functional flow metrics, calculated with signal-processing techniques (Patterson et al. 2020) (illustrated in Figure 4), also show clear trends over time (Figure 6, panels B-H). The fall pulse onset date has trended </w:t>
      </w:r>
      <w:r>
        <w:lastRenderedPageBreak/>
        <w:t>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58222E94" w14:textId="19231E1E" w:rsidR="005F2081" w:rsidRDefault="004A2066">
      <w:pPr>
        <w:pStyle w:val="BodyText"/>
      </w:pPr>
      <w:r>
        <w:t>The reconnection and disconnection dates also show trends over time</w:t>
      </w:r>
      <w:ins w:id="41" w:author="Thomas Harter" w:date="2024-03-29T08:01:00Z">
        <w:r w:rsidR="00A36831">
          <w:t>. As a result</w:t>
        </w:r>
      </w:ins>
      <w:ins w:id="42" w:author="Thomas Harter" w:date="2024-03-29T08:02:00Z">
        <w:r w:rsidR="00A36831">
          <w:t xml:space="preserve">, </w:t>
        </w:r>
      </w:ins>
      <w:del w:id="43" w:author="Thomas Harter" w:date="2024-03-29T08:01:00Z">
        <w:r w:rsidDel="00A36831">
          <w:delText>,</w:delText>
        </w:r>
      </w:del>
      <w:del w:id="44" w:author="Thomas Harter" w:date="2024-03-29T08:02:00Z">
        <w:r w:rsidDel="00A36831">
          <w:delText xml:space="preserve"> illustrating that since 1942 </w:delText>
        </w:r>
      </w:del>
      <w:r>
        <w:t xml:space="preserve">the wet season has </w:t>
      </w:r>
      <w:ins w:id="45" w:author="Thomas Harter" w:date="2024-03-29T08:03:00Z">
        <w:r w:rsidR="00A36831">
          <w:t xml:space="preserve">notably </w:t>
        </w:r>
      </w:ins>
      <w:r>
        <w:t>narrowed</w:t>
      </w:r>
      <w:ins w:id="46" w:author="Thomas Harter" w:date="2024-03-29T08:02:00Z">
        <w:r w:rsidR="00A36831">
          <w:t xml:space="preserve"> over time with</w:t>
        </w:r>
      </w:ins>
      <w:del w:id="47" w:author="Thomas Harter" w:date="2024-03-29T08:02:00Z">
        <w:r w:rsidDel="00A36831">
          <w:delText>, in that its</w:delText>
        </w:r>
      </w:del>
      <w:r>
        <w:t xml:space="preserve"> (approximate) </w:t>
      </w:r>
      <w:ins w:id="48" w:author="Thomas Harter" w:date="2024-03-29T08:02:00Z">
        <w:r w:rsidR="00A36831">
          <w:t xml:space="preserve">fall </w:t>
        </w:r>
      </w:ins>
      <w:r>
        <w:t xml:space="preserve">onset </w:t>
      </w:r>
      <w:del w:id="49" w:author="Thomas Harter" w:date="2024-03-29T08:02:00Z">
        <w:r w:rsidDel="00A36831">
          <w:delText xml:space="preserve">has </w:delText>
        </w:r>
      </w:del>
      <w:r>
        <w:t>trend</w:t>
      </w:r>
      <w:ins w:id="50" w:author="Thomas Harter" w:date="2024-03-29T08:02:00Z">
        <w:r w:rsidR="00A36831">
          <w:t>ing to be</w:t>
        </w:r>
      </w:ins>
      <w:del w:id="51" w:author="Thomas Harter" w:date="2024-03-29T08:02:00Z">
        <w:r w:rsidDel="00A36831">
          <w:delText>ed</w:delText>
        </w:r>
      </w:del>
      <w:r>
        <w:t xml:space="preserve"> later and the spring flow recession </w:t>
      </w:r>
      <w:del w:id="52" w:author="Thomas Harter" w:date="2024-03-29T08:02:00Z">
        <w:r w:rsidDel="00A36831">
          <w:delText xml:space="preserve">has </w:delText>
        </w:r>
      </w:del>
      <w:r>
        <w:t>trend</w:t>
      </w:r>
      <w:ins w:id="53" w:author="Thomas Harter" w:date="2024-03-29T08:02:00Z">
        <w:r w:rsidR="00A36831">
          <w:t>ing to start</w:t>
        </w:r>
      </w:ins>
      <w:del w:id="54" w:author="Thomas Harter" w:date="2024-03-29T08:02:00Z">
        <w:r w:rsidDel="00A36831">
          <w:delText>ed</w:delText>
        </w:r>
      </w:del>
      <w:r>
        <w:t xml:space="preserve"> earlier (Figure 7).</w:t>
      </w:r>
    </w:p>
    <w:p w14:paraId="3261C0FA" w14:textId="151CED93" w:rsidR="005F2081" w:rsidRDefault="004A2066">
      <w:pPr>
        <w:pStyle w:val="BodyText"/>
      </w:pPr>
      <w:r>
        <w:t>In aggregate</w:t>
      </w:r>
      <w:ins w:id="55" w:author="Thomas Harter" w:date="2024-03-29T08:03:00Z">
        <w:r w:rsidR="00A36831" w:rsidRPr="00A36831">
          <w:t xml:space="preserve"> </w:t>
        </w:r>
        <w:r w:rsidR="00A36831">
          <w:t>over the past 80 years</w:t>
        </w:r>
      </w:ins>
      <w:r>
        <w:t>, these metrics show an increas</w:t>
      </w:r>
      <w:ins w:id="56" w:author="Thomas Harter" w:date="2024-03-29T08:03:00Z">
        <w:r w:rsidR="00A36831">
          <w:t>ing</w:t>
        </w:r>
      </w:ins>
      <w:del w:id="57" w:author="Thomas Harter" w:date="2024-03-29T08:03:00Z">
        <w:r w:rsidDel="00A36831">
          <w:delText>ed</w:delText>
        </w:r>
      </w:del>
      <w:r>
        <w:t xml:space="preserve"> prevalenc</w:t>
      </w:r>
      <w:ins w:id="58" w:author="Thomas Harter" w:date="2024-03-29T08:04:00Z">
        <w:r w:rsidR="00A36831">
          <w:t>e</w:t>
        </w:r>
      </w:ins>
      <w:del w:id="59" w:author="Thomas Harter" w:date="2024-03-29T08:04:00Z">
        <w:r w:rsidDel="00A36831">
          <w:delText>e</w:delText>
        </w:r>
      </w:del>
      <w:r>
        <w:t xml:space="preserve"> </w:t>
      </w:r>
      <w:del w:id="60" w:author="Thomas Harter" w:date="2024-03-29T08:03:00Z">
        <w:r w:rsidDel="00A36831">
          <w:delText xml:space="preserve">over the past 80 years </w:delText>
        </w:r>
      </w:del>
      <w:r>
        <w:t>of unfavorable hydrologic conditions for salmonids</w:t>
      </w:r>
      <w:del w:id="61" w:author="Thomas Harter" w:date="2024-03-29T08:04:00Z">
        <w:r w:rsidDel="00A36831">
          <w:delText>,</w:delText>
        </w:r>
      </w:del>
      <w:r>
        <w:t xml:space="preserve"> in terms of the flows needed during critical life stages. The primary causes of this reduced ecological functionality are a changing climate (especially a reduced snowpack and earlier snowmelt) and long-term changes in local consumptive water uses (</w:t>
      </w:r>
      <w:ins w:id="62" w:author="Thomas Harter" w:date="2024-03-29T08:04:00Z">
        <w:r w:rsidR="00A36831">
          <w:t>Drake, Tate, and Carlson 2000</w:t>
        </w:r>
      </w:ins>
      <w:ins w:id="63" w:author="Thomas Harter" w:date="2024-03-29T08:05:00Z">
        <w:r w:rsidR="00A36831">
          <w:t xml:space="preserve">; </w:t>
        </w:r>
      </w:ins>
      <w:r>
        <w:t>Van Kirk and Naman 2008</w:t>
      </w:r>
      <w:ins w:id="64" w:author="Thomas Harter" w:date="2024-03-29T08:05:00Z">
        <w:r w:rsidR="00A36831">
          <w:t>; Foglia et al., 2013</w:t>
        </w:r>
      </w:ins>
      <w:del w:id="65" w:author="Thomas Harter" w:date="2024-03-29T08:05:00Z">
        <w:r w:rsidDel="00A36831">
          <w:delText>;</w:delText>
        </w:r>
      </w:del>
      <w:del w:id="66" w:author="Thomas Harter" w:date="2024-03-29T08:04:00Z">
        <w:r w:rsidDel="00A36831">
          <w:delText xml:space="preserve"> Drake, Tate, and Carlson 2000</w:delText>
        </w:r>
      </w:del>
      <w:r>
        <w:t>).</w:t>
      </w:r>
    </w:p>
    <w:p w14:paraId="6B350F29" w14:textId="77777777" w:rsidR="005F2081" w:rsidRDefault="004A2066">
      <w:pPr>
        <w:pStyle w:val="CaptionedFigure"/>
      </w:pPr>
      <w:r>
        <w:rPr>
          <w:noProof/>
        </w:rPr>
        <w:lastRenderedPageBreak/>
        <w:drawing>
          <wp:inline distT="0" distB="0" distL="0" distR="0" wp14:anchorId="204682A6" wp14:editId="4C0ED473">
            <wp:extent cx="5334000" cy="6858000"/>
            <wp:effectExtent l="0" t="0" r="0" b="0"/>
            <wp:docPr id="60"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1"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6D9377A7" w14:textId="77777777" w:rsidR="005F2081" w:rsidRDefault="004A2066">
      <w:pPr>
        <w:pStyle w:val="ImageCaption"/>
      </w:pPr>
      <w:r>
        <w:t>Figure 6: Total annual flow volume (panel A) and functional flow metrics (panels B-H; Patterson et al. 2020), derived from daily average flow measurements at the Fort Jones USGS flow gauge (ID 11519500) for water years 1942-2021.</w:t>
      </w:r>
    </w:p>
    <w:p w14:paraId="4D6220E7" w14:textId="77777777" w:rsidR="005F2081" w:rsidRDefault="004A2066">
      <w:pPr>
        <w:pStyle w:val="CaptionedFigure"/>
      </w:pPr>
      <w:r>
        <w:rPr>
          <w:noProof/>
        </w:rPr>
        <w:lastRenderedPageBreak/>
        <w:drawing>
          <wp:inline distT="0" distB="0" distL="0" distR="0" wp14:anchorId="6FF917D1" wp14:editId="4213972D">
            <wp:extent cx="5334000" cy="4572000"/>
            <wp:effectExtent l="0" t="0" r="0" b="0"/>
            <wp:docPr id="63"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4"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489512A9" w14:textId="77777777" w:rsidR="005F2081" w:rsidRDefault="004A2066">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19F9C7F2" w14:textId="77777777" w:rsidR="005F2081" w:rsidRDefault="004A2066">
      <w:pPr>
        <w:pStyle w:val="Heading2"/>
      </w:pPr>
      <w:bookmarkStart w:id="67" w:name="metric-selection-and-utility"/>
      <w:bookmarkEnd w:id="40"/>
      <w:r>
        <w:rPr>
          <w:rStyle w:val="SectionNumber"/>
        </w:rPr>
        <w:t>4.2</w:t>
      </w:r>
      <w:r>
        <w:tab/>
        <w:t>Metric selection and utility</w:t>
      </w:r>
    </w:p>
    <w:p w14:paraId="1E784DA2" w14:textId="77777777" w:rsidR="005F2081" w:rsidRDefault="004A2066">
      <w:pPr>
        <w:pStyle w:val="Heading3"/>
      </w:pPr>
      <w:bookmarkStart w:id="68" w:name="Xe0045489063e8ee0e0ac9500240eb2c8deabf2c"/>
      <w:r>
        <w:rPr>
          <w:rStyle w:val="SectionNumber"/>
        </w:rPr>
        <w:t>4.2.1</w:t>
      </w:r>
      <w:r>
        <w:tab/>
        <w:t>Selection of ecological response variable: coho and Chinook outcome metrics</w:t>
      </w:r>
    </w:p>
    <w:p w14:paraId="0846F49B" w14:textId="77777777" w:rsidR="005F2081" w:rsidRDefault="004A2066">
      <w:pPr>
        <w:pStyle w:val="FirstParagraph"/>
      </w:pPr>
      <w:r>
        <w:t xml:space="preserve">Correlation coefficients were used to select the ecological response variable for each species: coho smolts per female </w:t>
      </w:r>
      <w:proofErr w:type="spellStart"/>
      <w:r>
        <w:t>spawner</w:t>
      </w:r>
      <w:proofErr w:type="spellEnd"/>
      <w:r>
        <w:t xml:space="preserve"> (</w:t>
      </w:r>
      <w:proofErr w:type="spellStart"/>
      <w:r>
        <w:t>coho</w:t>
      </w:r>
      <w:proofErr w:type="spellEnd"/>
      <w:r>
        <w:t xml:space="preserve"> </w:t>
      </w:r>
      <w:proofErr w:type="spellStart"/>
      <w:r>
        <w:t>spf</w:t>
      </w:r>
      <w:proofErr w:type="spellEnd"/>
      <w:r>
        <w:t>) and Chinook juveniles per adult (</w:t>
      </w:r>
      <w:proofErr w:type="spellStart"/>
      <w:r>
        <w:t>jpa</w:t>
      </w:r>
      <w:proofErr w:type="spellEnd"/>
      <w:r>
        <w:t>).</w:t>
      </w:r>
    </w:p>
    <w:p w14:paraId="25228CFE" w14:textId="6C90C07D" w:rsidR="005F2081" w:rsidRDefault="004A2066">
      <w:pPr>
        <w:pStyle w:val="BodyText"/>
      </w:pPr>
      <w:r>
        <w:t>In the correlation analysis we assessed relatedness of ecological outcome metrics with both types of hydrologic metric (reconnection/disconnection and functional flows). Degree of correlation was evaluated broadly</w:t>
      </w:r>
      <w:ins w:id="69" w:author="Thomas Harter" w:date="2024-03-29T08:07:00Z">
        <w:r w:rsidR="00A36831">
          <w:t>: A threshold of</w:t>
        </w:r>
      </w:ins>
      <w:ins w:id="70" w:author="Thomas Harter" w:date="2024-03-29T08:08:00Z">
        <w:r w:rsidR="00A36831">
          <w:t xml:space="preserv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ins>
      <w:del w:id="71" w:author="Thomas Harter" w:date="2024-03-29T08:09:00Z">
        <w:r w:rsidDel="00A36831">
          <w:delText xml:space="preserve"> as the number of correlation coefficients with an absolute value greater than</w:delText>
        </w:r>
      </w:del>
      <w:r>
        <w:t xml:space="preserve"> </w:t>
      </w:r>
      <w:ins w:id="72" w:author="Thomas Harter" w:date="2024-03-29T08:09:00Z">
        <w:r w:rsidR="00A36831">
          <w:t>(</w:t>
        </w:r>
      </w:ins>
      <w:del w:id="73" w:author="Thomas Harter" w:date="2024-03-29T08:08:00Z">
        <w:r w:rsidDel="00A36831">
          <w:delText>0.5 (</w:delTex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rsidDel="00A36831">
          <w:delText>;</w:delText>
        </w:r>
      </w:del>
      <w:del w:id="74" w:author="Thomas Harter" w:date="2024-03-29T08:09:00Z">
        <w:r w:rsidDel="00A36831">
          <w:delText xml:space="preserve"> </w:delText>
        </w:r>
      </w:del>
      <w:r>
        <w:t>Figure 8)</w:t>
      </w:r>
      <w:del w:id="75" w:author="Thomas Harter" w:date="2024-03-29T08:09:00Z">
        <w:r w:rsidDel="00A36831">
          <w:delText xml:space="preserve">. (The threshold value of 0.5 for </w:delText>
        </w:r>
        <m:oMath>
          <m:d>
            <m:dPr>
              <m:begChr m:val="|"/>
              <m:endChr m:val="|"/>
              <m:ctrlPr>
                <w:rPr>
                  <w:rFonts w:ascii="Cambria Math" w:hAnsi="Cambria Math"/>
                </w:rPr>
              </m:ctrlPr>
            </m:dPr>
            <m:e>
              <m:r>
                <w:rPr>
                  <w:rFonts w:ascii="Cambria Math" w:hAnsi="Cambria Math"/>
                </w:rPr>
                <m:t>R</m:t>
              </m:r>
            </m:e>
          </m:d>
        </m:oMath>
      </w:del>
      <w:r>
        <w:t xml:space="preserve"> was selected to identify the best candidates among those available</w:t>
      </w:r>
      <w:ins w:id="76" w:author="Thomas Harter" w:date="2024-03-29T08:10:00Z">
        <w:r w:rsidR="00A36831">
          <w:t xml:space="preserve">, even if it </w:t>
        </w:r>
      </w:ins>
      <w:del w:id="77" w:author="Thomas Harter" w:date="2024-03-29T08:09:00Z">
        <w:r w:rsidDel="00A36831">
          <w:delText xml:space="preserve"> and </w:delText>
        </w:r>
      </w:del>
      <w:r>
        <w:t>does not denote particularly strong predictive power on its own.</w:t>
      </w:r>
      <w:del w:id="78" w:author="Thomas Harter" w:date="2024-03-29T08:09:00Z">
        <w:r w:rsidDel="00A36831">
          <w:delText>)</w:delText>
        </w:r>
      </w:del>
    </w:p>
    <w:p w14:paraId="3987A5F8" w14:textId="569469C9" w:rsidR="005F2081" w:rsidRDefault="004A2066">
      <w:pPr>
        <w:pStyle w:val="BodyText"/>
      </w:pPr>
      <w:r>
        <w:lastRenderedPageBreak/>
        <w:t xml:space="preserve">For coho salmon, the smolt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metric is negatively correlated with </w:t>
      </w:r>
      <w:proofErr w:type="spellStart"/>
      <w:r>
        <w:t>BY_recon</w:t>
      </w:r>
      <w:proofErr w:type="spellEnd"/>
      <w:r>
        <w:t xml:space="preserve"> at all thresholds. To a lesser degree, it is positively correlated with </w:t>
      </w:r>
      <w:proofErr w:type="spellStart"/>
      <w:r>
        <w:t>RY_discon</w:t>
      </w:r>
      <w:proofErr w:type="spellEnd"/>
      <w:r>
        <w:t xml:space="preserve"> at all thresholds, and negatively correlated with </w:t>
      </w:r>
      <w:proofErr w:type="spellStart"/>
      <w:r>
        <w:t>RY_recon</w:t>
      </w:r>
      <w:proofErr w:type="spellEnd"/>
      <w:r>
        <w:t xml:space="preserve"> at all thresholds but one. Among functional flow metrics, </w:t>
      </w:r>
      <w:proofErr w:type="spellStart"/>
      <w:r>
        <w:t>coho</w:t>
      </w:r>
      <w:proofErr w:type="spellEnd"/>
      <w:r>
        <w:t xml:space="preserve"> </w:t>
      </w:r>
      <w:proofErr w:type="spellStart"/>
      <w:r>
        <w:t>spf</w:t>
      </w:r>
      <w:proofErr w:type="spellEnd"/>
      <w:r>
        <w:t xml:space="preserve"> was positively correlated (with </w:t>
      </w:r>
      <m:oMath>
        <m:r>
          <w:rPr>
            <w:rFonts w:ascii="Cambria Math" w:hAnsi="Cambria Math"/>
          </w:rPr>
          <m:t>R</m:t>
        </m:r>
        <m:r>
          <m:rPr>
            <m:sty m:val="p"/>
          </m:rPr>
          <w:rPr>
            <w:rFonts w:ascii="Cambria Math" w:hAnsi="Cambria Math"/>
          </w:rPr>
          <m:t>&gt;</m:t>
        </m:r>
        <m:r>
          <w:rPr>
            <w:rFonts w:ascii="Cambria Math" w:hAnsi="Cambria Math"/>
          </w:rPr>
          <m:t>0.5</m:t>
        </m:r>
      </m:oMath>
      <w:r>
        <w:t xml:space="preserve">) with the log of total Brood Year flow and the duration of the Rearing Year wet season.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ins w:id="79" w:author="Thomas Harter" w:date="2024-03-29T11:23:00Z">
        <w:r w:rsidR="000C3387">
          <w:rPr>
            <w:rFonts w:eastAsiaTheme="minorEastAsia"/>
          </w:rPr>
          <w:t>)</w:t>
        </w:r>
      </w:ins>
      <w:r>
        <w:t xml:space="preserve"> with the Rearing Year wet season onset timing. </w:t>
      </w:r>
      <w:del w:id="80" w:author="Thomas Harter" w:date="2024-03-29T11:24:00Z">
        <w:r w:rsidDel="000C3387">
          <w:delText>(</w:delText>
        </w:r>
      </w:del>
      <w:r>
        <w:t xml:space="preserve">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 </w:t>
      </w:r>
      <w:ins w:id="81" w:author="Thomas Harter" w:date="2024-03-29T11:24:00Z">
        <w:r w:rsidR="000C3387">
          <w:t xml:space="preserve">but </w:t>
        </w:r>
      </w:ins>
      <w:r>
        <w:t>these were excluded from the linear modeling exercise due to insufficient sample size.</w:t>
      </w:r>
      <w:del w:id="82" w:author="Thomas Harter" w:date="2024-03-29T11:24:00Z">
        <w:r w:rsidDel="000C3387">
          <w:delText>)</w:delText>
        </w:r>
      </w:del>
      <w:r>
        <w:t xml:space="preserve"> These correlations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14:paraId="23F6EFB1" w14:textId="79B73181" w:rsidR="005F2081" w:rsidRDefault="004A2066">
      <w:pPr>
        <w:pStyle w:val="BodyText"/>
      </w:pPr>
      <w:r>
        <w:t xml:space="preserve">Of the ecological response variables that were evaluated for </w:t>
      </w:r>
      <w:proofErr w:type="spellStart"/>
      <w:r>
        <w:t>coho</w:t>
      </w:r>
      <w:proofErr w:type="spellEnd"/>
      <w:r>
        <w:t xml:space="preserve">, the </w:t>
      </w:r>
      <w:proofErr w:type="spellStart"/>
      <w:r>
        <w:t>coho</w:t>
      </w:r>
      <w:proofErr w:type="spellEnd"/>
      <w:r>
        <w:t xml:space="preserve"> </w:t>
      </w:r>
      <w:proofErr w:type="spellStart"/>
      <w:r>
        <w:t>spf</w:t>
      </w:r>
      <w:proofErr w:type="spellEnd"/>
      <w:r>
        <w:t xml:space="preserve"> variable clearly showed a higher degree of correlation with hydrologic metrics than other ecological outcome variables. One reason for this metric outperforming the other three (coho salmon spawner abundance, juvenile abundance and number of observed </w:t>
      </w:r>
      <w:proofErr w:type="spellStart"/>
      <w:r>
        <w:t>redds</w:t>
      </w:r>
      <w:proofErr w:type="spellEnd"/>
      <w:r>
        <w:t>) may be that the normalization to the number of spawners makes the three cohorts more comparable</w:t>
      </w:r>
      <w:ins w:id="83" w:author="Thomas Harter" w:date="2024-03-29T11:25:00Z">
        <w:r w:rsidR="000C3387">
          <w:t xml:space="preserve">, as the </w:t>
        </w:r>
      </w:ins>
      <w:ins w:id="84" w:author="Thomas Harter" w:date="2024-03-29T11:26:00Z">
        <w:r w:rsidR="000C3387">
          <w:t xml:space="preserve">spawner </w:t>
        </w:r>
      </w:ins>
      <w:ins w:id="85" w:author="Thomas Harter" w:date="2024-03-29T11:25:00Z">
        <w:r w:rsidR="000C3387">
          <w:t>cohort size is quite variable among the three 3-year cohort generations</w:t>
        </w:r>
      </w:ins>
      <w:ins w:id="86" w:author="Thomas Harter" w:date="2024-03-29T11:26:00Z">
        <w:r w:rsidR="000C3387">
          <w:t>, but also between</w:t>
        </w:r>
      </w:ins>
      <w:ins w:id="87" w:author="Thomas Harter" w:date="2024-03-29T11:27:00Z">
        <w:r w:rsidR="000C3387">
          <w:t xml:space="preserve"> generations of the same cohort</w:t>
        </w:r>
      </w:ins>
      <w:r>
        <w:t xml:space="preserve">. This </w:t>
      </w:r>
      <w:ins w:id="88" w:author="Thomas Harter" w:date="2024-03-29T11:27:00Z">
        <w:r w:rsidR="000C3387">
          <w:t xml:space="preserve">normalized </w:t>
        </w:r>
      </w:ins>
      <w:r>
        <w:t xml:space="preserve">metric has also been identified by state agency analysts as indicative of freshwater ecosystem conditions at coho salmon populations below carrying capacity (CDFW 2021). Consequently, </w:t>
      </w:r>
      <w:del w:id="89" w:author="Thomas Harter" w:date="2024-03-29T11:28:00Z">
        <w:r w:rsidDel="000C3387">
          <w:delText xml:space="preserve">further </w:delText>
        </w:r>
      </w:del>
      <w:ins w:id="90" w:author="Thomas Harter" w:date="2024-03-29T11:28:00Z">
        <w:r w:rsidR="000C3387">
          <w:t xml:space="preserve">we focus the remainder of the </w:t>
        </w:r>
      </w:ins>
      <w:r>
        <w:t>hydro-ecological modeling</w:t>
      </w:r>
      <w:ins w:id="91" w:author="Thomas Harter" w:date="2024-03-29T11:28:00Z">
        <w:r w:rsidR="000C3387">
          <w:t xml:space="preserve"> analysis</w:t>
        </w:r>
      </w:ins>
      <w:r>
        <w:t xml:space="preserve"> for coho </w:t>
      </w:r>
      <w:del w:id="92" w:author="Thomas Harter" w:date="2024-03-29T11:28:00Z">
        <w:r w:rsidDel="000C3387">
          <w:delText xml:space="preserve">uses </w:delText>
        </w:r>
      </w:del>
      <w:ins w:id="93" w:author="Thomas Harter" w:date="2024-03-29T11:28:00Z">
        <w:r w:rsidR="000C3387">
          <w:t xml:space="preserve">on </w:t>
        </w:r>
      </w:ins>
      <w:r>
        <w:t>th</w:t>
      </w:r>
      <w:ins w:id="94" w:author="Thomas Harter" w:date="2024-03-29T11:28:00Z">
        <w:r w:rsidR="000C3387">
          <w:t>e</w:t>
        </w:r>
      </w:ins>
      <w:del w:id="95" w:author="Thomas Harter" w:date="2024-03-29T11:28:00Z">
        <w:r w:rsidDel="000C3387">
          <w:delText>is</w:delText>
        </w:r>
      </w:del>
      <w:r>
        <w:t xml:space="preserve"> coho smolt per female (</w:t>
      </w:r>
      <w:proofErr w:type="spellStart"/>
      <w:r>
        <w:t>coho</w:t>
      </w:r>
      <w:proofErr w:type="spellEnd"/>
      <w:r>
        <w:t xml:space="preserve"> </w:t>
      </w:r>
      <w:proofErr w:type="spellStart"/>
      <w:r>
        <w:t>spf</w:t>
      </w:r>
      <w:proofErr w:type="spellEnd"/>
      <w:r>
        <w:t>) metric as</w:t>
      </w:r>
      <w:del w:id="96" w:author="Thomas Harter" w:date="2024-03-29T11:29:00Z">
        <w:r w:rsidDel="000C3387">
          <w:delText xml:space="preserve"> the</w:delText>
        </w:r>
      </w:del>
      <w:r>
        <w:t xml:space="preserve"> response variable.</w:t>
      </w:r>
    </w:p>
    <w:p w14:paraId="53560F8C" w14:textId="7450570D" w:rsidR="005F2081" w:rsidRDefault="004A2066">
      <w:pPr>
        <w:pStyle w:val="BodyText"/>
      </w:pPr>
      <w:r>
        <w:t>For Chinook, conversely, none of the three available ecological response variables stood out as being substantially more correlated with hydrologic metrics than the others (</w:t>
      </w:r>
      <w:r>
        <w:rPr>
          <w:i/>
          <w:iCs/>
        </w:rPr>
        <w:t>Supplemental Figure 1</w:t>
      </w:r>
      <w:r>
        <w:t>). Furthermore, they all appeared less correlated with the hydrology than the coho variable, i.e., the coho-hydrology correlations</w:t>
      </w:r>
      <w:ins w:id="97" w:author="Thomas Harter" w:date="2024-03-29T11:30:00Z">
        <w:r w:rsidR="000C3387">
          <w:t>, for the same set of predictor variables,</w:t>
        </w:r>
      </w:ins>
      <w:r>
        <w:t xml:space="preserve">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To be consistent with the coho spf, the Chinook juvenile per adult metric (Chinook jpa) was retained for linear modeling.</w:t>
      </w:r>
    </w:p>
    <w:p w14:paraId="279F5B2E" w14:textId="77777777" w:rsidR="005F2081" w:rsidRDefault="004A2066">
      <w:pPr>
        <w:pStyle w:val="CaptionedFigure"/>
      </w:pPr>
      <w:r>
        <w:rPr>
          <w:noProof/>
        </w:rPr>
        <w:lastRenderedPageBreak/>
        <w:drawing>
          <wp:inline distT="0" distB="0" distL="0" distR="0" wp14:anchorId="049B62B5" wp14:editId="5826668F">
            <wp:extent cx="5334000" cy="6096000"/>
            <wp:effectExtent l="0" t="0" r="0" b="0"/>
            <wp:docPr id="67"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2779CE14" w14:textId="77777777" w:rsidR="005F2081" w:rsidRDefault="004A2066">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06E38AFE" w14:textId="77777777" w:rsidR="005F2081" w:rsidRDefault="004A2066">
      <w:pPr>
        <w:pStyle w:val="Heading3"/>
      </w:pPr>
      <w:bookmarkStart w:id="98" w:name="Xd8bced2a8d219ec93c5448648f1751e5fa73d5a"/>
      <w:bookmarkEnd w:id="68"/>
      <w:r>
        <w:rPr>
          <w:rStyle w:val="SectionNumber"/>
        </w:rPr>
        <w:lastRenderedPageBreak/>
        <w:t>4.2.2</w:t>
      </w:r>
      <w:r>
        <w:tab/>
        <w:t>Selection of thresholds for fall reconnection dates</w:t>
      </w:r>
    </w:p>
    <w:p w14:paraId="6257EED0" w14:textId="77777777" w:rsidR="005F2081" w:rsidRDefault="004A2066">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w:t>
      </w:r>
      <w:proofErr w:type="spellStart"/>
      <w:r>
        <w:t>coho</w:t>
      </w:r>
      <w:proofErr w:type="spellEnd"/>
      <w:r>
        <w:t xml:space="preserve"> </w:t>
      </w:r>
      <w:proofErr w:type="spellStart"/>
      <w:r>
        <w:t>spf</w:t>
      </w:r>
      <w:proofErr w:type="spellEnd"/>
      <w:r>
        <w:t xml:space="preserve"> are shown in Figure 9.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14:paraId="627198C6" w14:textId="77777777" w:rsidR="005F2081" w:rsidRDefault="004A2066">
      <w:pPr>
        <w:pStyle w:val="BodyText"/>
      </w:pPr>
      <w:r>
        <w:t xml:space="preserve">For Chinook, no significant relationships were obtained between the three ecological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14:paraId="3AFEBD65" w14:textId="6613961F" w:rsidR="005F2081" w:rsidRDefault="004A2066">
      <w:pPr>
        <w:pStyle w:val="BodyText"/>
      </w:pPr>
      <w:r>
        <w:t xml:space="preserve">It should be noted that for this metric, at very low flows like 8 and 10 </w:t>
      </w:r>
      <w:proofErr w:type="spellStart"/>
      <w:r>
        <w:t>cfs</w:t>
      </w:r>
      <w:proofErr w:type="spellEnd"/>
      <w:r>
        <w:t>, a data censoring problem emerges, as</w:t>
      </w:r>
      <w:del w:id="99" w:author="Thomas Harter" w:date="2024-03-29T11:32:00Z">
        <w:r w:rsidDel="000C3387">
          <w:delText xml:space="preserve"> there are some years where the</w:delText>
        </w:r>
      </w:del>
      <w:r>
        <w:t xml:space="preserve"> flow never drops below the threshold</w:t>
      </w:r>
      <w:ins w:id="100" w:author="Thomas Harter" w:date="2024-03-29T11:32:00Z">
        <w:r w:rsidR="000C3387">
          <w:t xml:space="preserve"> in some years. </w:t>
        </w:r>
      </w:ins>
      <w:del w:id="101" w:author="Thomas Harter" w:date="2024-03-29T11:32:00Z">
        <w:r w:rsidDel="000C3387">
          <w:delText xml:space="preserve">, so </w:delText>
        </w:r>
      </w:del>
      <w:r>
        <w:t>“</w:t>
      </w:r>
      <w:del w:id="102" w:author="Thomas Harter" w:date="2024-03-29T11:32:00Z">
        <w:r w:rsidDel="000C3387">
          <w:delText>r</w:delText>
        </w:r>
      </w:del>
      <w:ins w:id="103" w:author="Thomas Harter" w:date="2024-03-29T11:32:00Z">
        <w:r w:rsidR="000C3387">
          <w:t>R</w:t>
        </w:r>
      </w:ins>
      <w:r>
        <w:t>econnection” as flows rise above that threshold cannot occur</w:t>
      </w:r>
      <w:ins w:id="104" w:author="Thomas Harter" w:date="2024-03-29T11:33:00Z">
        <w:r w:rsidR="000C3387">
          <w:t xml:space="preserve"> in such years</w:t>
        </w:r>
      </w:ins>
      <w:r>
        <w:t>.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14:paraId="59B4A0E2" w14:textId="77777777" w:rsidR="005F2081" w:rsidRDefault="004A2066">
      <w:pPr>
        <w:pStyle w:val="BodyText"/>
      </w:pPr>
      <w:r>
        <w:t xml:space="preserve">At reconnection dates for 100 </w:t>
      </w:r>
      <w:proofErr w:type="spellStart"/>
      <w:r>
        <w:t>cfs</w:t>
      </w:r>
      <w:proofErr w:type="spellEnd"/>
      <w:r>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relationship is higher than at 40 cfs. In previous monitoring, a Fort Jones gauge flowrate of 100 cfs has corresponded with the reconnection of a key river reach impacted by mine tailings, allowing coho passage to favorable tributary stream habitat upstream of this reach (</w:t>
      </w:r>
      <w:r>
        <w:rPr>
          <w:i/>
          <w:iCs/>
        </w:rPr>
        <w:t>pers. comm.</w:t>
      </w:r>
      <w:r>
        <w:t xml:space="preserve">, </w:t>
      </w:r>
      <w:proofErr w:type="spellStart"/>
      <w:r>
        <w:t>Sommarstrom</w:t>
      </w:r>
      <w:proofErr w:type="spellEnd"/>
      <w:r>
        <w:t xml:space="preserve"> 2020). The relatively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 date and coho spf (0.434) suggests that earlier access to this additional habitat improves watershed-wide reproductive outcomes.</w:t>
      </w:r>
    </w:p>
    <w:p w14:paraId="018CEC1A" w14:textId="4B55A283" w:rsidR="005F2081" w:rsidRDefault="004A2066">
      <w:pPr>
        <w:pStyle w:val="BodyText"/>
      </w:pPr>
      <w:r>
        <w:t xml:space="preserve">Using only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w:t>
      </w:r>
      <w:del w:id="105" w:author="Thomas Harter" w:date="2024-03-29T11:34:00Z">
        <w:r w:rsidDel="003B165E">
          <w:delText xml:space="preserve">narrowed </w:delText>
        </w:r>
      </w:del>
      <w:ins w:id="106" w:author="Thomas Harter" w:date="2024-03-29T11:34:00Z">
        <w:r w:rsidR="003B165E">
          <w:t xml:space="preserve">selected </w:t>
        </w:r>
      </w:ins>
      <w:r>
        <w:t xml:space="preserve">the reconnection and disconnection date flow thresholds </w:t>
      </w:r>
      <w:del w:id="107" w:author="Thomas Harter" w:date="2024-03-29T11:34:00Z">
        <w:r w:rsidDel="003B165E">
          <w:delText xml:space="preserve">under consideration to </w:delText>
        </w:r>
      </w:del>
      <w:ins w:id="108" w:author="Thomas Harter" w:date="2024-03-29T11:34:00Z">
        <w:r w:rsidR="003B165E">
          <w:t xml:space="preserve">of </w:t>
        </w:r>
      </w:ins>
      <w:r>
        <w:t xml:space="preserve">10 </w:t>
      </w:r>
      <w:proofErr w:type="spellStart"/>
      <w:r>
        <w:t>cfs</w:t>
      </w:r>
      <w:proofErr w:type="spellEnd"/>
      <w:r>
        <w:t xml:space="preserve"> and 100 </w:t>
      </w:r>
      <w:proofErr w:type="spellStart"/>
      <w:r>
        <w:t>cfs</w:t>
      </w:r>
      <w:proofErr w:type="spellEnd"/>
      <w:r>
        <w:t xml:space="preserve"> </w:t>
      </w:r>
      <w:ins w:id="109" w:author="Thomas Harter" w:date="2024-03-29T11:35:00Z">
        <w:r w:rsidR="003B165E">
          <w:t xml:space="preserve">for further </w:t>
        </w:r>
        <w:proofErr w:type="gramStart"/>
        <w:r w:rsidR="003B165E">
          <w:t>analysis</w:t>
        </w:r>
      </w:ins>
      <w:r>
        <w:t>(</w:t>
      </w:r>
      <w:proofErr w:type="gramEnd"/>
      <w:r>
        <w:t>Figure 9). This decision could be revisited if additional years of data become available.</w:t>
      </w:r>
    </w:p>
    <w:p w14:paraId="164A4770" w14:textId="77777777" w:rsidR="005F2081" w:rsidRDefault="004A2066">
      <w:pPr>
        <w:pStyle w:val="CaptionedFigure"/>
      </w:pPr>
      <w:r>
        <w:rPr>
          <w:noProof/>
        </w:rPr>
        <w:lastRenderedPageBreak/>
        <w:drawing>
          <wp:inline distT="0" distB="0" distL="0" distR="0" wp14:anchorId="54396D9D" wp14:editId="3A2F0EEE">
            <wp:extent cx="5334000" cy="6096000"/>
            <wp:effectExtent l="0" t="0" r="0" b="0"/>
            <wp:docPr id="71"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3AA34AB0" w14:textId="77777777" w:rsidR="005F2081" w:rsidRDefault="004A2066">
      <w:pPr>
        <w:pStyle w:val="ImageCaption"/>
      </w:pPr>
      <w:r>
        <w:t>Figure 9: Correlations between the ‘reconnection’ dates, or dates of fall flow rising above the designated flow threshold, for six flowrates. X-axis units are days after Aug. 31 of the coho salmon cohort Birth Year.</w:t>
      </w:r>
    </w:p>
    <w:p w14:paraId="25750D5B" w14:textId="77777777" w:rsidR="005F2081" w:rsidRDefault="004A2066">
      <w:pPr>
        <w:pStyle w:val="Heading2"/>
      </w:pPr>
      <w:bookmarkStart w:id="110" w:name="linear-modeling"/>
      <w:bookmarkEnd w:id="67"/>
      <w:bookmarkEnd w:id="98"/>
      <w:r>
        <w:rPr>
          <w:rStyle w:val="SectionNumber"/>
        </w:rPr>
        <w:t>4.3</w:t>
      </w:r>
      <w:r>
        <w:tab/>
        <w:t>Linear modeling</w:t>
      </w:r>
    </w:p>
    <w:p w14:paraId="2468AEC4" w14:textId="5F05562A" w:rsidR="009C4CE4" w:rsidRDefault="009C4CE4">
      <w:pPr>
        <w:pStyle w:val="FirstParagraph"/>
        <w:rPr>
          <w:ins w:id="111" w:author="Claire Kouba" w:date="2024-03-29T17:17:00Z"/>
        </w:rPr>
      </w:pPr>
      <w:moveToRangeStart w:id="112" w:author="Claire Kouba" w:date="2024-03-29T17:17:00Z" w:name="move162625091"/>
      <w:moveTo w:id="113" w:author="Claire Kouba" w:date="2024-03-29T17:17:00Z">
        <w:r>
          <w:t xml:space="preserve">We used all hydrologic predictors to generate the set of all possible 1- and 2-predictor linear models of the relative reproduction for Chinook (Chinook </w:t>
        </w:r>
        <w:proofErr w:type="spellStart"/>
        <w:r>
          <w:t>jpa</w:t>
        </w:r>
        <w:proofErr w:type="spellEnd"/>
        <w:r>
          <w:t xml:space="preserve">) and </w:t>
        </w:r>
        <w:proofErr w:type="spellStart"/>
        <w:r>
          <w:t>coho</w:t>
        </w:r>
        <w:proofErr w:type="spellEnd"/>
        <w:r>
          <w:t xml:space="preserve"> (</w:t>
        </w:r>
        <w:proofErr w:type="spellStart"/>
        <w:r>
          <w:t>coho</w:t>
        </w:r>
        <w:proofErr w:type="spellEnd"/>
        <w:r>
          <w:t xml:space="preserve"> </w:t>
        </w:r>
        <w:proofErr w:type="spellStart"/>
        <w:r>
          <w:t>spf</w:t>
        </w:r>
        <w:proofErr w:type="spellEnd"/>
        <w:r>
          <w:t>) salmon.</w:t>
        </w:r>
      </w:moveTo>
      <w:moveToRangeEnd w:id="112"/>
    </w:p>
    <w:p w14:paraId="6587204D" w14:textId="15777FA6" w:rsidR="00F46711" w:rsidRDefault="00F46711">
      <w:pPr>
        <w:pStyle w:val="FirstParagraph"/>
        <w:rPr>
          <w:ins w:id="114" w:author="Thomas Harter" w:date="2024-03-29T12:05:00Z"/>
        </w:rPr>
      </w:pPr>
      <w:ins w:id="115" w:author="Thomas Harter" w:date="2024-03-29T12:05:00Z">
        <w:r>
          <w:t>4.3.1</w:t>
        </w:r>
        <w:commentRangeStart w:id="116"/>
        <w:r>
          <w:t xml:space="preserve"> </w:t>
        </w:r>
      </w:ins>
      <w:ins w:id="117" w:author="Thomas Harter" w:date="2024-03-29T12:06:00Z">
        <w:r>
          <w:t>Linear models</w:t>
        </w:r>
      </w:ins>
      <w:commentRangeEnd w:id="116"/>
      <w:ins w:id="118" w:author="Thomas Harter" w:date="2024-03-29T12:08:00Z">
        <w:r>
          <w:rPr>
            <w:rStyle w:val="CommentReference"/>
          </w:rPr>
          <w:commentReference w:id="116"/>
        </w:r>
      </w:ins>
    </w:p>
    <w:p w14:paraId="168E1BE6" w14:textId="03956605" w:rsidR="005F2081" w:rsidRDefault="004A2066">
      <w:pPr>
        <w:pStyle w:val="FirstParagraph"/>
      </w:pPr>
      <w:moveFromRangeStart w:id="119" w:author="Claire Kouba" w:date="2024-03-29T17:17:00Z" w:name="move162625091"/>
      <w:moveFrom w:id="120" w:author="Claire Kouba" w:date="2024-03-29T17:17:00Z">
        <w:r w:rsidDel="009C4CE4">
          <w:lastRenderedPageBreak/>
          <w:t xml:space="preserve">We used all hydrologic predictors to generate the set of all possible 1- and 2-predictor linear models of the relative reproduction for Chinook (Chinook jpa) and coho (coho spf) salmon. </w:t>
        </w:r>
      </w:moveFrom>
      <w:moveFromRangeEnd w:id="119"/>
      <w:r>
        <w:t xml:space="preserve">One-predictor models performed categorically worse than two-predictor models (Figure 10, </w:t>
      </w:r>
      <w:r>
        <w:rPr>
          <w:i/>
          <w:iCs/>
        </w:rPr>
        <w:t>Supplemental Figure 1</w:t>
      </w:r>
      <w:r>
        <w:t xml:space="preserve">). This is an expected outcome and likely reflects some overfitting in two-predictor models. </w:t>
      </w:r>
      <w:del w:id="121" w:author="Thomas Harter" w:date="2024-03-29T11:36:00Z">
        <w:r w:rsidRPr="003B165E" w:rsidDel="003B165E">
          <w:rPr>
            <w:i/>
            <w:iCs/>
            <w:highlight w:val="yellow"/>
            <w:rPrChange w:id="122" w:author="Thomas Harter" w:date="2024-03-29T11:37:00Z">
              <w:rPr/>
            </w:rPrChange>
          </w:rPr>
          <w:delText>Diagnostics for all linear models are included in</w:delText>
        </w:r>
      </w:del>
      <w:ins w:id="123" w:author="Thomas Harter" w:date="2024-03-29T11:36:00Z">
        <w:r w:rsidR="003B165E" w:rsidRPr="003B165E">
          <w:rPr>
            <w:i/>
            <w:iCs/>
            <w:highlight w:val="yellow"/>
            <w:rPrChange w:id="124" w:author="Thomas Harter" w:date="2024-03-29T11:37:00Z">
              <w:rPr>
                <w:i/>
                <w:iCs/>
              </w:rPr>
            </w:rPrChange>
          </w:rPr>
          <w:t xml:space="preserve">DESCRIBE IN A SENTENCE OR TWO OR THREE WHAT THE </w:t>
        </w:r>
      </w:ins>
      <w:ins w:id="125" w:author="Thomas Harter" w:date="2024-03-29T11:37:00Z">
        <w:r w:rsidR="003B165E" w:rsidRPr="003B165E">
          <w:rPr>
            <w:i/>
            <w:iCs/>
            <w:highlight w:val="yellow"/>
            <w:rPrChange w:id="126" w:author="Thomas Harter" w:date="2024-03-29T11:37:00Z">
              <w:rPr>
                <w:i/>
                <w:iCs/>
              </w:rPr>
            </w:rPrChange>
          </w:rPr>
          <w:t>DIAGNOSTICS TELL</w:t>
        </w:r>
      </w:ins>
      <w:ins w:id="127" w:author="Thomas Harter" w:date="2024-03-29T11:38:00Z">
        <w:r w:rsidR="003B165E">
          <w:rPr>
            <w:i/>
            <w:iCs/>
            <w:highlight w:val="yellow"/>
          </w:rPr>
          <w:t xml:space="preserve"> US – UNLESS YOU ARE SAYING HERE: “NOW LETS TURN TO THE DIAGNOSTICS IN THE NEXT </w:t>
        </w:r>
      </w:ins>
      <w:ins w:id="128" w:author="Thomas Harter" w:date="2024-03-29T11:39:00Z">
        <w:r w:rsidR="003B165E">
          <w:rPr>
            <w:i/>
            <w:iCs/>
            <w:highlight w:val="yellow"/>
          </w:rPr>
          <w:t xml:space="preserve">COUPLE OF PARAGRAPHS AND YOU CAN FIND THE </w:t>
        </w:r>
        <w:proofErr w:type="gramStart"/>
        <w:r w:rsidR="003B165E">
          <w:rPr>
            <w:i/>
            <w:iCs/>
            <w:highlight w:val="yellow"/>
          </w:rPr>
          <w:t>INFORMATION  IN</w:t>
        </w:r>
        <w:proofErr w:type="gramEnd"/>
        <w:r w:rsidR="003B165E">
          <w:rPr>
            <w:i/>
            <w:iCs/>
            <w:highlight w:val="yellow"/>
          </w:rPr>
          <w:t xml:space="preserve"> SUPPLEMENTAL TABLES 3 – 6”. IF THAT WAS THE CASE, THE REFERENCE TO THESE TABLE WOULDN’T COME UNTIL THE END OF THE NEXT PARAGAPH</w:t>
        </w:r>
      </w:ins>
      <w:ins w:id="129" w:author="Thomas Harter" w:date="2024-03-29T11:40:00Z">
        <w:r w:rsidR="003B165E">
          <w:rPr>
            <w:i/>
            <w:iCs/>
            <w:highlight w:val="yellow"/>
          </w:rPr>
          <w:t>?!</w:t>
        </w:r>
      </w:ins>
      <w:ins w:id="130" w:author="Thomas Harter" w:date="2024-03-29T11:39:00Z">
        <w:r w:rsidR="003B165E">
          <w:rPr>
            <w:i/>
            <w:iCs/>
            <w:highlight w:val="yellow"/>
          </w:rPr>
          <w:t xml:space="preserve"> </w:t>
        </w:r>
      </w:ins>
      <w:r>
        <w:t xml:space="preserve"> </w:t>
      </w:r>
      <w:ins w:id="131" w:author="Thomas Harter" w:date="2024-03-29T11:37:00Z">
        <w:r w:rsidR="003B165E">
          <w:t>(</w:t>
        </w:r>
      </w:ins>
      <w:r>
        <w:rPr>
          <w:i/>
          <w:iCs/>
        </w:rPr>
        <w:t>Supplemental Tables 3</w:t>
      </w:r>
      <w:r>
        <w:t xml:space="preserve"> through </w:t>
      </w:r>
      <w:r>
        <w:rPr>
          <w:i/>
          <w:iCs/>
        </w:rPr>
        <w:t>6</w:t>
      </w:r>
      <w:ins w:id="132" w:author="Thomas Harter" w:date="2024-03-29T11:37:00Z">
        <w:r w:rsidR="003B165E">
          <w:t>)</w:t>
        </w:r>
      </w:ins>
      <w:r>
        <w:t>.</w:t>
      </w:r>
    </w:p>
    <w:p w14:paraId="64D1171A" w14:textId="77777777" w:rsidR="005F2081" w:rsidRDefault="004A2066">
      <w:pPr>
        <w:pStyle w:val="BodyText"/>
      </w:pPr>
      <w:r>
        <w:t>C</w:t>
      </w:r>
      <w:commentRangeStart w:id="133"/>
      <w:r>
        <w:t xml:space="preserve">oho reproduction rates appear to be correlated with some hydrologic metrics, based on the hydrologic conditions and coho observations in brood years 2004 - 2019, corresponding to water years 2007-2020. The four best one-predictor models and six best two-predictor models are shown in Table 2. For coho,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commentRangeEnd w:id="133"/>
      <w:r w:rsidR="00F46711">
        <w:rPr>
          <w:rStyle w:val="CommentReference"/>
        </w:rPr>
        <w:commentReference w:id="133"/>
      </w:r>
    </w:p>
    <w:p w14:paraId="44702466" w14:textId="77777777" w:rsidR="005F2081" w:rsidRDefault="004A2066">
      <w:pPr>
        <w:pStyle w:val="BodyText"/>
      </w:pPr>
      <w:r>
        <w:t xml:space="preserve">Relative reproduction in Chinook was less predictable than in coho, using the same set of hydrologic predictors: for Chinook,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were 0.2 and 0.5 for single- and two-predictor models, respectively, while for coho they were 0.5 and 0.9 (Figure 10). Given the limited strength of the Chinook data, the development of the HB function was conducted only for coho salmon.</w:t>
      </w:r>
    </w:p>
    <w:p w14:paraId="1D3142BC" w14:textId="77777777" w:rsidR="005F2081" w:rsidRDefault="004A2066">
      <w:pPr>
        <w:pStyle w:val="CaptionedFigure"/>
      </w:pPr>
      <w:r>
        <w:rPr>
          <w:noProof/>
        </w:rPr>
        <w:lastRenderedPageBreak/>
        <w:drawing>
          <wp:inline distT="0" distB="0" distL="0" distR="0" wp14:anchorId="3A5C93B5" wp14:editId="0C9B5907">
            <wp:extent cx="5334000" cy="4572000"/>
            <wp:effectExtent l="0" t="0" r="0" b="0"/>
            <wp:docPr id="76" name="Picture"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wp:cNvGraphicFramePr/>
            <a:graphic xmlns:a="http://schemas.openxmlformats.org/drawingml/2006/main">
              <a:graphicData uri="http://schemas.openxmlformats.org/drawingml/2006/picture">
                <pic:pic xmlns:pic="http://schemas.openxmlformats.org/drawingml/2006/picture">
                  <pic:nvPicPr>
                    <pic:cNvPr id="77" name="Picture" descr="Graphics%20and%20Supplements/Figure%209.png"/>
                    <pic:cNvPicPr>
                      <a:picLocks noChangeAspect="1" noChangeArrowheads="1"/>
                    </pic:cNvPicPr>
                  </pic:nvPicPr>
                  <pic:blipFill>
                    <a:blip r:embed="rId19"/>
                    <a:stretch>
                      <a:fillRect/>
                    </a:stretch>
                  </pic:blipFill>
                  <pic:spPr bwMode="auto">
                    <a:xfrm>
                      <a:off x="0" y="0"/>
                      <a:ext cx="5334000" cy="4572000"/>
                    </a:xfrm>
                    <a:prstGeom prst="rect">
                      <a:avLst/>
                    </a:prstGeom>
                    <a:noFill/>
                    <a:ln w="9525">
                      <a:noFill/>
                      <a:headEnd/>
                      <a:tailEnd/>
                    </a:ln>
                  </pic:spPr>
                </pic:pic>
              </a:graphicData>
            </a:graphic>
          </wp:inline>
        </w:drawing>
      </w:r>
    </w:p>
    <w:p w14:paraId="05D9EC6F" w14:textId="77777777" w:rsidR="005F2081" w:rsidRDefault="004A2066">
      <w:pPr>
        <w:pStyle w:val="ImageCaption"/>
      </w:pPr>
      <w:r>
        <w:t>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w:t>
      </w:r>
    </w:p>
    <w:p w14:paraId="14501267" w14:textId="77777777" w:rsidR="005F2081" w:rsidRDefault="004A2066">
      <w:pPr>
        <w:pStyle w:val="Heading3"/>
      </w:pPr>
      <w:bookmarkStart w:id="134" w:name="model-selection-criteria"/>
      <w:r>
        <w:rPr>
          <w:rStyle w:val="SectionNumber"/>
        </w:rPr>
        <w:t>4.3.1</w:t>
      </w:r>
      <w:r>
        <w:tab/>
        <w:t>Model selection criteria</w:t>
      </w:r>
    </w:p>
    <w:p w14:paraId="5EDEB61C" w14:textId="77777777" w:rsidR="005F2081" w:rsidRDefault="004A2066">
      <w:pPr>
        <w:pStyle w:val="FirstParagraph"/>
      </w:pPr>
      <w:r>
        <w:t xml:space="preserve">The minimum performance criteria were established to select the final set of best </w:t>
      </w:r>
      <w:proofErr w:type="gramStart"/>
      <w:r>
        <w:t>model</w:t>
      </w:r>
      <w:proofErr w:type="gramEnd"/>
      <w:r>
        <w:t xml:space="preserve"> were: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&gt;0.6, a p-value of &lt;0.2, an F-statistic of more than 10, and a LOOCV value of less than 747 (i.e., the LOOCV value of the best one-predictor model). The predictors and slopes of the three models which met these criteria (lm2a, lm2b, and lm2c) are shown in Table 4.</w:t>
      </w:r>
    </w:p>
    <w:p w14:paraId="20FD2EF5" w14:textId="09358A65" w:rsidR="005F2081" w:rsidRDefault="004A2066">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w:t>
      </w:r>
      <w:r>
        <w:lastRenderedPageBreak/>
        <w:t>season (</w:t>
      </w:r>
      <w:proofErr w:type="spellStart"/>
      <w:r>
        <w:t>RY_Wet_Tim</w:t>
      </w:r>
      <w:proofErr w:type="spellEnd"/>
      <w:r>
        <w:t>), and the wet season duration (</w:t>
      </w:r>
      <w:proofErr w:type="spellStart"/>
      <w:r>
        <w:t>Wet_BFL_Dur</w:t>
      </w:r>
      <w:proofErr w:type="spellEnd"/>
      <w:r>
        <w:t xml:space="preserve">), which supports the professional judgment of the authors that the degree of hydro-ecological services provided </w:t>
      </w:r>
      <w:del w:id="135" w:author="Thomas Harter" w:date="2024-03-29T12:10:00Z">
        <w:r w:rsidDel="00E26F55">
          <w:delText xml:space="preserve">each water year </w:delText>
        </w:r>
      </w:del>
      <w:ins w:id="136" w:author="Thomas Harter" w:date="2024-03-29T12:10:00Z">
        <w:r w:rsidR="00E26F55">
          <w:t xml:space="preserve">in a specific water year </w:t>
        </w:r>
      </w:ins>
      <w:r>
        <w:t>is best evaluated using information from multiple seasons.</w:t>
      </w:r>
    </w:p>
    <w:p w14:paraId="2BFF3E3A" w14:textId="77777777" w:rsidR="005F2081" w:rsidRDefault="004A2066">
      <w:pPr>
        <w:pStyle w:val="Heading3"/>
      </w:pPr>
      <w:bookmarkStart w:id="137" w:name="X7f0c115bd79c0d96caf6a52e90595ecd1d24cca"/>
      <w:bookmarkEnd w:id="134"/>
      <w:r>
        <w:rPr>
          <w:rStyle w:val="SectionNumber"/>
        </w:rPr>
        <w:t>4.3.2</w:t>
      </w:r>
      <w:r>
        <w:tab/>
        <w:t>Hydrologic predictors and model structure</w:t>
      </w:r>
    </w:p>
    <w:p w14:paraId="7A030D03" w14:textId="77777777" w:rsidR="005F2081" w:rsidRDefault="004A2066">
      <w:pPr>
        <w:pStyle w:val="FirstParagraph"/>
      </w:pPr>
      <w:r>
        <w:t xml:space="preserve">The best single-predictor models (Brood Year fall reconnection dates for 10 and 100 </w:t>
      </w:r>
      <w:proofErr w:type="spellStart"/>
      <w:r>
        <w:t>cfs</w:t>
      </w:r>
      <w:proofErr w:type="spellEnd"/>
      <w:r>
        <w:t>, or BY_recon_10 and BY_recon_100) are both related to the timing of rising fall flows in the Brood Year of each salmon cohort (Table 2).</w:t>
      </w:r>
    </w:p>
    <w:p w14:paraId="6217130A" w14:textId="77777777" w:rsidR="005F2081" w:rsidRDefault="004A2066">
      <w:pPr>
        <w:pStyle w:val="BodyText"/>
      </w:pPr>
      <w:r>
        <w:t xml:space="preserve">The predictor </w:t>
      </w:r>
      <w:proofErr w:type="spellStart"/>
      <w:r>
        <w:t>BY_FA_Mag</w:t>
      </w:r>
      <w:proofErr w:type="spellEnd"/>
      <w:r>
        <w:t xml:space="preserve">, or the magnitude of the Brood Year fall pulse, was also highly correlated with </w:t>
      </w:r>
      <w:proofErr w:type="spellStart"/>
      <w:r>
        <w:t>coho</w:t>
      </w:r>
      <w:proofErr w:type="spellEnd"/>
      <w:r>
        <w:t xml:space="preserve"> </w:t>
      </w:r>
      <w:proofErr w:type="spellStart"/>
      <w:r>
        <w:t>spf</w:t>
      </w:r>
      <w:proofErr w:type="spellEnd"/>
      <w:r>
        <w:t xml:space="preserve"> (Figure 8). However, because a distinct fall pulse does not occur every year, including it would </w:t>
      </w:r>
      <w:proofErr w:type="spellStart"/>
      <w:proofErr w:type="gramStart"/>
      <w:r>
        <w:t>reduced</w:t>
      </w:r>
      <w:proofErr w:type="spellEnd"/>
      <w:proofErr w:type="gramEnd"/>
      <w:r>
        <w:t xml:space="preserve"> the sample size to an unacceptable level (i.e., a total of six water years with a complete set of predictors and response observations). Because of this sample size limitation, and because some of the information about this pulse was carried in the reconnection date metric, </w:t>
      </w:r>
      <w:proofErr w:type="spellStart"/>
      <w:r>
        <w:t>FA_Mag</w:t>
      </w:r>
      <w:proofErr w:type="spellEnd"/>
      <w:r>
        <w:t xml:space="preserve"> was excluded from the set of potential predictors.</w:t>
      </w:r>
    </w:p>
    <w:p w14:paraId="2A4256A7" w14:textId="77777777" w:rsidR="005F2081" w:rsidRDefault="004A2066">
      <w:pPr>
        <w:pStyle w:val="BodyText"/>
      </w:pPr>
      <w:r>
        <w:t xml:space="preserve">The addition of a second predictor clearly improves model performance in terms of predictive power and test error. This is evident in the greater abundance of 2-predictor models with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lower p-values (Figure 10), as well as in the increased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reduced AIC</w:t>
      </w:r>
      <w:r>
        <w:rPr>
          <w:vertAlign w:val="subscript"/>
        </w:rPr>
        <w:t>c</w:t>
      </w:r>
      <w:r>
        <w:t xml:space="preserve"> values, and reduced average error when comparing models lm2a and lm2b versus lm1a and lm1b (Tables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4E030D59" w14:textId="77777777" w:rsidR="005F2081" w:rsidRDefault="004A2066">
      <w:pPr>
        <w:pStyle w:val="CaptionedFigure"/>
      </w:pPr>
      <w:r>
        <w:rPr>
          <w:noProof/>
        </w:rPr>
        <w:lastRenderedPageBreak/>
        <w:drawing>
          <wp:inline distT="0" distB="0" distL="0" distR="0" wp14:anchorId="3EB325F4" wp14:editId="79C3D542">
            <wp:extent cx="5334000" cy="6096000"/>
            <wp:effectExtent l="0" t="0" r="0" b="0"/>
            <wp:docPr id="80"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1" name="Picture" descr="Graphics%20and%20Supplements/Figure%2010.png"/>
                    <pic:cNvPicPr>
                      <a:picLocks noChangeAspect="1" noChangeArrowheads="1"/>
                    </pic:cNvPicPr>
                  </pic:nvPicPr>
                  <pic:blipFill>
                    <a:blip r:embed="rId20"/>
                    <a:stretch>
                      <a:fillRect/>
                    </a:stretch>
                  </pic:blipFill>
                  <pic:spPr bwMode="auto">
                    <a:xfrm>
                      <a:off x="0" y="0"/>
                      <a:ext cx="5334000" cy="6096000"/>
                    </a:xfrm>
                    <a:prstGeom prst="rect">
                      <a:avLst/>
                    </a:prstGeom>
                    <a:noFill/>
                    <a:ln w="9525">
                      <a:noFill/>
                      <a:headEnd/>
                      <a:tailEnd/>
                    </a:ln>
                  </pic:spPr>
                </pic:pic>
              </a:graphicData>
            </a:graphic>
          </wp:inline>
        </w:drawing>
      </w:r>
    </w:p>
    <w:p w14:paraId="6623F083" w14:textId="77777777" w:rsidR="005F2081" w:rsidRDefault="004A2066">
      <w:pPr>
        <w:pStyle w:val="ImageCaption"/>
      </w:pPr>
      <w:r>
        <w:t>Figure 11: Predicted vs observed values for coho smolt production per female in the linear models with one through four hydrologic predictors. A dashed 1:1 line is included for reference.</w:t>
      </w:r>
    </w:p>
    <w:p w14:paraId="0BCEC1FC" w14:textId="77777777" w:rsidR="005F2081" w:rsidRDefault="004A2066">
      <w:pPr>
        <w:pStyle w:val="Heading2"/>
      </w:pPr>
      <w:bookmarkStart w:id="138" w:name="hydrologic-benefit-function"/>
      <w:bookmarkStart w:id="139" w:name="_GoBack"/>
      <w:bookmarkEnd w:id="110"/>
      <w:bookmarkEnd w:id="137"/>
      <w:bookmarkEnd w:id="139"/>
      <w:r>
        <w:rPr>
          <w:rStyle w:val="SectionNumber"/>
        </w:rPr>
        <w:t>4.4</w:t>
      </w:r>
      <w:r>
        <w:tab/>
        <w:t>Hydrologic Benefit Function</w:t>
      </w:r>
    </w:p>
    <w:p w14:paraId="15F4A5B5" w14:textId="77777777" w:rsidR="005F2081" w:rsidRDefault="004A2066">
      <w:pPr>
        <w:pStyle w:val="Heading3"/>
      </w:pPr>
      <w:bookmarkStart w:id="140" w:name="Xdcb5eacc8cfd9d9f867855e42dc69591b1c8aad"/>
      <w:r>
        <w:rPr>
          <w:rStyle w:val="SectionNumber"/>
        </w:rPr>
        <w:t>4.4.1</w:t>
      </w:r>
      <w:r>
        <w:tab/>
        <w:t>Predictors and coefficients in the ensemble model</w:t>
      </w:r>
    </w:p>
    <w:p w14:paraId="6585DD54" w14:textId="77777777" w:rsidR="005F2081" w:rsidRDefault="004A2066">
      <w:pPr>
        <w:pStyle w:val="FirstParagraph"/>
      </w:pPr>
      <w:commentRangeStart w:id="141"/>
      <w:r>
        <w:t xml:space="preserve">Before finalizing the selection of the highest-utility hydrologic predictors, all predictors which survived the first pass were evaluated in aggregate (Figure 10). Based on this analysis, we determined that Chinook reproductive outcomes were substantially less </w:t>
      </w:r>
      <w:r>
        <w:lastRenderedPageBreak/>
        <w:t>predictable than coho reproductive outcomes. The HB function development was carried out only for coho salmon.</w:t>
      </w:r>
      <w:commentRangeEnd w:id="141"/>
      <w:r w:rsidR="00E26F55">
        <w:rPr>
          <w:rStyle w:val="CommentReference"/>
        </w:rPr>
        <w:commentReference w:id="141"/>
      </w:r>
    </w:p>
    <w:p w14:paraId="5B88D1C8" w14:textId="77777777" w:rsidR="005F2081" w:rsidRDefault="004A2066">
      <w:pPr>
        <w:pStyle w:val="BodyText"/>
      </w:pPr>
      <w:r>
        <w:t>To avoid over-interpreting results based on the small ecological dataset of coho reproduction, the coefficients of the three best two-predictor linear models (</w:t>
      </w:r>
      <m:oMath>
        <m:r>
          <w:rPr>
            <w:rFonts w:ascii="Cambria Math" w:hAnsi="Cambria Math"/>
          </w:rPr>
          <m:t>n</m:t>
        </m:r>
        <m:r>
          <m:rPr>
            <m:sty m:val="p"/>
          </m:rPr>
          <w:rPr>
            <w:rFonts w:ascii="Cambria Math" w:hAnsi="Cambria Math"/>
          </w:rPr>
          <m:t>=</m:t>
        </m:r>
        <m:r>
          <w:rPr>
            <w:rFonts w:ascii="Cambria Math" w:hAnsi="Cambria Math"/>
          </w:rPr>
          <m:t>3</m:t>
        </m:r>
      </m:oMath>
      <w:r>
        <w:t xml:space="preserve"> in Equation 1) were averaged into the coefficients of an ensemble model shown in Table 4. The ensemble model coefficients provide the formulation of the Hydrologic Benefit function (Equation 2).</w:t>
      </w:r>
    </w:p>
    <w:p w14:paraId="2AE4BF92" w14:textId="77777777" w:rsidR="005F2081" w:rsidRDefault="004A2066">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 wy</m:t>
              </m:r>
            </m:sub>
          </m:sSub>
        </m:oMath>
      </m:oMathPara>
    </w:p>
    <w:p w14:paraId="24961CAE" w14:textId="77777777" w:rsidR="005F2081" w:rsidRDefault="004A2066">
      <w:pPr>
        <w:pStyle w:val="FirstParagraph"/>
      </w:pPr>
      <w:r>
        <w:t>Where:</w:t>
      </w:r>
    </w:p>
    <w:p w14:paraId="2DD7147B" w14:textId="77777777" w:rsidR="005F2081" w:rsidRDefault="004A2066">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Hydrologic Benefit value for a given water year </m:t>
          </m:r>
          <m:d>
            <m:dPr>
              <m:ctrlPr>
                <w:rPr>
                  <w:rFonts w:ascii="Cambria Math" w:hAnsi="Cambria Math"/>
                </w:rPr>
              </m:ctrlPr>
            </m:dPr>
            <m:e>
              <m:r>
                <w:rPr>
                  <w:rFonts w:ascii="Cambria Math" w:hAnsi="Cambria Math"/>
                </w:rPr>
                <m:t>coho spf equiv</m:t>
              </m:r>
              <m:r>
                <m:rPr>
                  <m:sty m:val="p"/>
                </m:rPr>
                <w:rPr>
                  <w:rFonts w:ascii="Cambria Math" w:hAnsi="Cambria Math"/>
                </w:rPr>
                <m:t>.</m:t>
              </m:r>
            </m:e>
          </m:d>
        </m:oMath>
      </m:oMathPara>
    </w:p>
    <w:p w14:paraId="2F398149" w14:textId="77777777" w:rsidR="005F2081" w:rsidRDefault="004A2066">
      <w:pPr>
        <w:pStyle w:val="BodyText"/>
      </w:pPr>
      <m:oMathPara>
        <m:oMath>
          <m:r>
            <w:rPr>
              <w:rFonts w:ascii="Cambria Math" w:hAnsi="Cambria Math"/>
            </w:rPr>
            <m:t>b</m:t>
          </m:r>
          <m:r>
            <m:rPr>
              <m:sty m:val="p"/>
            </m:rPr>
            <w:rPr>
              <w:rFonts w:ascii="Cambria Math" w:hAnsi="Cambria Math"/>
            </w:rPr>
            <m:t>=</m:t>
          </m:r>
          <m:r>
            <w:rPr>
              <w:rFonts w:ascii="Cambria Math" w:hAnsi="Cambria Math"/>
            </w:rPr>
            <m:t>93.4 spf equiv</m:t>
          </m:r>
          <m:r>
            <m:rPr>
              <m:sty m:val="p"/>
            </m:rPr>
            <w:rPr>
              <w:rFonts w:ascii="Cambria Math" w:hAnsi="Cambria Math"/>
            </w:rPr>
            <m:t>.</m:t>
          </m:r>
        </m:oMath>
      </m:oMathPara>
    </w:p>
    <w:p w14:paraId="4C2195C0" w14:textId="77777777" w:rsidR="005F2081" w:rsidRDefault="009C4CE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 10 cfs</m:t>
              </m:r>
            </m:e>
          </m:d>
        </m:oMath>
      </m:oMathPara>
    </w:p>
    <w:p w14:paraId="3F7AC47C" w14:textId="77777777" w:rsidR="005F2081" w:rsidRDefault="009C4CE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 100 cfs</m:t>
              </m:r>
            </m:e>
          </m:d>
        </m:oMath>
      </m:oMathPara>
    </w:p>
    <w:p w14:paraId="63D0ABCD" w14:textId="77777777" w:rsidR="005F2081" w:rsidRDefault="009C4CE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0.20 spf equiv</m:t>
          </m:r>
          <m:r>
            <m:rPr>
              <m:sty m:val="p"/>
            </m:rPr>
            <w:rPr>
              <w:rFonts w:ascii="Cambria Math" w:hAnsi="Cambria Math"/>
            </w:rPr>
            <m:t>./</m:t>
          </m:r>
          <m:d>
            <m:dPr>
              <m:ctrlPr>
                <w:rPr>
                  <w:rFonts w:ascii="Cambria Math" w:hAnsi="Cambria Math"/>
                </w:rPr>
              </m:ctrlPr>
            </m:dPr>
            <m:e>
              <m:r>
                <w:rPr>
                  <w:rFonts w:ascii="Cambria Math" w:hAnsi="Cambria Math"/>
                </w:rPr>
                <m:t>day of wet season onset after Sep</m:t>
              </m:r>
              <m:r>
                <m:rPr>
                  <m:sty m:val="p"/>
                </m:rPr>
                <w:rPr>
                  <w:rFonts w:ascii="Cambria Math" w:hAnsi="Cambria Math"/>
                </w:rPr>
                <m:t>.</m:t>
              </m:r>
              <m:r>
                <w:rPr>
                  <w:rFonts w:ascii="Cambria Math" w:hAnsi="Cambria Math"/>
                </w:rPr>
                <m:t> 30</m:t>
              </m:r>
            </m:e>
          </m:d>
        </m:oMath>
      </m:oMathPara>
    </w:p>
    <w:p w14:paraId="575BC0BF" w14:textId="77777777" w:rsidR="005F2081" w:rsidRDefault="009C4CE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0.12 spf equiv</m:t>
          </m:r>
          <m:r>
            <m:rPr>
              <m:sty m:val="p"/>
            </m:rPr>
            <w:rPr>
              <w:rFonts w:ascii="Cambria Math" w:hAnsi="Cambria Math"/>
            </w:rPr>
            <m:t>./</m:t>
          </m:r>
          <m:d>
            <m:dPr>
              <m:ctrlPr>
                <w:rPr>
                  <w:rFonts w:ascii="Cambria Math" w:hAnsi="Cambria Math"/>
                </w:rPr>
              </m:ctrlPr>
            </m:dPr>
            <m:e>
              <m:r>
                <w:rPr>
                  <w:rFonts w:ascii="Cambria Math" w:hAnsi="Cambria Math"/>
                </w:rPr>
                <m:t>day of wet season baseflow duration</m:t>
              </m:r>
            </m:e>
          </m:d>
        </m:oMath>
      </m:oMathPara>
    </w:p>
    <w:p w14:paraId="75FE4117" w14:textId="77777777" w:rsidR="005F2081" w:rsidRDefault="004A2066">
      <w:pPr>
        <w:pStyle w:val="TableCaption"/>
      </w:pPr>
      <w:r>
        <w:t xml:space="preserve">Table 2: Summary statistics of an example set of linear models predicting the number of coho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F2081" w14:paraId="0ADB0309" w14:textId="77777777" w:rsidTr="005F2081">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40A2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D6BC0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76EE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661CB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7492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6E465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E5EE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AICc</w:t>
            </w:r>
            <w:proofErr w:type="spellEnd"/>
          </w:p>
        </w:tc>
      </w:tr>
      <w:tr w:rsidR="005F2081" w14:paraId="66FDDE48" w14:textId="77777777" w:rsidTr="005F2081">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0183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D7BF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EDA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FE72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A7A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17B2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D6E5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5F2081" w14:paraId="1FB80C79"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6D9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9FB5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C2F5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1FF2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6DC2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9962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D81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5F2081" w14:paraId="78CD523D"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340F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463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5EF7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0A49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7E29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CA69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0439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5F2081" w14:paraId="6789B210" w14:textId="77777777" w:rsidTr="005F2081">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D8E75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2F03B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AD5B1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8D621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F9F90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D3837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676B3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5F2081" w14:paraId="31E93EA3" w14:textId="77777777" w:rsidTr="005F2081">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104C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10E8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086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AAD5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AC7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EEA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91A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5F2081" w14:paraId="72BD7D3F"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4D42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C777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02E7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3F02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0452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E71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BD4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5F2081" w14:paraId="058CDBAE"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D11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85A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700E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479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6F86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3AE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434D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5F2081" w14:paraId="27936060"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44A1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A86A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CA70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D8C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B6CE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EDA3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6AEF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5F2081" w14:paraId="4425E2A0" w14:textId="77777777"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5038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5959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9384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17F2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694F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87C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AA26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5F2081" w14:paraId="364A7B7E" w14:textId="77777777" w:rsidTr="005F2081">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73E25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F627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0A1D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BD29D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FBFA0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B4746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E174C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14:paraId="62707267" w14:textId="77777777" w:rsidR="005F2081" w:rsidRDefault="004A2066">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5F2081" w14:paraId="44780240" w14:textId="77777777" w:rsidTr="005F2081">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E1CD4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8C2FC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18DC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w:t>
            </w:r>
            <w:proofErr w:type="spellStart"/>
            <w:r>
              <w:rPr>
                <w:rFonts w:ascii="Arial" w:eastAsia="Arial" w:hAnsi="Arial" w:cs="Arial"/>
                <w:color w:val="000000"/>
                <w:sz w:val="22"/>
                <w:szCs w:val="22"/>
              </w:rPr>
              <w:t>coho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p>
        </w:tc>
      </w:tr>
      <w:tr w:rsidR="005F2081" w14:paraId="2A04A423" w14:textId="77777777" w:rsidTr="005F2081">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229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11A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D9F4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5F2081" w14:paraId="1B6B7AFC"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9ACC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634D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1C0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5F2081" w14:paraId="6CC67E06"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9D6D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2A50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EC7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5F2081" w14:paraId="59E138CA"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DA27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F8E6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7861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5F2081" w14:paraId="4492D47D"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7BF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BAF3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E4CB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5F2081" w14:paraId="17F80943"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E9EF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7419"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68FD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5F2081" w14:paraId="3274D5E3"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81BFE"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6B22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D0B3B"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5F2081" w14:paraId="02F7054A"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3E41"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726D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0CA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5F2081" w14:paraId="7BC41494" w14:textId="77777777"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2985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BEF4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6FF7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5F2081" w14:paraId="4FA45B16" w14:textId="77777777" w:rsidTr="005F2081">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567E7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F1352"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D4F41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14:paraId="6F474131" w14:textId="77777777" w:rsidR="005F2081" w:rsidRDefault="004A2066">
      <w:pPr>
        <w:pStyle w:val="TableCaption"/>
      </w:pPr>
      <w:r>
        <w:t>Table 4: 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890"/>
        <w:gridCol w:w="1267"/>
        <w:gridCol w:w="1866"/>
        <w:gridCol w:w="1719"/>
        <w:gridCol w:w="2232"/>
        <w:gridCol w:w="1744"/>
      </w:tblGrid>
      <w:tr w:rsidR="005F2081" w14:paraId="2BAE9581" w14:textId="77777777" w:rsidTr="005F2081">
        <w:trPr>
          <w:cnfStyle w:val="100000000000" w:firstRow="1" w:lastRow="0" w:firstColumn="0" w:lastColumn="0" w:oddVBand="0" w:evenVBand="0" w:oddHBand="0" w:evenHBand="0" w:firstRowFirstColumn="0" w:firstRowLastColumn="0" w:lastRowFirstColumn="0" w:lastRowLastColumn="0"/>
          <w:tblHeader/>
          <w:jc w:val="center"/>
        </w:trPr>
        <w:tc>
          <w:tcPr>
            <w:tcW w:w="18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CEBB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 ID</w:t>
            </w:r>
          </w:p>
        </w:tc>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B892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93D1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95D8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RY_Wet_Tim</w:t>
            </w:r>
            <w:proofErr w:type="spellEnd"/>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1579B4"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RY_Wet_BFL_Dur</w:t>
            </w:r>
            <w:proofErr w:type="spellEnd"/>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AC5A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r>
      <w:tr w:rsidR="005F2081" w14:paraId="29D0F48E" w14:textId="77777777" w:rsidTr="005F2081">
        <w:trPr>
          <w:jc w:val="center"/>
        </w:trPr>
        <w:tc>
          <w:tcPr>
            <w:tcW w:w="18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A41E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F95D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4E95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7C4CF"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600C1"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D7D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-1.119810</w:t>
            </w:r>
          </w:p>
        </w:tc>
      </w:tr>
      <w:tr w:rsidR="005F2081" w14:paraId="4A48704C" w14:textId="77777777" w:rsidTr="005F2081">
        <w:trPr>
          <w:jc w:val="center"/>
        </w:trPr>
        <w:tc>
          <w:tcPr>
            <w:tcW w:w="18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2B910"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6D9C"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128.58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3C87E"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8D4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B87E0"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8873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-1.240451</w:t>
            </w:r>
          </w:p>
        </w:tc>
      </w:tr>
      <w:tr w:rsidR="005F2081" w14:paraId="705C656F" w14:textId="77777777" w:rsidTr="005F2081">
        <w:trPr>
          <w:jc w:val="center"/>
        </w:trPr>
        <w:tc>
          <w:tcPr>
            <w:tcW w:w="189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08DE3D"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2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42A0B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33.50</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1BEB5E"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211DB0" w14:textId="77777777"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7CA6AF"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7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134575"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-1.102907</w:t>
            </w:r>
          </w:p>
        </w:tc>
      </w:tr>
      <w:tr w:rsidR="005F2081" w14:paraId="57A8E3B3" w14:textId="77777777" w:rsidTr="005F2081">
        <w:trPr>
          <w:jc w:val="center"/>
        </w:trPr>
        <w:tc>
          <w:tcPr>
            <w:tcW w:w="189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C34A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Ensemble Avg.</w:t>
            </w:r>
          </w:p>
        </w:tc>
        <w:tc>
          <w:tcPr>
            <w:tcW w:w="12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CE913"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93.39</w:t>
            </w:r>
          </w:p>
        </w:tc>
        <w:tc>
          <w:tcPr>
            <w:tcW w:w="1866"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641CA"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86AB96"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18517"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74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0B96E8" w14:textId="77777777"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-1.154389</w:t>
            </w:r>
          </w:p>
        </w:tc>
      </w:tr>
    </w:tbl>
    <w:p w14:paraId="05342452" w14:textId="77777777" w:rsidR="005F2081" w:rsidRDefault="004A2066">
      <w:pPr>
        <w:pStyle w:val="Heading3"/>
      </w:pPr>
      <w:bookmarkStart w:id="142" w:name="Xb93654a19f263e3fab1f6c524eff053919a9335"/>
      <w:bookmarkEnd w:id="140"/>
      <w:r>
        <w:rPr>
          <w:rStyle w:val="SectionNumber"/>
        </w:rPr>
        <w:t>4.4.2</w:t>
      </w:r>
      <w:r>
        <w:tab/>
        <w:t>Hydrologic Benefit value over time and component contributions</w:t>
      </w:r>
    </w:p>
    <w:p w14:paraId="3C621A2F" w14:textId="77777777" w:rsidR="005F2081" w:rsidRDefault="004A2066">
      <w:pPr>
        <w:pStyle w:val="FirstParagraph"/>
      </w:pPr>
      <w:commentRangeStart w:id="143"/>
      <w:r>
        <w:t xml:space="preserve">The values of the predictors - the four hydrologic metrics for each water year in the Fort Jones gauge record (water years 1942-2021) - are included in </w:t>
      </w:r>
      <w:r>
        <w:rPr>
          <w:i/>
          <w:iCs/>
        </w:rPr>
        <w:t>Supplemental Table 2</w:t>
      </w:r>
      <w:r>
        <w:t>. Using this table, coho outcomes for 1944-2021 can be predicted.</w:t>
      </w:r>
      <w:commentRangeEnd w:id="143"/>
      <w:r w:rsidR="00E26F55">
        <w:rPr>
          <w:rStyle w:val="CommentReference"/>
        </w:rPr>
        <w:commentReference w:id="143"/>
      </w:r>
    </w:p>
    <w:p w14:paraId="1A933FFD" w14:textId="72C850B1" w:rsidR="005F2081" w:rsidRDefault="004A2066">
      <w:pPr>
        <w:pStyle w:val="BodyText"/>
      </w:pPr>
      <w:r>
        <w:lastRenderedPageBreak/>
        <w:t xml:space="preserve">Matching the historical flow trends discussed above,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w:t>
      </w:r>
      <w:del w:id="144" w:author="Thomas Harter" w:date="2024-03-29T12:16:00Z">
        <w:r w:rsidDel="00E26F55">
          <w:delText xml:space="preserve">lower-than-40 </w:delText>
        </w:r>
      </w:del>
      <w:r>
        <w:t xml:space="preserve">predicted </w:t>
      </w:r>
      <w:proofErr w:type="spellStart"/>
      <w:r>
        <w:t>coho</w:t>
      </w:r>
      <w:proofErr w:type="spellEnd"/>
      <w:r>
        <w:t xml:space="preserve"> </w:t>
      </w:r>
      <w:proofErr w:type="spellStart"/>
      <w:r>
        <w:t>spf</w:t>
      </w:r>
      <w:proofErr w:type="spellEnd"/>
      <w:ins w:id="145" w:author="Thomas Harter" w:date="2024-03-29T12:17:00Z">
        <w:r w:rsidR="00E26F55">
          <w:t xml:space="preserve"> being lower than 40</w:t>
        </w:r>
      </w:ins>
      <w:r>
        <w:t>.</w:t>
      </w:r>
    </w:p>
    <w:p w14:paraId="1E0A8841" w14:textId="77777777" w:rsidR="005F2081" w:rsidRDefault="004A2066">
      <w:pPr>
        <w:pStyle w:val="BodyText"/>
      </w:pPr>
      <w:r>
        <w:t xml:space="preserve">Since 1990, the low predicted </w:t>
      </w:r>
      <w:proofErr w:type="spellStart"/>
      <w:r>
        <w:t>coho</w:t>
      </w:r>
      <w:proofErr w:type="spellEnd"/>
      <w:r>
        <w:t xml:space="preserve"> </w:t>
      </w:r>
      <w:proofErr w:type="spellStart"/>
      <w:r>
        <w:t>spf</w:t>
      </w:r>
      <w:proofErr w:type="spellEnd"/>
      <w:r>
        <w:t xml:space="preserve"> values in dry water years have become progressively lower, culminating in three years, all occurring after water year 2000, in which &lt; 0 </w:t>
      </w:r>
      <w:proofErr w:type="spellStart"/>
      <w:r>
        <w:t>coho</w:t>
      </w:r>
      <w:proofErr w:type="spellEnd"/>
      <w:r>
        <w:t xml:space="preserve"> </w:t>
      </w:r>
      <w:proofErr w:type="spellStart"/>
      <w:r>
        <w:t>spf</w:t>
      </w:r>
      <w:proofErr w:type="spellEnd"/>
      <w:r>
        <w:t xml:space="preserve"> are predicted. Though a negative value for coho reproduction has no physical meaning, we chose to retain these impossible values to visually represent uncertainty associated with this modeling exercise (see Discussion for more information).</w:t>
      </w:r>
    </w:p>
    <w:p w14:paraId="1519FA0F" w14:textId="5E84A440" w:rsidR="005F2081" w:rsidRDefault="004A2066">
      <w:pPr>
        <w:pStyle w:val="BodyText"/>
      </w:pPr>
      <w:r>
        <w:t xml:space="preserve">The relative influence of different terms in the </w:t>
      </w:r>
      <w:del w:id="146" w:author="Thomas Harter" w:date="2024-03-29T12:17:00Z">
        <w:r w:rsidDel="00E26F55">
          <w:delText>T</w:delText>
        </w:r>
      </w:del>
      <w:r>
        <w:t xml:space="preserve">ensemble </w:t>
      </w:r>
      <w:ins w:id="147" w:author="Thomas Harter" w:date="2024-03-29T12:17:00Z">
        <w:r w:rsidR="00E26F55">
          <w:t xml:space="preserve">average </w:t>
        </w:r>
      </w:ins>
      <w:r>
        <w:t>model varies over time: most variability in the 1940s-1970s is due to changes in wet season onset and wet season baseflow duration, but starting in the 1980s the fall flow reconnection timing tends to dominate predictions, especially during low-</w:t>
      </w:r>
      <w:proofErr w:type="spellStart"/>
      <w:r>
        <w:t>coho</w:t>
      </w:r>
      <w:proofErr w:type="spellEnd"/>
      <w:r>
        <w:t xml:space="preserve"> </w:t>
      </w:r>
      <w:proofErr w:type="spellStart"/>
      <w:r>
        <w:t>spf</w:t>
      </w:r>
      <w:proofErr w:type="spellEnd"/>
      <w:r>
        <w:t xml:space="preserve"> years (Figure 13; the intercept term is excluded for ease of visualization).</w:t>
      </w:r>
    </w:p>
    <w:p w14:paraId="209AE020" w14:textId="77777777" w:rsidR="005F2081" w:rsidRDefault="004A2066">
      <w:pPr>
        <w:pStyle w:val="CaptionedFigure"/>
      </w:pPr>
      <w:r>
        <w:rPr>
          <w:noProof/>
        </w:rPr>
        <w:lastRenderedPageBreak/>
        <w:drawing>
          <wp:inline distT="0" distB="0" distL="0" distR="0" wp14:anchorId="68D93A16" wp14:editId="70965A98">
            <wp:extent cx="5334000" cy="5334000"/>
            <wp:effectExtent l="0" t="0" r="0" b="0"/>
            <wp:docPr id="86"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7094FAD2" w14:textId="77777777" w:rsidR="005F2081" w:rsidRDefault="004A2066">
      <w:pPr>
        <w:pStyle w:val="ImageCaption"/>
      </w:pPr>
      <w:r>
        <w:t xml:space="preserve">Figure 12: Annual observed and predicted values of coho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Predicted </w:t>
      </w:r>
      <w:proofErr w:type="spellStart"/>
      <w:r>
        <w:t>coho</w:t>
      </w:r>
      <w:proofErr w:type="spellEnd"/>
      <w:r>
        <w:t xml:space="preserve"> </w:t>
      </w:r>
      <w:proofErr w:type="spellStart"/>
      <w:r>
        <w:t>spf</w:t>
      </w:r>
      <w:proofErr w:type="spellEnd"/>
      <w:r>
        <w:t xml:space="preserve"> quantities are shown as Hydrologic Benefit (HB) function values. The </w:t>
      </w:r>
      <w:proofErr w:type="spellStart"/>
      <w:r>
        <w:t>coho</w:t>
      </w:r>
      <w:proofErr w:type="spellEnd"/>
      <w:r>
        <w:t xml:space="preserve">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1E674A45" w14:textId="77777777" w:rsidR="005F2081" w:rsidRDefault="004A2066">
      <w:pPr>
        <w:pStyle w:val="CaptionedFigure"/>
      </w:pPr>
      <w:r>
        <w:rPr>
          <w:noProof/>
        </w:rPr>
        <w:lastRenderedPageBreak/>
        <w:drawing>
          <wp:inline distT="0" distB="0" distL="0" distR="0" wp14:anchorId="531E7C0B" wp14:editId="53899187">
            <wp:extent cx="5334000" cy="5334000"/>
            <wp:effectExtent l="0" t="0" r="0" b="0"/>
            <wp:docPr id="89"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7B98F5D4" w14:textId="77777777" w:rsidR="005F2081" w:rsidRDefault="004A2066">
      <w:pPr>
        <w:pStyle w:val="ImageCaption"/>
      </w:pPr>
      <w:r>
        <w:t>Figure 13: Contributions to annual Hydrologic Benefit values (</w:t>
      </w:r>
      <w:proofErr w:type="spellStart"/>
      <w:r>
        <w:t>coho</w:t>
      </w:r>
      <w:proofErr w:type="spellEnd"/>
      <w:r>
        <w:t xml:space="preserve">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w:t>
      </w:r>
      <w:proofErr w:type="spellStart"/>
      <w:r>
        <w:t>coho</w:t>
      </w:r>
      <w:proofErr w:type="spellEnd"/>
      <w:r>
        <w:t xml:space="preserve">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w:t>
      </w:r>
      <w:proofErr w:type="spellStart"/>
      <w:r>
        <w:t>coho</w:t>
      </w:r>
      <w:proofErr w:type="spellEnd"/>
      <w:r>
        <w:t xml:space="preserve"> </w:t>
      </w:r>
      <w:proofErr w:type="spellStart"/>
      <w:r>
        <w:t>spf</w:t>
      </w:r>
      <w:proofErr w:type="spellEnd"/>
      <w:r>
        <w:t xml:space="preserve"> produced in that cohort.</w:t>
      </w:r>
    </w:p>
    <w:p w14:paraId="361BD222" w14:textId="77777777" w:rsidR="005F2081" w:rsidRDefault="004A2066">
      <w:pPr>
        <w:pStyle w:val="Heading3"/>
      </w:pPr>
      <w:bookmarkStart w:id="148" w:name="X47683ace934ce23e483b771e9cbdb6913140c98"/>
      <w:bookmarkEnd w:id="142"/>
      <w:r>
        <w:rPr>
          <w:rStyle w:val="SectionNumber"/>
        </w:rPr>
        <w:t>4.4.3</w:t>
      </w:r>
      <w:r>
        <w:tab/>
        <w:t>Sensitivity of the Hydrologic Benefit function to one additional data point</w:t>
      </w:r>
    </w:p>
    <w:p w14:paraId="64592F9A" w14:textId="77777777" w:rsidR="005F2081" w:rsidRDefault="004A2066">
      <w:pPr>
        <w:pStyle w:val="FirstParagraph"/>
      </w:pPr>
      <w:r>
        <w:t xml:space="preserve">Testing different values for the missing </w:t>
      </w:r>
      <w:proofErr w:type="spellStart"/>
      <w:r>
        <w:t>coho</w:t>
      </w:r>
      <w:proofErr w:type="spellEnd"/>
      <w:r>
        <w:t xml:space="preserve"> </w:t>
      </w:r>
      <w:proofErr w:type="spellStart"/>
      <w:r>
        <w:t>spf</w:t>
      </w:r>
      <w:proofErr w:type="spellEnd"/>
      <w:r>
        <w:t xml:space="preserve">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w:t>
      </w:r>
      <w:proofErr w:type="spellStart"/>
      <w:r>
        <w:t>coho</w:t>
      </w:r>
      <w:proofErr w:type="spellEnd"/>
      <w:r>
        <w:t xml:space="preserve"> </w:t>
      </w:r>
      <w:proofErr w:type="spellStart"/>
      <w:r>
        <w:t>spf</w:t>
      </w:r>
      <w:proofErr w:type="spellEnd"/>
      <w:r>
        <w:t xml:space="preserve"> value of the entire Fort Jones gauge flow record (-35.9; see Figure 12).</w:t>
      </w:r>
    </w:p>
    <w:p w14:paraId="4C840B33" w14:textId="77777777" w:rsidR="005F2081" w:rsidRDefault="004A2066">
      <w:pPr>
        <w:pStyle w:val="BodyText"/>
      </w:pPr>
      <w:r>
        <w:lastRenderedPageBreak/>
        <w:t xml:space="preserve">Replacing this predicted negative value in 2016 (brood year 2015) with an “observed” </w:t>
      </w:r>
      <w:proofErr w:type="spellStart"/>
      <w:r>
        <w:t>coho</w:t>
      </w:r>
      <w:proofErr w:type="spellEnd"/>
      <w:r>
        <w:t xml:space="preserve"> </w:t>
      </w:r>
      <w:proofErr w:type="spellStart"/>
      <w:r>
        <w:t>spf</w:t>
      </w:r>
      <w:proofErr w:type="spellEnd"/>
      <w:r>
        <w:t xml:space="preserve"> value of 0 changes the coefficient (or conceptual weight) of the predictor BY_recon_10 from -1.15 to -0.88 (a difference of 24%). Replacing it with higher numbers produces less and less negative coefficient values. Specifically, a 1-coho </w:t>
      </w:r>
      <w:proofErr w:type="spellStart"/>
      <w:r>
        <w:t>spf</w:t>
      </w:r>
      <w:proofErr w:type="spellEnd"/>
      <w:r>
        <w:t xml:space="preserve"> increase in the missing value makes the coefficient less negative by 0.007 </w:t>
      </w:r>
      <w:proofErr w:type="spellStart"/>
      <w:r>
        <w:t>coho</w:t>
      </w:r>
      <w:proofErr w:type="spellEnd"/>
      <w:r>
        <w:t xml:space="preserve"> </w:t>
      </w:r>
      <w:proofErr w:type="spellStart"/>
      <w:r>
        <w:t>spf</w:t>
      </w:r>
      <w:proofErr w:type="spellEnd"/>
      <w:r>
        <w:t xml:space="preserve"> per day of 10-cfs reconnection delay, such that if it is replaced with the maximum observed </w:t>
      </w:r>
      <w:proofErr w:type="spellStart"/>
      <w:r>
        <w:t>coho</w:t>
      </w:r>
      <w:proofErr w:type="spellEnd"/>
      <w:r>
        <w:t xml:space="preserve"> </w:t>
      </w:r>
      <w:proofErr w:type="spellStart"/>
      <w:r>
        <w:t>spf</w:t>
      </w:r>
      <w:proofErr w:type="spellEnd"/>
      <w:r>
        <w:t xml:space="preserve"> value (101.8), the coefficient is calculated as -0.09 </w:t>
      </w:r>
      <w:proofErr w:type="spellStart"/>
      <w:r>
        <w:t>coho</w:t>
      </w:r>
      <w:proofErr w:type="spellEnd"/>
      <w:r>
        <w:t xml:space="preserve"> </w:t>
      </w:r>
      <w:proofErr w:type="spellStart"/>
      <w:r>
        <w:t>spf</w:t>
      </w:r>
      <w:proofErr w:type="spellEnd"/>
      <w:r>
        <w:t xml:space="preserve">/day. The other three coefficients are not as sensitive to the new value, ranging from -0.17 – -0.19, -0.20 – -0.18, and 0.12 – 0.13 for BY_recon_100, </w:t>
      </w:r>
      <w:proofErr w:type="spellStart"/>
      <w:r>
        <w:t>RY_Wet_Tim</w:t>
      </w:r>
      <w:proofErr w:type="spellEnd"/>
      <w:r>
        <w:t xml:space="preserve">, and </w:t>
      </w:r>
      <w:proofErr w:type="spellStart"/>
      <w:r>
        <w:t>RY_Wet_BFL_Dur</w:t>
      </w:r>
      <w:proofErr w:type="spellEnd"/>
      <w:r>
        <w:t>, respectively, when the missing value is replaced by a range from 0 to 101.8.</w:t>
      </w:r>
    </w:p>
    <w:p w14:paraId="00AE7EB8" w14:textId="77777777" w:rsidR="005F2081" w:rsidRDefault="004A2066">
      <w:pPr>
        <w:pStyle w:val="Heading1"/>
      </w:pPr>
      <w:bookmarkStart w:id="149" w:name="discussion"/>
      <w:bookmarkEnd w:id="39"/>
      <w:bookmarkEnd w:id="138"/>
      <w:bookmarkEnd w:id="148"/>
      <w:r>
        <w:rPr>
          <w:rStyle w:val="SectionNumber"/>
        </w:rPr>
        <w:t>5</w:t>
      </w:r>
      <w:r>
        <w:tab/>
        <w:t>Discussion</w:t>
      </w:r>
    </w:p>
    <w:p w14:paraId="41400E7E" w14:textId="77777777" w:rsidR="005F2081" w:rsidRDefault="004A2066">
      <w:pPr>
        <w:pStyle w:val="Heading2"/>
      </w:pPr>
      <w:bookmarkStart w:id="150" w:name="Xb37462c10a7afe0d06daf6f627e1a683f6dc93e"/>
      <w:r>
        <w:rPr>
          <w:rStyle w:val="SectionNumber"/>
        </w:rPr>
        <w:t>5.1</w:t>
      </w:r>
      <w:r>
        <w:tab/>
        <w:t>Previous work on hydrologic indices and ecological responses</w:t>
      </w:r>
    </w:p>
    <w:p w14:paraId="5178D3B6" w14:textId="51F0E8C5" w:rsidR="005F2081" w:rsidRDefault="004A2066">
      <w:pPr>
        <w:pStyle w:val="FirstParagraph"/>
      </w:pPr>
      <w:r>
        <w:t xml:space="preserve">In many previous studies of flow-ecology relationships, </w:t>
      </w:r>
      <w:del w:id="151" w:author="Thomas Harter" w:date="2024-03-29T12:19:00Z">
        <w:r w:rsidDel="00E26F55">
          <w:delText xml:space="preserve">because flow data is often continuous and more abundant than other data types, </w:delText>
        </w:r>
      </w:del>
      <w:r>
        <w:t>all the predictors used to model the ecological response are flow-derived metrics</w:t>
      </w:r>
      <w:ins w:id="152" w:author="Thomas Harter" w:date="2024-03-29T12:19:00Z">
        <w:r w:rsidR="00E26F55" w:rsidRPr="00E26F55">
          <w:t xml:space="preserve"> </w:t>
        </w:r>
        <w:r w:rsidR="00E26F55">
          <w:t>because flow data is often continuous and more abundant than other data types</w:t>
        </w:r>
      </w:ins>
      <w:r>
        <w:t xml:space="preserve">. Such models rely on the assumption that </w:t>
      </w:r>
      <w:commentRangeStart w:id="153"/>
      <w:r>
        <w:t xml:space="preserve">habitat </w:t>
      </w:r>
      <w:commentRangeEnd w:id="153"/>
      <w:r w:rsidR="00B6604E">
        <w:rPr>
          <w:rStyle w:val="CommentReference"/>
        </w:rPr>
        <w:commentReference w:id="153"/>
      </w:r>
      <w:r>
        <w:t>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w:t>
      </w:r>
      <w:proofErr w:type="spellStart"/>
      <w:r>
        <w:t>McManamay</w:t>
      </w:r>
      <w:proofErr w:type="spellEnd"/>
      <w:r>
        <w:t xml:space="preserve"> et al. 2013).</w:t>
      </w:r>
    </w:p>
    <w:p w14:paraId="235ECD8D" w14:textId="06327B5C" w:rsidR="005F2081" w:rsidRDefault="004A2066">
      <w:pPr>
        <w:pStyle w:val="BodyText"/>
      </w:pPr>
      <w:r>
        <w:t>In spite of these known limitations, the HB function proposed here uses only hydrologic predictors. In part this is a pragmatic approach, as this work is intended</w:t>
      </w:r>
      <w:ins w:id="154" w:author="Thomas Harter" w:date="2024-03-29T12:22:00Z">
        <w:r w:rsidR="00B6604E">
          <w:t xml:space="preserve"> to set the foundation</w:t>
        </w:r>
      </w:ins>
      <w:r>
        <w:t xml:space="preserve">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07006B4D" w14:textId="77777777" w:rsidR="005F2081" w:rsidRDefault="004A2066">
      <w:pPr>
        <w:pStyle w:val="Heading2"/>
      </w:pPr>
      <w:bookmarkStart w:id="155" w:name="critical-flow-thresholds"/>
      <w:bookmarkEnd w:id="150"/>
      <w:r>
        <w:rPr>
          <w:rStyle w:val="SectionNumber"/>
        </w:rPr>
        <w:lastRenderedPageBreak/>
        <w:t>5.2</w:t>
      </w:r>
      <w:r>
        <w:tab/>
        <w:t>Critical flow thresholds</w:t>
      </w:r>
    </w:p>
    <w:p w14:paraId="36210A9E" w14:textId="77777777" w:rsidR="005F2081" w:rsidRDefault="004A2066">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2CA1183B" w14:textId="77777777" w:rsidR="005F2081" w:rsidRDefault="004A2066">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w:t>
      </w:r>
      <w:proofErr w:type="spellStart"/>
      <w:r>
        <w:t>coho</w:t>
      </w:r>
      <w:proofErr w:type="spellEnd"/>
      <w:r>
        <w:t xml:space="preserve">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w:t>
      </w:r>
      <w:proofErr w:type="spellStart"/>
      <w:r>
        <w:t>coho</w:t>
      </w:r>
      <w:proofErr w:type="spellEnd"/>
      <w:r>
        <w:t xml:space="preserve">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3B2B5831" w14:textId="77777777" w:rsidR="005F2081" w:rsidRDefault="004A2066">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08E31197" w14:textId="77777777" w:rsidR="005F2081" w:rsidRDefault="004A2066">
      <w:pPr>
        <w:pStyle w:val="Heading2"/>
      </w:pPr>
      <w:bookmarkStart w:id="156" w:name="Xbae7963f1e081de401f3b32cebc859e439bc149"/>
      <w:bookmarkEnd w:id="155"/>
      <w:r>
        <w:rPr>
          <w:rStyle w:val="SectionNumber"/>
        </w:rPr>
        <w:t>5.3</w:t>
      </w:r>
      <w:r>
        <w:tab/>
        <w:t>Predictability of Chinook versus coho salmon</w:t>
      </w:r>
    </w:p>
    <w:p w14:paraId="0A2693C4" w14:textId="77777777" w:rsidR="005F2081" w:rsidRDefault="004A2066">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04FF8BBE" w14:textId="77777777" w:rsidR="005F2081" w:rsidRDefault="004A2066">
      <w:pPr>
        <w:pStyle w:val="Compact"/>
        <w:numPr>
          <w:ilvl w:val="0"/>
          <w:numId w:val="5"/>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5AA09AB7" w14:textId="77777777" w:rsidR="005F2081" w:rsidRDefault="004A2066">
      <w:pPr>
        <w:pStyle w:val="Compact"/>
        <w:numPr>
          <w:ilvl w:val="0"/>
          <w:numId w:val="5"/>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5E5C3C24" w14:textId="77777777" w:rsidR="005F2081" w:rsidRDefault="004A2066">
      <w:pPr>
        <w:pStyle w:val="Compact"/>
        <w:numPr>
          <w:ilvl w:val="0"/>
          <w:numId w:val="5"/>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137C0CDE" w14:textId="77777777" w:rsidR="005F2081" w:rsidRDefault="004A2066">
      <w:pPr>
        <w:pStyle w:val="FirstParagraph"/>
      </w:pPr>
      <w:r>
        <w:t>Regardless of the ultimate cause(s), this difference in predictability underscores the fact that the prediction exercise undertaken in this study can only be performed successfully for some species and some regions.</w:t>
      </w:r>
    </w:p>
    <w:p w14:paraId="190667AF" w14:textId="77777777" w:rsidR="005F2081" w:rsidRDefault="004A2066">
      <w:pPr>
        <w:pStyle w:val="Heading2"/>
      </w:pPr>
      <w:bookmarkStart w:id="157" w:name="X22899a7bc665f95f7d1ce82e1c981266ee41a0c"/>
      <w:bookmarkEnd w:id="156"/>
      <w:r>
        <w:rPr>
          <w:rStyle w:val="SectionNumber"/>
        </w:rPr>
        <w:lastRenderedPageBreak/>
        <w:t>5.4</w:t>
      </w:r>
      <w:r>
        <w:tab/>
        <w:t>Hydrologic Benefit (HB) function predictive performance and sensitivity</w:t>
      </w:r>
    </w:p>
    <w:p w14:paraId="25C45F8B" w14:textId="77777777" w:rsidR="005F2081" w:rsidRDefault="004A2066">
      <w:pPr>
        <w:pStyle w:val="FirstParagraph"/>
      </w:pPr>
      <w:r>
        <w:t xml:space="preserve">For the 11 years in which observed </w:t>
      </w:r>
      <w:proofErr w:type="spellStart"/>
      <w:r>
        <w:t>coho</w:t>
      </w:r>
      <w:proofErr w:type="spellEnd"/>
      <w:r>
        <w:t xml:space="preserve"> </w:t>
      </w:r>
      <w:proofErr w:type="spellStart"/>
      <w:r>
        <w:t>spf</w:t>
      </w:r>
      <w:proofErr w:type="spellEnd"/>
      <w:r>
        <w:t xml:space="preserve"> values are available, the HB function was reasonably accurate in its predictions (Figure 12). In particular, it succeeded in predicting whether a </w:t>
      </w:r>
      <w:proofErr w:type="spellStart"/>
      <w:r>
        <w:t>coho</w:t>
      </w:r>
      <w:proofErr w:type="spellEnd"/>
      <w:r>
        <w:t xml:space="preserve">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threshold, and categorize each water year as a “high-</w:t>
      </w:r>
      <w:proofErr w:type="spellStart"/>
      <w:r>
        <w:t>coho</w:t>
      </w:r>
      <w:proofErr w:type="spellEnd"/>
      <w:r>
        <w:t xml:space="preserve"> </w:t>
      </w:r>
      <w:proofErr w:type="spellStart"/>
      <w:r>
        <w:t>spf</w:t>
      </w:r>
      <w:proofErr w:type="spellEnd"/>
      <w:r>
        <w:t>” or “low-</w:t>
      </w:r>
      <w:proofErr w:type="spellStart"/>
      <w:r>
        <w:t>coho</w:t>
      </w:r>
      <w:proofErr w:type="spellEnd"/>
      <w:r>
        <w:t xml:space="preserve"> </w:t>
      </w:r>
      <w:proofErr w:type="spellStart"/>
      <w:r>
        <w:t>spf</w:t>
      </w:r>
      <w:proofErr w:type="spellEnd"/>
      <w:r>
        <w:t>” year based on its relation to this threshold. However, for purposes of this discussion we retain the full distribution of values.</w:t>
      </w:r>
    </w:p>
    <w:p w14:paraId="79922F75" w14:textId="77777777" w:rsidR="005F2081" w:rsidRDefault="004A2066">
      <w:pPr>
        <w:pStyle w:val="BodyText"/>
      </w:pPr>
      <w:r>
        <w:t xml:space="preserve">These linear models have been developed for a Coho Freshwater Life Period (see Figure </w:t>
      </w:r>
      <w:proofErr w:type="gramStart"/>
      <w:r>
        <w:t>3 )</w:t>
      </w:r>
      <w:proofErr w:type="gramEnd"/>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7833A525" w14:textId="77777777" w:rsidR="005F2081" w:rsidRDefault="004A2066">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w:t>
      </w:r>
      <w:proofErr w:type="spellStart"/>
      <w:r>
        <w:t>coho</w:t>
      </w:r>
      <w:proofErr w:type="spellEnd"/>
      <w:r>
        <w:t xml:space="preserve">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70537034" w14:textId="77777777" w:rsidR="005F2081" w:rsidRDefault="004A2066">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4C046D28" w14:textId="77777777" w:rsidR="005F2081" w:rsidRDefault="004A2066">
      <w:pPr>
        <w:pStyle w:val="Heading2"/>
      </w:pPr>
      <w:bookmarkStart w:id="158" w:name="metric-weights-and-importance"/>
      <w:bookmarkEnd w:id="157"/>
      <w:r>
        <w:rPr>
          <w:rStyle w:val="SectionNumber"/>
        </w:rPr>
        <w:t>5.5</w:t>
      </w:r>
      <w:r>
        <w:tab/>
        <w:t>Metric weights and importance</w:t>
      </w:r>
    </w:p>
    <w:p w14:paraId="60DC7185" w14:textId="77777777" w:rsidR="005F2081" w:rsidRDefault="004A2066">
      <w:pPr>
        <w:pStyle w:val="FirstParagraph"/>
      </w:pPr>
      <w:r>
        <w:t xml:space="preserve">The relative contributions of each metric, shown in Figure 13, indicate that the weighted metric introducing the greatest variability in </w:t>
      </w:r>
      <w:proofErr w:type="spellStart"/>
      <w:r>
        <w:t>coho</w:t>
      </w:r>
      <w:proofErr w:type="spellEnd"/>
      <w:r>
        <w:t xml:space="preserve">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w:t>
      </w:r>
      <w:proofErr w:type="spellStart"/>
      <w:r>
        <w:t>coho</w:t>
      </w:r>
      <w:proofErr w:type="spellEnd"/>
      <w:r>
        <w:t xml:space="preserve"> </w:t>
      </w:r>
      <w:proofErr w:type="spellStart"/>
      <w:r>
        <w:t>spf</w:t>
      </w:r>
      <w:proofErr w:type="spellEnd"/>
      <w:r>
        <w:t xml:space="preserve"> predictions is a relatively long fall period of flow &lt;10 </w:t>
      </w:r>
      <w:proofErr w:type="spellStart"/>
      <w:r>
        <w:t>cfs</w:t>
      </w:r>
      <w:proofErr w:type="spellEnd"/>
      <w:r>
        <w:t>.</w:t>
      </w:r>
    </w:p>
    <w:p w14:paraId="03FBDAEE" w14:textId="77777777" w:rsidR="005F2081" w:rsidRDefault="004A2066">
      <w:pPr>
        <w:pStyle w:val="BodyText"/>
      </w:pPr>
      <w:r>
        <w:t xml:space="preserve">Figure 13 also highlights that three of the four selected hydrologic metrics are negatively correlated with </w:t>
      </w:r>
      <w:proofErr w:type="spellStart"/>
      <w:r>
        <w:t>coho</w:t>
      </w:r>
      <w:proofErr w:type="spellEnd"/>
      <w:r>
        <w:t xml:space="preserve"> </w:t>
      </w:r>
      <w:proofErr w:type="spellStart"/>
      <w:r>
        <w:t>spf</w:t>
      </w:r>
      <w:proofErr w:type="spellEnd"/>
      <w:r>
        <w:t xml:space="preserve"> values. This means the HB function relies on a positive intercept value to generate positive </w:t>
      </w:r>
      <w:proofErr w:type="spellStart"/>
      <w:r>
        <w:t>coho</w:t>
      </w:r>
      <w:proofErr w:type="spellEnd"/>
      <w:r>
        <w:t xml:space="preserve">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14:paraId="700A873E" w14:textId="77777777" w:rsidR="005F2081" w:rsidRDefault="004A2066">
      <w:pPr>
        <w:pStyle w:val="BodyText"/>
      </w:pPr>
      <w:r>
        <w:t xml:space="preserve">Unfortunately, observed </w:t>
      </w:r>
      <w:proofErr w:type="spellStart"/>
      <w:r>
        <w:t>coho</w:t>
      </w:r>
      <w:proofErr w:type="spellEnd"/>
      <w:r>
        <w:t xml:space="preserve">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EF34ADC" w14:textId="77777777" w:rsidR="005F2081" w:rsidRDefault="004A2066">
      <w:pPr>
        <w:pStyle w:val="BodyText"/>
      </w:pPr>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68BC525" w14:textId="77777777" w:rsidR="005F2081" w:rsidRDefault="004A2066">
      <w:pPr>
        <w:pStyle w:val="BodyText"/>
      </w:pPr>
      <w:r>
        <w:t xml:space="preserve">It is also notable that the metrics with the highest predictive power are associated with negative values, or </w:t>
      </w:r>
      <w:proofErr w:type="spellStart"/>
      <w:r>
        <w:t>coho</w:t>
      </w:r>
      <w:proofErr w:type="spellEnd"/>
      <w:r>
        <w:t xml:space="preserve"> </w:t>
      </w:r>
      <w:proofErr w:type="spellStart"/>
      <w:r>
        <w:t>spf</w:t>
      </w:r>
      <w:proofErr w:type="spellEnd"/>
      <w:r>
        <w:t xml:space="preserve">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2B16F382" w14:textId="77777777" w:rsidR="005F2081" w:rsidRDefault="004A2066">
      <w:pPr>
        <w:pStyle w:val="Heading2"/>
      </w:pPr>
      <w:bookmarkStart w:id="159" w:name="Xe7b831585be370552e5eda248af1ddb6912a940"/>
      <w:bookmarkEnd w:id="158"/>
      <w:r>
        <w:rPr>
          <w:rStyle w:val="SectionNumber"/>
        </w:rPr>
        <w:t>5.6</w:t>
      </w:r>
      <w:r>
        <w:tab/>
        <w:t>Implications for water and fisheries management</w:t>
      </w:r>
    </w:p>
    <w:p w14:paraId="2A889E9D" w14:textId="77777777" w:rsidR="005F2081" w:rsidRDefault="004A2066">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5639C573" w14:textId="77777777" w:rsidR="005F2081" w:rsidRDefault="004A2066">
      <w:pPr>
        <w:pStyle w:val="Compact"/>
        <w:numPr>
          <w:ilvl w:val="0"/>
          <w:numId w:val="6"/>
        </w:numPr>
      </w:pPr>
      <w:r>
        <w:t>Effective population size</w:t>
      </w:r>
    </w:p>
    <w:p w14:paraId="0158B382" w14:textId="77777777" w:rsidR="005F2081" w:rsidRDefault="004A2066">
      <w:pPr>
        <w:pStyle w:val="Compact"/>
        <w:numPr>
          <w:ilvl w:val="0"/>
          <w:numId w:val="6"/>
        </w:numPr>
      </w:pPr>
      <w:r>
        <w:t>Population size per generation</w:t>
      </w:r>
    </w:p>
    <w:p w14:paraId="42EB36D4" w14:textId="77777777" w:rsidR="005F2081" w:rsidRDefault="004A2066">
      <w:pPr>
        <w:pStyle w:val="Compact"/>
        <w:numPr>
          <w:ilvl w:val="0"/>
          <w:numId w:val="6"/>
        </w:numPr>
      </w:pPr>
      <w:r>
        <w:t>Population decline (rate of decline)</w:t>
      </w:r>
    </w:p>
    <w:p w14:paraId="54A32A1F" w14:textId="77777777" w:rsidR="005F2081" w:rsidRDefault="004A2066">
      <w:pPr>
        <w:pStyle w:val="Compact"/>
        <w:numPr>
          <w:ilvl w:val="0"/>
          <w:numId w:val="6"/>
        </w:numPr>
      </w:pPr>
      <w:r>
        <w:t>Catastrophic decline (order of magnitude decline within 1 generation)</w:t>
      </w:r>
    </w:p>
    <w:p w14:paraId="1293DB07" w14:textId="77777777" w:rsidR="005F2081" w:rsidRDefault="004A2066">
      <w:pPr>
        <w:pStyle w:val="Compact"/>
        <w:numPr>
          <w:ilvl w:val="0"/>
          <w:numId w:val="6"/>
        </w:numPr>
      </w:pPr>
      <w:r>
        <w:t>Spawner density</w:t>
      </w:r>
    </w:p>
    <w:p w14:paraId="4D46675F" w14:textId="77777777" w:rsidR="005F2081" w:rsidRDefault="004A2066">
      <w:pPr>
        <w:pStyle w:val="Compact"/>
        <w:numPr>
          <w:ilvl w:val="0"/>
          <w:numId w:val="6"/>
        </w:numPr>
      </w:pPr>
      <w:r>
        <w:t>Potential spatial habitat capacity, in units of Intrinsic Potential (IP)</w:t>
      </w:r>
    </w:p>
    <w:p w14:paraId="20F87A76" w14:textId="77777777" w:rsidR="005F2081" w:rsidRDefault="004A2066">
      <w:pPr>
        <w:pStyle w:val="Compact"/>
        <w:numPr>
          <w:ilvl w:val="0"/>
          <w:numId w:val="6"/>
        </w:numPr>
      </w:pPr>
      <w:r>
        <w:lastRenderedPageBreak/>
        <w:t>Hatchery influence</w:t>
      </w:r>
    </w:p>
    <w:p w14:paraId="777EB743" w14:textId="77777777" w:rsidR="005F2081" w:rsidRDefault="004A2066">
      <w:pPr>
        <w:pStyle w:val="Compact"/>
        <w:numPr>
          <w:ilvl w:val="0"/>
          <w:numId w:val="6"/>
        </w:numPr>
      </w:pPr>
      <w:r>
        <w:t>Extinction risk from population viability analysis model</w:t>
      </w:r>
    </w:p>
    <w:p w14:paraId="53498099" w14:textId="77777777" w:rsidR="005F2081" w:rsidRDefault="004A2066">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45D73FC7" w14:textId="77777777" w:rsidR="005F2081" w:rsidRDefault="004A2066">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w:t>
      </w:r>
      <w:proofErr w:type="spellStart"/>
      <w:r>
        <w:t>coho</w:t>
      </w:r>
      <w:proofErr w:type="spellEnd"/>
      <w:r>
        <w:t xml:space="preserve">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6DB69918" w14:textId="77777777" w:rsidR="005F2081" w:rsidRDefault="004A2066">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111C2BD4" w14:textId="77777777" w:rsidR="005F2081" w:rsidRDefault="004A2066">
      <w:pPr>
        <w:pStyle w:val="Heading1"/>
      </w:pPr>
      <w:bookmarkStart w:id="160" w:name="conclusions"/>
      <w:bookmarkEnd w:id="149"/>
      <w:bookmarkEnd w:id="159"/>
      <w:r>
        <w:rPr>
          <w:rStyle w:val="SectionNumber"/>
        </w:rPr>
        <w:t>6</w:t>
      </w:r>
      <w:r>
        <w:tab/>
        <w:t>Conclusions</w:t>
      </w:r>
    </w:p>
    <w:p w14:paraId="00CA0C1B" w14:textId="77777777" w:rsidR="005F2081" w:rsidRDefault="004A2066">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623F221A" w14:textId="77777777" w:rsidR="005F2081" w:rsidRDefault="004A2066">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The </w:t>
      </w:r>
      <w:proofErr w:type="gramStart"/>
      <w:r>
        <w:t>two flow</w:t>
      </w:r>
      <w:proofErr w:type="gramEnd"/>
      <w:r>
        <w:t xml:space="preserve"> metrics most correlated with the </w:t>
      </w:r>
      <w:proofErr w:type="spellStart"/>
      <w:r>
        <w:t>coho</w:t>
      </w:r>
      <w:proofErr w:type="spellEnd"/>
      <w:r>
        <w:t xml:space="preserve"> </w:t>
      </w:r>
      <w:proofErr w:type="spellStart"/>
      <w:r>
        <w:t>spf</w:t>
      </w:r>
      <w:proofErr w:type="spellEnd"/>
      <w:r>
        <w:t xml:space="preserve"> of a given smolt cohort were the first date after the dry season of 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2B0C256D" w14:textId="77777777" w:rsidR="005F2081" w:rsidRDefault="004A2066">
      <w:pPr>
        <w:pStyle w:val="BodyText"/>
      </w:pPr>
      <w:r>
        <w:t xml:space="preserve">We used linear models to predict </w:t>
      </w:r>
      <w:proofErr w:type="spellStart"/>
      <w:r>
        <w:t>coho</w:t>
      </w:r>
      <w:proofErr w:type="spellEnd"/>
      <w:r>
        <w:t xml:space="preserve"> </w:t>
      </w:r>
      <w:proofErr w:type="spellStart"/>
      <w:r>
        <w:t>spf</w:t>
      </w:r>
      <w:proofErr w:type="spellEnd"/>
      <w:r>
        <w:t xml:space="preserve"> values for each water year based on potential combinations of one and two hydrologic metric predictors. The intercept and slopes of the three best of these linear models were aggregated to formulate a Hydrologic Benefit </w:t>
      </w:r>
      <w:r>
        <w:lastRenderedPageBreak/>
        <w:t>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C048DB5" w14:textId="77777777" w:rsidR="005F2081" w:rsidRDefault="004A2066">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14:paraId="25BD1AB1" w14:textId="77777777" w:rsidR="005F2081" w:rsidRDefault="004A2066">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62B5CC25" w14:textId="77777777" w:rsidR="005F2081" w:rsidRDefault="004A2066">
      <w:r>
        <w:br w:type="page"/>
      </w:r>
    </w:p>
    <w:p w14:paraId="73658B18" w14:textId="77777777" w:rsidR="005F2081" w:rsidRDefault="004A2066">
      <w:pPr>
        <w:pStyle w:val="Bibliography"/>
      </w:pPr>
      <w:bookmarkStart w:id="161" w:name="ref-Acreman2014"/>
      <w:bookmarkStart w:id="162"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3">
        <w:r>
          <w:rPr>
            <w:rStyle w:val="Hyperlink"/>
          </w:rPr>
          <w:t>https://doi.org/10.1890/130134</w:t>
        </w:r>
      </w:hyperlink>
      <w:r>
        <w:t>.</w:t>
      </w:r>
    </w:p>
    <w:p w14:paraId="199607E4" w14:textId="77777777" w:rsidR="005F2081" w:rsidRDefault="004A2066">
      <w:pPr>
        <w:pStyle w:val="Bibliography"/>
      </w:pPr>
      <w:bookmarkStart w:id="163" w:name="ref-NMFS2005"/>
      <w:bookmarkEnd w:id="161"/>
      <w:r>
        <w:t xml:space="preserve">Agrawal, A, R S Schick, E P </w:t>
      </w:r>
      <w:proofErr w:type="spellStart"/>
      <w:r>
        <w:t>Bjorkstedt</w:t>
      </w:r>
      <w:proofErr w:type="spellEnd"/>
      <w:r>
        <w:t xml:space="preserve">, R G </w:t>
      </w:r>
      <w:proofErr w:type="spellStart"/>
      <w:r>
        <w:t>Szerlong</w:t>
      </w:r>
      <w:proofErr w:type="spellEnd"/>
      <w:r>
        <w:t xml:space="preserve">,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2BB96629" w14:textId="77777777" w:rsidR="005F2081" w:rsidRDefault="004A2066">
      <w:pPr>
        <w:pStyle w:val="Bibliography"/>
      </w:pPr>
      <w:bookmarkStart w:id="164" w:name="ref-Anderson2006"/>
      <w:bookmarkEnd w:id="16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4">
        <w:r>
          <w:rPr>
            <w:rStyle w:val="Hyperlink"/>
          </w:rPr>
          <w:t>https://doi.org/10.1890/1540-9295(2006)4[309:IFNISA]2.0.CO;2</w:t>
        </w:r>
      </w:hyperlink>
      <w:r>
        <w:t>.</w:t>
      </w:r>
    </w:p>
    <w:p w14:paraId="0290EC72" w14:textId="77777777" w:rsidR="005F2081" w:rsidRDefault="004A2066">
      <w:pPr>
        <w:pStyle w:val="Bibliography"/>
      </w:pPr>
      <w:bookmarkStart w:id="165" w:name="ref-Arthington2014"/>
      <w:bookmarkEnd w:id="164"/>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5">
        <w:r>
          <w:rPr>
            <w:rStyle w:val="Hyperlink"/>
          </w:rPr>
          <w:t>https://doi.org/10.1002/rra</w:t>
        </w:r>
      </w:hyperlink>
      <w:r>
        <w:t>.</w:t>
      </w:r>
    </w:p>
    <w:p w14:paraId="0CCB71B6" w14:textId="77777777" w:rsidR="005F2081" w:rsidRDefault="004A2066">
      <w:pPr>
        <w:pStyle w:val="Bibliography"/>
      </w:pPr>
      <w:bookmarkStart w:id="166" w:name="ref-BjornnReiser1991"/>
      <w:bookmarkEnd w:id="165"/>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6">
        <w:r>
          <w:rPr>
            <w:rStyle w:val="Hyperlink"/>
          </w:rPr>
          <w:t>https://doi.org/10.2307/1446234</w:t>
        </w:r>
      </w:hyperlink>
      <w:r>
        <w:t>.</w:t>
      </w:r>
    </w:p>
    <w:p w14:paraId="73D6119B" w14:textId="77777777" w:rsidR="005F2081" w:rsidRDefault="004A2066">
      <w:pPr>
        <w:pStyle w:val="Bibliography"/>
      </w:pPr>
      <w:bookmarkStart w:id="167" w:name="ref-Bourret2016"/>
      <w:bookmarkEnd w:id="166"/>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766E6ADF" w14:textId="77777777" w:rsidR="005F2081" w:rsidRDefault="004A2066">
      <w:pPr>
        <w:pStyle w:val="Bibliography"/>
      </w:pPr>
      <w:bookmarkStart w:id="168" w:name="ref-Bradford2016"/>
      <w:bookmarkEnd w:id="167"/>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8">
        <w:r>
          <w:rPr>
            <w:rStyle w:val="Hyperlink"/>
          </w:rPr>
          <w:t>https://doi.org/10.1577/1548-8659(1997)126&lt;0049</w:t>
        </w:r>
      </w:hyperlink>
      <w:r>
        <w:t>.</w:t>
      </w:r>
    </w:p>
    <w:p w14:paraId="0506DC95" w14:textId="77777777" w:rsidR="005F2081" w:rsidRDefault="004A2066">
      <w:pPr>
        <w:pStyle w:val="Bibliography"/>
      </w:pPr>
      <w:bookmarkStart w:id="169" w:name="ref-Brown1994"/>
      <w:bookmarkEnd w:id="168"/>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9">
        <w:r>
          <w:rPr>
            <w:rStyle w:val="Hyperlink"/>
          </w:rPr>
          <w:t>https://doi.org/10.1577/1548-8675(1994)014&lt;0237:hdacso&gt;2.3.co;2</w:t>
        </w:r>
      </w:hyperlink>
      <w:r>
        <w:t>.</w:t>
      </w:r>
    </w:p>
    <w:p w14:paraId="7349056F" w14:textId="77777777" w:rsidR="005F2081" w:rsidRDefault="004A2066">
      <w:pPr>
        <w:pStyle w:val="Bibliography"/>
      </w:pPr>
      <w:bookmarkStart w:id="170" w:name="ref-Bunn2002a"/>
      <w:bookmarkEnd w:id="169"/>
      <w:r>
        <w:t xml:space="preserve">Bunn, Stuart E., and Angela H. Arthington. 2002. “Basic principles and ecological consequences of altered flow regimes for aquatic biodiversity.” </w:t>
      </w:r>
      <w:r>
        <w:rPr>
          <w:i/>
          <w:iCs/>
        </w:rPr>
        <w:t>Environmental Management</w:t>
      </w:r>
      <w:r>
        <w:t xml:space="preserve"> 30 (4): 492–507. </w:t>
      </w:r>
      <w:hyperlink r:id="rId30">
        <w:r>
          <w:rPr>
            <w:rStyle w:val="Hyperlink"/>
          </w:rPr>
          <w:t>https://doi.org/10.1007/s00267-002-2737-0</w:t>
        </w:r>
      </w:hyperlink>
      <w:r>
        <w:t>.</w:t>
      </w:r>
    </w:p>
    <w:p w14:paraId="53627433" w14:textId="77777777" w:rsidR="005F2081" w:rsidRDefault="004A2066">
      <w:pPr>
        <w:pStyle w:val="Bibliography"/>
      </w:pPr>
      <w:bookmarkStart w:id="171" w:name="ref-Bustard1975"/>
      <w:bookmarkEnd w:id="170"/>
      <w:r>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0310B28E" w14:textId="77777777" w:rsidR="005F2081" w:rsidRDefault="004A2066">
      <w:pPr>
        <w:pStyle w:val="Bibliography"/>
      </w:pPr>
      <w:bookmarkStart w:id="172" w:name="ref-CDFW2015a"/>
      <w:bookmarkEnd w:id="171"/>
      <w:r>
        <w:lastRenderedPageBreak/>
        <w:t xml:space="preserve">California Department of Fish and Wildlife (CDFW). 2015a. “Cooperative Report of the Scott River Coho Salmon Rescue and Relocation Effort: 2014 Drought Emergency.” August. California Department of Fish; Wildlife (CDFW). </w:t>
      </w:r>
      <w:hyperlink r:id="rId31">
        <w:r>
          <w:rPr>
            <w:rStyle w:val="Hyperlink"/>
          </w:rPr>
          <w:t>https://www.fs.usda.gov/Internet/FSE{\_}DOCUMENTS/stelprd3850544.pdf</w:t>
        </w:r>
      </w:hyperlink>
      <w:r>
        <w:t>.</w:t>
      </w:r>
    </w:p>
    <w:p w14:paraId="329EA5E3" w14:textId="77777777" w:rsidR="005F2081" w:rsidRDefault="004A2066">
      <w:pPr>
        <w:pStyle w:val="Bibliography"/>
      </w:pPr>
      <w:bookmarkStart w:id="173" w:name="ref-CDFW2015b"/>
      <w:bookmarkEnd w:id="172"/>
      <w:r>
        <w:t xml:space="preserve">———. 2015b. “Recovery Strategy for California Coho Salmon Progress Report 2004-2012.” California Department of Fish; Wildlife (CDFW). </w:t>
      </w:r>
      <w:hyperlink r:id="rId32">
        <w:r>
          <w:rPr>
            <w:rStyle w:val="Hyperlink"/>
          </w:rPr>
          <w:t>http://www.fgc.ca.gov/meetings/2015/Aug/Exhibits/0805{\_}Item{\_}38{\_}CohoStatusReport.pdf</w:t>
        </w:r>
      </w:hyperlink>
      <w:r>
        <w:t>.</w:t>
      </w:r>
    </w:p>
    <w:p w14:paraId="0B4EC711" w14:textId="77777777" w:rsidR="005F2081" w:rsidRDefault="004A2066">
      <w:pPr>
        <w:pStyle w:val="Bibliography"/>
      </w:pPr>
      <w:bookmarkStart w:id="174" w:name="ref-CDFW2017"/>
      <w:bookmarkEnd w:id="173"/>
      <w:r>
        <w:t xml:space="preserve">———. 2017. “Interim Instream Flow Criteria for the Protection of Fishery Resources in the Scott River Watershed, Siskiyou County.” California Department of Fish; Wildlife (CDFW). </w:t>
      </w:r>
      <w:hyperlink r:id="rId33">
        <w:r>
          <w:rPr>
            <w:rStyle w:val="Hyperlink"/>
          </w:rPr>
          <w:t>https://wildlife.ca.gov/Conservation/Watersheds/Instream-Flow/Studies/Scott-Shasta-Study</w:t>
        </w:r>
      </w:hyperlink>
      <w:r>
        <w:t>.</w:t>
      </w:r>
    </w:p>
    <w:p w14:paraId="68379A3C" w14:textId="77777777" w:rsidR="005F2081" w:rsidRDefault="004A2066">
      <w:pPr>
        <w:pStyle w:val="Bibliography"/>
      </w:pPr>
      <w:bookmarkStart w:id="175" w:name="ref-NCRWQCB2006b"/>
      <w:bookmarkEnd w:id="174"/>
      <w:r>
        <w:t>California North Coast Regional Water Quality Control Board (NCRWQCB). 2006. “Report for the Action Plan for the Shasta River Watershed Temperature and Dissolved Oxygen Total Maximum Daily Loads,” 1123.</w:t>
      </w:r>
    </w:p>
    <w:p w14:paraId="3824DF71" w14:textId="77777777" w:rsidR="005F2081" w:rsidRDefault="004A2066">
      <w:pPr>
        <w:pStyle w:val="Bibliography"/>
      </w:pPr>
      <w:bookmarkStart w:id="176" w:name="ref-SWRCB2022"/>
      <w:bookmarkEnd w:id="175"/>
      <w:r>
        <w:t xml:space="preserve">California State Water Resources Control Board (SWRCB). 2022. “Establishment of Minimum Instream Flow Requirements, Curtailment Authority, and Information Order Authority in the Klamath Watershed.” Sacramento, CA. </w:t>
      </w:r>
      <w:hyperlink r:id="rId34">
        <w:r>
          <w:rPr>
            <w:rStyle w:val="Hyperlink"/>
          </w:rPr>
          <w:t>https://www.waterboards.ca.gov/drought/scott{\_}shasta{\_}rivers/docs/2022/klamath-reg-oal-approval-2022.pdf</w:t>
        </w:r>
      </w:hyperlink>
      <w:r>
        <w:t>.</w:t>
      </w:r>
    </w:p>
    <w:p w14:paraId="799CBE40" w14:textId="77777777" w:rsidR="005F2081" w:rsidRDefault="004A2066">
      <w:pPr>
        <w:pStyle w:val="Bibliography"/>
      </w:pPr>
      <w:bookmarkStart w:id="177" w:name="ref-CDFW2021b"/>
      <w:bookmarkEnd w:id="176"/>
      <w:r>
        <w:t>CDFW. 2021. “Scott River Best Available Scientific Information for Instream Flow Criteria and Potential Next Steps.” California Department of Fish; Wildlife (CDFW).</w:t>
      </w:r>
    </w:p>
    <w:p w14:paraId="0D3B930A" w14:textId="77777777" w:rsidR="005F2081" w:rsidRDefault="004A2066">
      <w:pPr>
        <w:pStyle w:val="Bibliography"/>
      </w:pPr>
      <w:bookmarkStart w:id="178" w:name="ref-Crossin2004"/>
      <w:bookmarkEnd w:id="177"/>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5">
        <w:r>
          <w:rPr>
            <w:rStyle w:val="Hyperlink"/>
          </w:rPr>
          <w:t>https://doi.org/10.1111/j.0022-1112.2004.00486.x</w:t>
        </w:r>
      </w:hyperlink>
      <w:r>
        <w:t>.</w:t>
      </w:r>
    </w:p>
    <w:p w14:paraId="4184AECA" w14:textId="77777777" w:rsidR="005F2081" w:rsidRDefault="004A2066">
      <w:pPr>
        <w:pStyle w:val="Bibliography"/>
      </w:pPr>
      <w:bookmarkStart w:id="179" w:name="ref-Drake2000a"/>
      <w:bookmarkEnd w:id="178"/>
      <w:r>
        <w:t xml:space="preserve">Drake, Daniel J., Kenneth W. Tate, and Harry Carlson. 2000. “Analysis shows climate-caused decreases in Scott River fall flows.” </w:t>
      </w:r>
      <w:r>
        <w:rPr>
          <w:i/>
          <w:iCs/>
        </w:rPr>
        <w:t>California Agriculture</w:t>
      </w:r>
      <w:r>
        <w:t xml:space="preserve"> 54 (6): 46–49. </w:t>
      </w:r>
      <w:hyperlink r:id="rId36">
        <w:r>
          <w:rPr>
            <w:rStyle w:val="Hyperlink"/>
          </w:rPr>
          <w:t>https://doi.org/10.3733/ca.v054n06p46</w:t>
        </w:r>
      </w:hyperlink>
      <w:r>
        <w:t>.</w:t>
      </w:r>
    </w:p>
    <w:p w14:paraId="1A325227" w14:textId="77777777" w:rsidR="005F2081" w:rsidRDefault="004A2066">
      <w:pPr>
        <w:pStyle w:val="Bibliography"/>
      </w:pPr>
      <w:bookmarkStart w:id="180" w:name="ref-DWR2021"/>
      <w:bookmarkEnd w:id="179"/>
      <w:r>
        <w:t xml:space="preserve">DWR. 2021. “Agricultural Land &amp; Water Use Estimates.” </w:t>
      </w:r>
      <w:hyperlink r:id="rId37">
        <w:r>
          <w:rPr>
            <w:rStyle w:val="Hyperlink"/>
          </w:rPr>
          <w:t>https://water.ca.gov/Programs/Water-Use-And-Efficiency/Land-And-Water-Use/Agricultural-Land-And-Water-Use-Estimates</w:t>
        </w:r>
      </w:hyperlink>
      <w:r>
        <w:t>.</w:t>
      </w:r>
    </w:p>
    <w:p w14:paraId="178662AF" w14:textId="77777777" w:rsidR="005F2081" w:rsidRDefault="004A2066">
      <w:pPr>
        <w:pStyle w:val="Bibliography"/>
      </w:pPr>
      <w:bookmarkStart w:id="181" w:name="ref-Foglia2013a"/>
      <w:bookmarkEnd w:id="180"/>
      <w:r>
        <w:t xml:space="preserve">Foglia, Laura, Alison McNally, Courtney Hall, Lauren Ledesma, Ryan Hines, and Thomas Harter. 2013. “Scott Valley Integrated Hydrologic </w:t>
      </w:r>
      <w:proofErr w:type="gramStart"/>
      <w:r>
        <w:t>Model :</w:t>
      </w:r>
      <w:proofErr w:type="gramEnd"/>
      <w:r>
        <w:t xml:space="preserve"> Data Collection , Analysis , and Water Budget.” April. University of California, Davis. </w:t>
      </w:r>
      <w:hyperlink r:id="rId38">
        <w:r>
          <w:rPr>
            <w:rStyle w:val="Hyperlink"/>
          </w:rPr>
          <w:t>http://groundwater.ucdavis.edu/files/165395.pdf</w:t>
        </w:r>
      </w:hyperlink>
      <w:r>
        <w:t>.</w:t>
      </w:r>
    </w:p>
    <w:p w14:paraId="1984961D" w14:textId="77777777" w:rsidR="005F2081" w:rsidRDefault="004A2066">
      <w:pPr>
        <w:pStyle w:val="Bibliography"/>
      </w:pPr>
      <w:bookmarkStart w:id="182" w:name="ref-Graham2012"/>
      <w:bookmarkEnd w:id="181"/>
      <w:r>
        <w:t xml:space="preserve">Graham, Rhea. 2012. “Klamath River Basin Restoration Nonuse Value Survey.” </w:t>
      </w:r>
      <w:hyperlink r:id="rId39">
        <w:r>
          <w:rPr>
            <w:rStyle w:val="Hyperlink"/>
          </w:rPr>
          <w:t>https://kbifrm.psmfc.org/wp-</w:t>
        </w:r>
        <w:r>
          <w:rPr>
            <w:rStyle w:val="Hyperlink"/>
          </w:rPr>
          <w:lastRenderedPageBreak/>
          <w:t>content/uploads/2016/12/Graham{\_}2012{\_}0010{\_}Klamath-River-Basin-Restoration-Nonuse-Value-Survey-Final-Report.pdf</w:t>
        </w:r>
      </w:hyperlink>
      <w:r>
        <w:t>.</w:t>
      </w:r>
    </w:p>
    <w:p w14:paraId="0E7F9567" w14:textId="77777777" w:rsidR="005F2081" w:rsidRDefault="004A2066">
      <w:pPr>
        <w:pStyle w:val="Bibliography"/>
      </w:pPr>
      <w:bookmarkStart w:id="183" w:name="ref-Hain2018"/>
      <w:bookmarkEnd w:id="182"/>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0">
        <w:r>
          <w:rPr>
            <w:rStyle w:val="Hyperlink"/>
          </w:rPr>
          <w:t>https://doi.org/10.1111/fwb.13048</w:t>
        </w:r>
      </w:hyperlink>
      <w:r>
        <w:t>.</w:t>
      </w:r>
    </w:p>
    <w:p w14:paraId="4F93531B" w14:textId="77777777" w:rsidR="005F2081" w:rsidRDefault="004A2066">
      <w:pPr>
        <w:pStyle w:val="Bibliography"/>
      </w:pPr>
      <w:bookmarkStart w:id="184" w:name="ref-Harter2008a"/>
      <w:bookmarkEnd w:id="183"/>
      <w:r>
        <w:t xml:space="preserve">Harter, Thomas, and Ryan Hines. 2008. “Scott Valley Community Groundwater Study Plan,” 98. </w:t>
      </w:r>
      <w:hyperlink r:id="rId41">
        <w:r>
          <w:rPr>
            <w:rStyle w:val="Hyperlink"/>
          </w:rPr>
          <w:t>http://groundwater.ucdavis.edu/files/136426.pdf</w:t>
        </w:r>
      </w:hyperlink>
      <w:r>
        <w:t>.</w:t>
      </w:r>
    </w:p>
    <w:p w14:paraId="61E7FF9C" w14:textId="77777777" w:rsidR="005F2081" w:rsidRDefault="004A2066">
      <w:pPr>
        <w:pStyle w:val="Bibliography"/>
      </w:pPr>
      <w:bookmarkStart w:id="185" w:name="ref-Healey1991"/>
      <w:bookmarkEnd w:id="184"/>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1C45E47B" w14:textId="77777777" w:rsidR="005F2081" w:rsidRDefault="004A2066">
      <w:pPr>
        <w:pStyle w:val="Bibliography"/>
      </w:pPr>
      <w:bookmarkStart w:id="186" w:name="ref-Hunt1999"/>
      <w:bookmarkEnd w:id="185"/>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405B103C" w14:textId="77777777" w:rsidR="005F2081" w:rsidRDefault="004A2066">
      <w:pPr>
        <w:pStyle w:val="Bibliography"/>
      </w:pPr>
      <w:bookmarkStart w:id="187" w:name="ref-James2013"/>
      <w:bookmarkEnd w:id="186"/>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2">
        <w:r>
          <w:rPr>
            <w:rStyle w:val="Hyperlink"/>
          </w:rPr>
          <w:t>https://doi.org/10.1007/978-1-4614-7138-7</w:t>
        </w:r>
      </w:hyperlink>
      <w:r>
        <w:t>.</w:t>
      </w:r>
    </w:p>
    <w:p w14:paraId="008AA791" w14:textId="77777777" w:rsidR="005F2081" w:rsidRDefault="004A2066">
      <w:pPr>
        <w:pStyle w:val="Bibliography"/>
      </w:pPr>
      <w:bookmarkStart w:id="188" w:name="ref-Knechtle2012"/>
      <w:bookmarkEnd w:id="187"/>
      <w:proofErr w:type="spellStart"/>
      <w:r>
        <w:t>Knechtle</w:t>
      </w:r>
      <w:proofErr w:type="spellEnd"/>
      <w:r>
        <w:t xml:space="preserve">, Morgan, and Diana Chesney. 2012. “2012 Scott River Salmon Studies.” Yreka, CA: California Department of Fish; Wildlife (CDFW). </w:t>
      </w:r>
      <w:hyperlink r:id="rId43">
        <w:r>
          <w:rPr>
            <w:rStyle w:val="Hyperlink"/>
          </w:rPr>
          <w:t>https://nrm.dfg.ca.gov/FileHandler.ashx?DocumentID=77836</w:t>
        </w:r>
      </w:hyperlink>
      <w:r>
        <w:t>.</w:t>
      </w:r>
    </w:p>
    <w:p w14:paraId="624B0A04" w14:textId="77777777" w:rsidR="005F2081" w:rsidRDefault="004A2066">
      <w:pPr>
        <w:pStyle w:val="Bibliography"/>
      </w:pPr>
      <w:bookmarkStart w:id="189" w:name="ref-CDFW2020"/>
      <w:bookmarkEnd w:id="188"/>
      <w:proofErr w:type="spellStart"/>
      <w:r>
        <w:t>Knechtle</w:t>
      </w:r>
      <w:proofErr w:type="spellEnd"/>
      <w:r>
        <w:t>, Morgan, and Domenic Giudice. 2020. “2019 Scott River Salmon Studies.” 530. Yreka, CA: California Department of Fish; Wildlife (CDFW).</w:t>
      </w:r>
    </w:p>
    <w:p w14:paraId="73CC18F6" w14:textId="77777777" w:rsidR="005F2081" w:rsidRDefault="004A2066">
      <w:pPr>
        <w:pStyle w:val="Bibliography"/>
      </w:pPr>
      <w:bookmarkStart w:id="190" w:name="ref-CDFW2021a"/>
      <w:bookmarkEnd w:id="189"/>
      <w:r>
        <w:t>———. 2021. “2020 Scott River Salmon Studies, Final Report.” Yreka, CA: California Department of Fish; Wildlife (CDFW).</w:t>
      </w:r>
    </w:p>
    <w:p w14:paraId="77E6950B" w14:textId="77777777" w:rsidR="005F2081" w:rsidRDefault="004A2066">
      <w:pPr>
        <w:pStyle w:val="Bibliography"/>
      </w:pPr>
      <w:bookmarkStart w:id="191" w:name="ref-LancasterDownes2014"/>
      <w:bookmarkEnd w:id="190"/>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4">
        <w:r>
          <w:rPr>
            <w:rStyle w:val="Hyperlink"/>
          </w:rPr>
          <w:t>https://doi.org/10.1002/rra</w:t>
        </w:r>
      </w:hyperlink>
      <w:r>
        <w:t>.</w:t>
      </w:r>
    </w:p>
    <w:p w14:paraId="63F0B49D" w14:textId="77777777" w:rsidR="005F2081" w:rsidRDefault="004A2066">
      <w:pPr>
        <w:pStyle w:val="Bibliography"/>
      </w:pPr>
      <w:bookmarkStart w:id="192" w:name="ref-Larsen2021"/>
      <w:bookmarkEnd w:id="191"/>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5">
        <w:r>
          <w:rPr>
            <w:rStyle w:val="Hyperlink"/>
          </w:rPr>
          <w:t>https://doi.org/10.1029/2020WR028496</w:t>
        </w:r>
      </w:hyperlink>
      <w:r>
        <w:t>.</w:t>
      </w:r>
    </w:p>
    <w:p w14:paraId="244DE159" w14:textId="77777777" w:rsidR="005F2081" w:rsidRDefault="004A2066">
      <w:pPr>
        <w:pStyle w:val="Bibliography"/>
      </w:pPr>
      <w:bookmarkStart w:id="193" w:name="ref-Mack1958"/>
      <w:bookmarkEnd w:id="192"/>
      <w:r>
        <w:t xml:space="preserve">Mack, Seymour. 1958. “Geology and Ground-Water Features of Scott Valley Siskiyou County, California.” Geological Survey Water-Supply Paper 1462. </w:t>
      </w:r>
      <w:hyperlink r:id="rId46">
        <w:r>
          <w:rPr>
            <w:rStyle w:val="Hyperlink"/>
          </w:rPr>
          <w:t>https://pubs.usgs.gov/wsp/1462/report.pdf</w:t>
        </w:r>
      </w:hyperlink>
      <w:r>
        <w:t>.</w:t>
      </w:r>
    </w:p>
    <w:p w14:paraId="5ACAE5E7" w14:textId="77777777" w:rsidR="005F2081" w:rsidRDefault="004A2066">
      <w:pPr>
        <w:pStyle w:val="Bibliography"/>
      </w:pPr>
      <w:bookmarkStart w:id="194" w:name="ref-Massie2020"/>
      <w:bookmarkEnd w:id="193"/>
      <w:r>
        <w:t>Massie, Margaret, and Harrison Morrow. 2020. “2020 Scott River Juvenile Salmonid Outmigrant Study.” Yreka, CA: California Department of Fish; Wildlife.</w:t>
      </w:r>
    </w:p>
    <w:p w14:paraId="34E2AF34" w14:textId="77777777" w:rsidR="005F2081" w:rsidRDefault="004A2066">
      <w:pPr>
        <w:pStyle w:val="Bibliography"/>
      </w:pPr>
      <w:bookmarkStart w:id="195" w:name="ref-Maurer2003"/>
      <w:bookmarkEnd w:id="194"/>
      <w:r>
        <w:lastRenderedPageBreak/>
        <w:t>Maurer, Sue. 2003. “Scott River Watershed Adult Coho Salmon Spawning Survey December 2002-January 2003.” Etna, CA: Siskiyou RCD.</w:t>
      </w:r>
    </w:p>
    <w:p w14:paraId="77682106" w14:textId="77777777" w:rsidR="005F2081" w:rsidRDefault="004A2066">
      <w:pPr>
        <w:pStyle w:val="Bibliography"/>
      </w:pPr>
      <w:bookmarkStart w:id="196" w:name="ref-Mazor2018"/>
      <w:bookmarkEnd w:id="195"/>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7">
        <w:r>
          <w:rPr>
            <w:rStyle w:val="Hyperlink"/>
          </w:rPr>
          <w:t>https://doi.org/10.1111/fwb.13062</w:t>
        </w:r>
      </w:hyperlink>
      <w:r>
        <w:t>.</w:t>
      </w:r>
    </w:p>
    <w:p w14:paraId="70C7D9CA" w14:textId="77777777" w:rsidR="005F2081" w:rsidRDefault="004A2066">
      <w:pPr>
        <w:pStyle w:val="Bibliography"/>
      </w:pPr>
      <w:bookmarkStart w:id="197" w:name="ref-McMahon1983"/>
      <w:bookmarkEnd w:id="196"/>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3DFB08E7" w14:textId="77777777" w:rsidR="005F2081" w:rsidRDefault="004A2066">
      <w:pPr>
        <w:pStyle w:val="Bibliography"/>
      </w:pPr>
      <w:bookmarkStart w:id="198" w:name="ref-McManamay2013"/>
      <w:bookmarkEnd w:id="197"/>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48">
        <w:r>
          <w:rPr>
            <w:rStyle w:val="Hyperlink"/>
          </w:rPr>
          <w:t>https://doi.org/10.1007/s00267-013-0055-3</w:t>
        </w:r>
      </w:hyperlink>
      <w:r>
        <w:t>.</w:t>
      </w:r>
    </w:p>
    <w:p w14:paraId="62915CC2" w14:textId="77777777" w:rsidR="005F2081" w:rsidRDefault="004A2066">
      <w:pPr>
        <w:pStyle w:val="Bibliography"/>
      </w:pPr>
      <w:bookmarkStart w:id="199" w:name="ref-Moyle2002"/>
      <w:bookmarkEnd w:id="198"/>
      <w:r>
        <w:t xml:space="preserve">Moyle, P. B. 2002. </w:t>
      </w:r>
      <w:r>
        <w:rPr>
          <w:i/>
          <w:iCs/>
        </w:rPr>
        <w:t>Inland Fishes of California</w:t>
      </w:r>
      <w:r>
        <w:t>. University of California Press.</w:t>
      </w:r>
    </w:p>
    <w:p w14:paraId="7DA06C51" w14:textId="77777777" w:rsidR="005F2081" w:rsidRDefault="004A2066">
      <w:pPr>
        <w:pStyle w:val="Bibliography"/>
      </w:pPr>
      <w:bookmarkStart w:id="200" w:name="ref-Moyle2014"/>
      <w:bookmarkEnd w:id="199"/>
      <w:r>
        <w:t xml:space="preserve">———. 2014. “Novel aquatic ecosystems: the new reality for streams in California and other Mediterranean climate regions.” </w:t>
      </w:r>
      <w:r>
        <w:rPr>
          <w:i/>
          <w:iCs/>
        </w:rPr>
        <w:t>River Research and Applications</w:t>
      </w:r>
      <w:r>
        <w:t xml:space="preserve"> 30 (January): 1335–44. </w:t>
      </w:r>
      <w:hyperlink r:id="rId49">
        <w:r>
          <w:rPr>
            <w:rStyle w:val="Hyperlink"/>
          </w:rPr>
          <w:t>https://doi.org/10.1002/rra</w:t>
        </w:r>
      </w:hyperlink>
      <w:r>
        <w:t>.</w:t>
      </w:r>
    </w:p>
    <w:p w14:paraId="0E686A92" w14:textId="77777777" w:rsidR="005F2081" w:rsidRDefault="004A2066">
      <w:pPr>
        <w:pStyle w:val="Bibliography"/>
      </w:pPr>
      <w:bookmarkStart w:id="201" w:name="ref-NCRWQCB2005"/>
      <w:bookmarkEnd w:id="200"/>
      <w:r>
        <w:t xml:space="preserve">NCRWQCB. 2005. “Staff Report for the Action Plan for the Scott River Watershed Sediment and Temperature Total Maximum Daily Loads.” North Coast Regional Water Quality Control Board. </w:t>
      </w:r>
      <w:hyperlink r:id="rId50">
        <w:r>
          <w:rPr>
            <w:rStyle w:val="Hyperlink"/>
          </w:rPr>
          <w:t>https://www.waterboards.ca.gov/water{\_}issues/programs/tmdl/records/region{\_}1/2010/ref3872.pdf</w:t>
        </w:r>
      </w:hyperlink>
      <w:r>
        <w:t>.</w:t>
      </w:r>
    </w:p>
    <w:p w14:paraId="56CD225A" w14:textId="77777777" w:rsidR="005F2081" w:rsidRDefault="004A2066">
      <w:pPr>
        <w:pStyle w:val="Bibliography"/>
      </w:pPr>
      <w:bookmarkStart w:id="202" w:name="ref-Nickelson1992"/>
      <w:bookmarkEnd w:id="201"/>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16ABC332" w14:textId="77777777" w:rsidR="005F2081" w:rsidRDefault="004A2066">
      <w:pPr>
        <w:pStyle w:val="Bibliography"/>
      </w:pPr>
      <w:bookmarkStart w:id="203" w:name="ref-NMFS2014"/>
      <w:bookmarkEnd w:id="202"/>
      <w:r>
        <w:t xml:space="preserve">NMFS. 2014. “Final SONCC Coho Recovery Plan - Scott River Population.” </w:t>
      </w:r>
      <w:hyperlink r:id="rId51">
        <w:r>
          <w:rPr>
            <w:rStyle w:val="Hyperlink"/>
          </w:rPr>
          <w:t>https://www.fisheries.noaa.gov/resource/document/final-recovery-plan-southern-oregon-northern-california-coast-evolutionarily</w:t>
        </w:r>
      </w:hyperlink>
      <w:r>
        <w:t>.</w:t>
      </w:r>
    </w:p>
    <w:p w14:paraId="566C093D" w14:textId="77777777" w:rsidR="005F2081" w:rsidRDefault="004A2066">
      <w:pPr>
        <w:pStyle w:val="Bibliography"/>
      </w:pPr>
      <w:bookmarkStart w:id="204" w:name="ref-Olden2003"/>
      <w:bookmarkEnd w:id="203"/>
      <w:r>
        <w:t xml:space="preserve">Olden, Julian D., and N. L. Poff. 2003. “Redundancy and the choice of hydrologic indices for characterizing streamflow regimes.” </w:t>
      </w:r>
      <w:r>
        <w:rPr>
          <w:i/>
          <w:iCs/>
        </w:rPr>
        <w:t>River Research and Applications</w:t>
      </w:r>
      <w:r>
        <w:t xml:space="preserve"> 19 (2): 101–21. </w:t>
      </w:r>
      <w:hyperlink r:id="rId52">
        <w:r>
          <w:rPr>
            <w:rStyle w:val="Hyperlink"/>
          </w:rPr>
          <w:t>https://doi.org/10.1002/rra.700</w:t>
        </w:r>
      </w:hyperlink>
      <w:r>
        <w:t>.</w:t>
      </w:r>
    </w:p>
    <w:p w14:paraId="09AB4C38" w14:textId="77777777" w:rsidR="005F2081" w:rsidRDefault="004A2066">
      <w:pPr>
        <w:pStyle w:val="Bibliography"/>
      </w:pPr>
      <w:bookmarkStart w:id="205" w:name="ref-Parry2013"/>
      <w:bookmarkEnd w:id="204"/>
      <w:r>
        <w:t xml:space="preserve">Parry, Ashley. 2013. “Evaluation and modernization of the Scott Valley Irrigation District.” PhD thesis. </w:t>
      </w:r>
      <w:hyperlink r:id="rId53">
        <w:r>
          <w:rPr>
            <w:rStyle w:val="Hyperlink"/>
          </w:rPr>
          <w:t>https://doi.org/10.1017/CBO9781107415324.004</w:t>
        </w:r>
      </w:hyperlink>
      <w:r>
        <w:t>.</w:t>
      </w:r>
    </w:p>
    <w:p w14:paraId="0B97B8C5" w14:textId="77777777" w:rsidR="005F2081" w:rsidRDefault="004A2066">
      <w:pPr>
        <w:pStyle w:val="Bibliography"/>
      </w:pPr>
      <w:bookmarkStart w:id="206" w:name="ref-Patterson2020"/>
      <w:bookmarkEnd w:id="205"/>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5698086D" w14:textId="77777777" w:rsidR="005F2081" w:rsidRDefault="004A2066">
      <w:pPr>
        <w:pStyle w:val="Bibliography"/>
      </w:pPr>
      <w:bookmarkStart w:id="207" w:name="ref-Peek2022"/>
      <w:bookmarkEnd w:id="206"/>
      <w:r>
        <w:lastRenderedPageBreak/>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4">
        <w:r>
          <w:rPr>
            <w:rStyle w:val="Hyperlink"/>
          </w:rPr>
          <w:t>https://doi.org/10.3389/fenvs.2021.790667</w:t>
        </w:r>
      </w:hyperlink>
      <w:r>
        <w:t>.</w:t>
      </w:r>
    </w:p>
    <w:p w14:paraId="2188138B" w14:textId="77777777" w:rsidR="005F2081" w:rsidRDefault="004A2066">
      <w:pPr>
        <w:pStyle w:val="Bibliography"/>
      </w:pPr>
      <w:bookmarkStart w:id="208" w:name="ref-Poff1997"/>
      <w:bookmarkEnd w:id="207"/>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5">
        <w:r>
          <w:rPr>
            <w:rStyle w:val="Hyperlink"/>
          </w:rPr>
          <w:t>https://doi.org/10.2307/1313099</w:t>
        </w:r>
      </w:hyperlink>
      <w:r>
        <w:t>.</w:t>
      </w:r>
    </w:p>
    <w:p w14:paraId="7C627C15" w14:textId="77777777" w:rsidR="005F2081" w:rsidRDefault="004A2066">
      <w:pPr>
        <w:pStyle w:val="Bibliography"/>
      </w:pPr>
      <w:bookmarkStart w:id="209" w:name="ref-Poff2010b"/>
      <w:bookmarkEnd w:id="208"/>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6">
        <w:r>
          <w:rPr>
            <w:rStyle w:val="Hyperlink"/>
          </w:rPr>
          <w:t>https://doi.org/10.1111/j.1365-2427.2009.02204.x</w:t>
        </w:r>
      </w:hyperlink>
      <w:r>
        <w:t>.</w:t>
      </w:r>
    </w:p>
    <w:p w14:paraId="693F217F" w14:textId="77777777" w:rsidR="005F2081" w:rsidRDefault="004A2066">
      <w:pPr>
        <w:pStyle w:val="Bibliography"/>
      </w:pPr>
      <w:bookmarkStart w:id="210" w:name="ref-Poff2010a"/>
      <w:bookmarkEnd w:id="209"/>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57">
        <w:r>
          <w:rPr>
            <w:rStyle w:val="Hyperlink"/>
          </w:rPr>
          <w:t>https://doi.org/10.1111/j.1365-2427.2009.02272.x</w:t>
        </w:r>
      </w:hyperlink>
      <w:r>
        <w:t>.</w:t>
      </w:r>
    </w:p>
    <w:p w14:paraId="35F4E652" w14:textId="77777777" w:rsidR="005F2081" w:rsidRDefault="004A2066">
      <w:pPr>
        <w:pStyle w:val="Bibliography"/>
      </w:pPr>
      <w:bookmarkStart w:id="211" w:name="ref-Quigley2007"/>
      <w:bookmarkEnd w:id="210"/>
      <w:r>
        <w:t xml:space="preserve">Quigley, Danielle. 2007. “Final Report Adult Coho Spawning Ground Surveys 2006-2007.” Etna, CA: Siskiyou RCD. </w:t>
      </w:r>
      <w:hyperlink r:id="rId58">
        <w:r>
          <w:rPr>
            <w:rStyle w:val="Hyperlink"/>
          </w:rPr>
          <w:t>https://www.siskiyourcd.com/resources</w:t>
        </w:r>
      </w:hyperlink>
      <w:r>
        <w:t>.</w:t>
      </w:r>
    </w:p>
    <w:p w14:paraId="0F34A1D2" w14:textId="77777777" w:rsidR="005F2081" w:rsidRDefault="004A2066">
      <w:pPr>
        <w:pStyle w:val="Bibliography"/>
      </w:pPr>
      <w:bookmarkStart w:id="212" w:name="ref-Quinones2014"/>
      <w:bookmarkEnd w:id="211"/>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59">
        <w:r>
          <w:rPr>
            <w:rStyle w:val="Hyperlink"/>
          </w:rPr>
          <w:t>https://doi.org/10.1371/journal.pone.0098392</w:t>
        </w:r>
      </w:hyperlink>
      <w:r>
        <w:t>.</w:t>
      </w:r>
    </w:p>
    <w:p w14:paraId="7130BA72" w14:textId="77777777" w:rsidR="005F2081" w:rsidRDefault="004A2066">
      <w:pPr>
        <w:pStyle w:val="Bibliography"/>
      </w:pPr>
      <w:bookmarkStart w:id="213" w:name="ref-RManual"/>
      <w:bookmarkEnd w:id="212"/>
      <w:r>
        <w:t xml:space="preserve">R Core Team. 2020. “R: A Language and Environment for Statistical Computing.” Vienna, Austria: R Foundation for Statistical Computing. </w:t>
      </w:r>
      <w:hyperlink r:id="rId60">
        <w:r>
          <w:rPr>
            <w:rStyle w:val="Hyperlink"/>
          </w:rPr>
          <w:t>https://www.r-project.org/</w:t>
        </w:r>
      </w:hyperlink>
      <w:r>
        <w:t>.</w:t>
      </w:r>
    </w:p>
    <w:p w14:paraId="756D9A5A" w14:textId="77777777" w:rsidR="005F2081" w:rsidRDefault="004A2066">
      <w:pPr>
        <w:pStyle w:val="Bibliography"/>
      </w:pPr>
      <w:bookmarkStart w:id="214" w:name="ref-RobertsonSwinton2005"/>
      <w:bookmarkEnd w:id="213"/>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1">
        <w:r>
          <w:rPr>
            <w:rStyle w:val="Hyperlink"/>
          </w:rPr>
          <w:t>https://doi.org/10.2307/3868443</w:t>
        </w:r>
      </w:hyperlink>
      <w:r>
        <w:t>.</w:t>
      </w:r>
    </w:p>
    <w:p w14:paraId="08C7611D" w14:textId="77777777" w:rsidR="005F2081" w:rsidRDefault="004A2066">
      <w:pPr>
        <w:pStyle w:val="Bibliography"/>
      </w:pPr>
      <w:bookmarkStart w:id="215" w:name="ref-Rosenfeld2003"/>
      <w:bookmarkEnd w:id="214"/>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2">
        <w:r>
          <w:rPr>
            <w:rStyle w:val="Hyperlink"/>
          </w:rPr>
          <w:t>https://doi.org/10.1577/t01-126</w:t>
        </w:r>
      </w:hyperlink>
      <w:r>
        <w:t>.</w:t>
      </w:r>
    </w:p>
    <w:p w14:paraId="63E55718" w14:textId="77777777" w:rsidR="005F2081" w:rsidRDefault="004A2066">
      <w:pPr>
        <w:pStyle w:val="Bibliography"/>
      </w:pPr>
      <w:bookmarkStart w:id="216" w:name="ref-SRWT2018"/>
      <w:bookmarkEnd w:id="215"/>
      <w:r>
        <w:t xml:space="preserve">Scott River Water Trust (SRWT). 2018. “2017 Monitoring Report.” June. </w:t>
      </w:r>
      <w:hyperlink r:id="rId63">
        <w:r>
          <w:rPr>
            <w:rStyle w:val="Hyperlink"/>
          </w:rPr>
          <w:t>https://www.scottwatertrust.org/blank</w:t>
        </w:r>
      </w:hyperlink>
      <w:r>
        <w:t>.</w:t>
      </w:r>
    </w:p>
    <w:p w14:paraId="704B3172" w14:textId="77777777" w:rsidR="005F2081" w:rsidRDefault="004A2066">
      <w:pPr>
        <w:pStyle w:val="Bibliography"/>
      </w:pPr>
      <w:bookmarkStart w:id="217" w:name="ref-SVAP1980"/>
      <w:bookmarkEnd w:id="216"/>
      <w:r>
        <w:t>Scott Valley Area Plan Committee. 1980. “Scott Valley Area Plan (SVAP).”</w:t>
      </w:r>
    </w:p>
    <w:p w14:paraId="0FB4DAAD" w14:textId="77777777" w:rsidR="005F2081" w:rsidRDefault="004A2066">
      <w:pPr>
        <w:pStyle w:val="Bibliography"/>
      </w:pPr>
      <w:bookmarkStart w:id="218" w:name="ref-Shenton2012"/>
      <w:bookmarkEnd w:id="217"/>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4">
        <w:r>
          <w:rPr>
            <w:rStyle w:val="Hyperlink"/>
          </w:rPr>
          <w:t>https://doi.org/10.1007/s00267-012-9864-z</w:t>
        </w:r>
      </w:hyperlink>
      <w:r>
        <w:t>.</w:t>
      </w:r>
    </w:p>
    <w:p w14:paraId="2835E6DB" w14:textId="77777777" w:rsidR="005F2081" w:rsidRDefault="004A2066">
      <w:pPr>
        <w:pStyle w:val="Bibliography"/>
      </w:pPr>
      <w:bookmarkStart w:id="219" w:name="ref-SiskiyouCounty2021"/>
      <w:bookmarkEnd w:id="218"/>
      <w:r>
        <w:t xml:space="preserve">Siskiyou County Flood Control and Water Conservation District. 2021. “Scott Valley Groundwater Sustainability Plan.” Siskiyou County Flood Control; Water Conservation District. </w:t>
      </w:r>
      <w:hyperlink r:id="rId65">
        <w:r>
          <w:rPr>
            <w:rStyle w:val="Hyperlink"/>
          </w:rPr>
          <w:t>https://www.co.siskiyou.ca.us/naturalresources/page/scott-valley-gsp-chapters</w:t>
        </w:r>
      </w:hyperlink>
      <w:r>
        <w:t>.</w:t>
      </w:r>
    </w:p>
    <w:p w14:paraId="36E62864" w14:textId="77777777" w:rsidR="005F2081" w:rsidRDefault="004A2066">
      <w:pPr>
        <w:pStyle w:val="Bibliography"/>
      </w:pPr>
      <w:bookmarkStart w:id="220" w:name="ref-SVGAC_2020_Nov"/>
      <w:bookmarkEnd w:id="219"/>
      <w:r>
        <w:lastRenderedPageBreak/>
        <w:t xml:space="preserve">Siskiyou County GSA - Scott Valley Groundwater Advisory Committee. 2020. “Siskiyou County Groundwater Sustainability Agency Scott Valley Groundwater Advisory Committee Meeting.” Fort Jones, CA: Siskiyou County. </w:t>
      </w:r>
      <w:hyperlink r:id="rId66">
        <w:r>
          <w:rPr>
            <w:rStyle w:val="Hyperlink"/>
          </w:rPr>
          <w:t>https://www.co.siskiyou.ca.us/scottvga/page/scott-valley-groundwater-advisory-committee-meeting-10</w:t>
        </w:r>
      </w:hyperlink>
      <w:r>
        <w:t>.</w:t>
      </w:r>
    </w:p>
    <w:p w14:paraId="36A84D16" w14:textId="77777777" w:rsidR="005F2081" w:rsidRDefault="004A2066">
      <w:pPr>
        <w:pStyle w:val="Bibliography"/>
      </w:pPr>
      <w:bookmarkStart w:id="221" w:name="ref-SiskiyouRCD1994"/>
      <w:bookmarkEnd w:id="220"/>
      <w:r>
        <w:t>Siskiyou RCD. 1994. “Scott Valley Irrigation District Study.”</w:t>
      </w:r>
    </w:p>
    <w:p w14:paraId="71A206C7" w14:textId="77777777" w:rsidR="005F2081" w:rsidRDefault="004A2066">
      <w:pPr>
        <w:pStyle w:val="Bibliography"/>
      </w:pPr>
      <w:bookmarkStart w:id="222" w:name="ref-SiskiyouRCD2004"/>
      <w:bookmarkEnd w:id="221"/>
      <w:r>
        <w:t xml:space="preserve">———. 2004. “Final Report. Scott River Coho Spawning Assessment: 2003-2004.” </w:t>
      </w:r>
      <w:hyperlink r:id="rId67">
        <w:r>
          <w:rPr>
            <w:rStyle w:val="Hyperlink"/>
          </w:rPr>
          <w:t>https://www.siskiyourcd.com/resources</w:t>
        </w:r>
      </w:hyperlink>
      <w:r>
        <w:t>.</w:t>
      </w:r>
    </w:p>
    <w:p w14:paraId="6FEAEC90" w14:textId="77777777" w:rsidR="005F2081" w:rsidRDefault="004A2066">
      <w:pPr>
        <w:pStyle w:val="Bibliography"/>
      </w:pPr>
      <w:bookmarkStart w:id="223" w:name="ref-SiskiyouRCD2005"/>
      <w:bookmarkEnd w:id="222"/>
      <w:r>
        <w:t xml:space="preserve">———. 2005. “Scott River Watershed Adult Coho Spawning Ground Surveys. November 2004-January 2005.” Etna, CA. </w:t>
      </w:r>
      <w:hyperlink r:id="rId68">
        <w:r>
          <w:rPr>
            <w:rStyle w:val="Hyperlink"/>
          </w:rPr>
          <w:t>https://www.siskiyourcd.com/resources</w:t>
        </w:r>
      </w:hyperlink>
      <w:r>
        <w:t>.</w:t>
      </w:r>
    </w:p>
    <w:p w14:paraId="22823C49" w14:textId="77777777" w:rsidR="005F2081" w:rsidRDefault="004A2066">
      <w:pPr>
        <w:pStyle w:val="Bibliography"/>
      </w:pPr>
      <w:bookmarkStart w:id="224" w:name="ref-Quigley2006"/>
      <w:bookmarkEnd w:id="223"/>
      <w:r>
        <w:t xml:space="preserve">———. 2006. “Final Report Scott River Adult Coho Spawning Ground Surveys November 2005 – January 2006.” Etna, CA. </w:t>
      </w:r>
      <w:hyperlink r:id="rId69">
        <w:r>
          <w:rPr>
            <w:rStyle w:val="Hyperlink"/>
          </w:rPr>
          <w:t>https://www.siskiyourcd.com/resources</w:t>
        </w:r>
      </w:hyperlink>
      <w:r>
        <w:t>.</w:t>
      </w:r>
    </w:p>
    <w:p w14:paraId="794F8C9D" w14:textId="77777777" w:rsidR="005F2081" w:rsidRDefault="004A2066">
      <w:pPr>
        <w:pStyle w:val="Bibliography"/>
      </w:pPr>
      <w:bookmarkStart w:id="225" w:name="ref-SiskiyouRCD2010"/>
      <w:bookmarkEnd w:id="224"/>
      <w:r>
        <w:t xml:space="preserve">———. 2010. “Scott River Adult Coho Spawning Ground Surveys December 2009-January 2010.” </w:t>
      </w:r>
      <w:hyperlink r:id="rId70">
        <w:r>
          <w:rPr>
            <w:rStyle w:val="Hyperlink"/>
          </w:rPr>
          <w:t>https://www.siskiyourcd.com/resources</w:t>
        </w:r>
      </w:hyperlink>
      <w:r>
        <w:t>.</w:t>
      </w:r>
    </w:p>
    <w:p w14:paraId="7BD269E7" w14:textId="77777777" w:rsidR="005F2081" w:rsidRDefault="004A2066">
      <w:pPr>
        <w:pStyle w:val="Bibliography"/>
      </w:pPr>
      <w:bookmarkStart w:id="226" w:name="ref-Yokel2011"/>
      <w:bookmarkEnd w:id="225"/>
      <w:r>
        <w:t xml:space="preserve">———. 2011. “Scott River adult coho spawning ground surveys, 2010-2011 Season.” Siskiyou RCD. </w:t>
      </w:r>
      <w:hyperlink r:id="rId71">
        <w:r>
          <w:rPr>
            <w:rStyle w:val="Hyperlink"/>
          </w:rPr>
          <w:t>https://www.siskiyourcd.com/resources</w:t>
        </w:r>
      </w:hyperlink>
      <w:r>
        <w:t>.</w:t>
      </w:r>
    </w:p>
    <w:p w14:paraId="5235C152" w14:textId="77777777" w:rsidR="005F2081" w:rsidRDefault="004A2066">
      <w:pPr>
        <w:pStyle w:val="Bibliography"/>
      </w:pPr>
      <w:bookmarkStart w:id="227" w:name="ref-SiskiyouRCD2012"/>
      <w:bookmarkEnd w:id="226"/>
      <w:r>
        <w:t xml:space="preserve">———. 2012. “Scott River Adult Coho Spawning Ground Surveys, 2011 Season.” </w:t>
      </w:r>
      <w:hyperlink r:id="rId72">
        <w:r>
          <w:rPr>
            <w:rStyle w:val="Hyperlink"/>
          </w:rPr>
          <w:t>https://www.siskiyourcd.com/resources</w:t>
        </w:r>
      </w:hyperlink>
      <w:r>
        <w:t>.</w:t>
      </w:r>
    </w:p>
    <w:p w14:paraId="7346511C" w14:textId="77777777" w:rsidR="005F2081" w:rsidRDefault="004A2066">
      <w:pPr>
        <w:pStyle w:val="Bibliography"/>
      </w:pPr>
      <w:bookmarkStart w:id="228" w:name="ref-SiskiyouRCD2013"/>
      <w:bookmarkEnd w:id="227"/>
      <w:r>
        <w:t xml:space="preserve">———. 2013. “Scott River Adult Coho Spawning Ground Surveys 2012-2013 Season.” </w:t>
      </w:r>
      <w:hyperlink r:id="rId73">
        <w:r>
          <w:rPr>
            <w:rStyle w:val="Hyperlink"/>
          </w:rPr>
          <w:t>https://www.siskiyourcd.com/resources</w:t>
        </w:r>
      </w:hyperlink>
      <w:r>
        <w:t>.</w:t>
      </w:r>
    </w:p>
    <w:p w14:paraId="6BA295B5" w14:textId="77777777" w:rsidR="005F2081" w:rsidRDefault="004A2066">
      <w:pPr>
        <w:pStyle w:val="Bibliography"/>
      </w:pPr>
      <w:bookmarkStart w:id="229" w:name="ref-SiskiyouRCD2014"/>
      <w:bookmarkEnd w:id="228"/>
      <w:r>
        <w:t xml:space="preserve">———. 2014. “Scott River Adult Coho Spawning Ground Surveys 2013-2014 Season.” </w:t>
      </w:r>
      <w:hyperlink r:id="rId74">
        <w:r>
          <w:rPr>
            <w:rStyle w:val="Hyperlink"/>
          </w:rPr>
          <w:t>https://www.siskiyourcd.com/resources</w:t>
        </w:r>
      </w:hyperlink>
      <w:r>
        <w:t>.</w:t>
      </w:r>
    </w:p>
    <w:p w14:paraId="57562861" w14:textId="77777777" w:rsidR="005F2081" w:rsidRDefault="004A2066">
      <w:pPr>
        <w:pStyle w:val="Bibliography"/>
      </w:pPr>
      <w:bookmarkStart w:id="230" w:name="ref-SiskiyouRCD2015a"/>
      <w:bookmarkEnd w:id="229"/>
      <w:r>
        <w:t xml:space="preserve">———. 2015a. “Ranch Water Quality Plan Template.” February. Etna, CA. </w:t>
      </w:r>
      <w:hyperlink r:id="rId75">
        <w:r>
          <w:rPr>
            <w:rStyle w:val="Hyperlink"/>
          </w:rPr>
          <w:t>https://www.siskiyourcd.com/resources</w:t>
        </w:r>
      </w:hyperlink>
      <w:r>
        <w:t>.</w:t>
      </w:r>
    </w:p>
    <w:p w14:paraId="1F57F32C" w14:textId="77777777" w:rsidR="005F2081" w:rsidRDefault="004A2066">
      <w:pPr>
        <w:pStyle w:val="Bibliography"/>
      </w:pPr>
      <w:bookmarkStart w:id="231" w:name="ref-SiskiyouRCD2015b"/>
      <w:bookmarkEnd w:id="230"/>
      <w:r>
        <w:t xml:space="preserve">———. 2015b. “Scott River Fall Chinook Spawning Ground Surveys.” March. Etna, CA. </w:t>
      </w:r>
      <w:hyperlink r:id="rId76">
        <w:r>
          <w:rPr>
            <w:rStyle w:val="Hyperlink"/>
          </w:rPr>
          <w:t>https://www.siskiyourcd.com/resources</w:t>
        </w:r>
      </w:hyperlink>
      <w:r>
        <w:t>.</w:t>
      </w:r>
    </w:p>
    <w:p w14:paraId="0C18A1F9" w14:textId="77777777" w:rsidR="005F2081" w:rsidRDefault="004A2066">
      <w:pPr>
        <w:pStyle w:val="Bibliography"/>
      </w:pPr>
      <w:bookmarkStart w:id="232" w:name="ref-SiskiyouRCD2017b"/>
      <w:bookmarkEnd w:id="231"/>
      <w:r>
        <w:t xml:space="preserve">———. 2017a. “Scott River Adult Coho Spawning Ground Surveys 2016-2017 Season Report.” June. Etna, CA. </w:t>
      </w:r>
      <w:hyperlink r:id="rId77">
        <w:r>
          <w:rPr>
            <w:rStyle w:val="Hyperlink"/>
          </w:rPr>
          <w:t>https://www.siskiyourcd.com/resources</w:t>
        </w:r>
      </w:hyperlink>
      <w:r>
        <w:t>.</w:t>
      </w:r>
    </w:p>
    <w:p w14:paraId="280A8FC5" w14:textId="77777777" w:rsidR="005F2081" w:rsidRDefault="004A2066">
      <w:pPr>
        <w:pStyle w:val="Bibliography"/>
      </w:pPr>
      <w:bookmarkStart w:id="233" w:name="ref-SiskiyouRCD2017a"/>
      <w:bookmarkEnd w:id="232"/>
      <w:r>
        <w:t xml:space="preserve">———. 2017b. “Scott River Fall Chinook Spawning Ground Surveys.” January. Etna, CA. </w:t>
      </w:r>
      <w:hyperlink r:id="rId78">
        <w:r>
          <w:rPr>
            <w:rStyle w:val="Hyperlink"/>
          </w:rPr>
          <w:t>https://www.siskiyourcd.com/resources</w:t>
        </w:r>
      </w:hyperlink>
      <w:r>
        <w:t>.</w:t>
      </w:r>
    </w:p>
    <w:p w14:paraId="383A48E4" w14:textId="77777777" w:rsidR="005F2081" w:rsidRDefault="004A2066">
      <w:pPr>
        <w:pStyle w:val="Bibliography"/>
      </w:pPr>
      <w:bookmarkStart w:id="234" w:name="ref-SiskiyouRCD2018"/>
      <w:bookmarkEnd w:id="233"/>
      <w:r>
        <w:t xml:space="preserve">———. 2018. “Scott River Fall Chinook Spawning Ground Surveys 2017 Season.” January. Etna, CA. </w:t>
      </w:r>
      <w:hyperlink r:id="rId79">
        <w:r>
          <w:rPr>
            <w:rStyle w:val="Hyperlink"/>
          </w:rPr>
          <w:t>https://www.siskiyourcd.com/resources</w:t>
        </w:r>
      </w:hyperlink>
      <w:r>
        <w:t>.</w:t>
      </w:r>
    </w:p>
    <w:p w14:paraId="2F0B21E1" w14:textId="77777777" w:rsidR="005F2081" w:rsidRDefault="004A2066">
      <w:pPr>
        <w:pStyle w:val="Bibliography"/>
      </w:pPr>
      <w:bookmarkStart w:id="235" w:name="ref-Solans2016a"/>
      <w:bookmarkEnd w:id="234"/>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0">
        <w:r>
          <w:rPr>
            <w:rStyle w:val="Hyperlink"/>
          </w:rPr>
          <w:t>https://doi.org/10.1002/eco.1745</w:t>
        </w:r>
      </w:hyperlink>
      <w:r>
        <w:t>.</w:t>
      </w:r>
    </w:p>
    <w:p w14:paraId="591F806A" w14:textId="77777777" w:rsidR="005F2081" w:rsidRDefault="004A2066">
      <w:pPr>
        <w:pStyle w:val="Bibliography"/>
      </w:pPr>
      <w:bookmarkStart w:id="236" w:name="ref-Sommarstrom2020"/>
      <w:bookmarkEnd w:id="235"/>
      <w:proofErr w:type="spellStart"/>
      <w:r>
        <w:lastRenderedPageBreak/>
        <w:t>Sommarstrom</w:t>
      </w:r>
      <w:proofErr w:type="spellEnd"/>
      <w:r>
        <w:t>, Sari. 2020. “Email communication regarding connectivity of Scott River tailings reach, Nov. 18, 2020.”</w:t>
      </w:r>
    </w:p>
    <w:p w14:paraId="288E4DE2" w14:textId="77777777" w:rsidR="005F2081" w:rsidRDefault="004A2066">
      <w:pPr>
        <w:pStyle w:val="Bibliography"/>
      </w:pPr>
      <w:bookmarkStart w:id="237" w:name="ref-SRWC2005"/>
      <w:bookmarkEnd w:id="236"/>
      <w:r>
        <w:t>SRWC. 2005. “Limiting Factors Analysis for Coho Salmon and other Anadromous Fish.”</w:t>
      </w:r>
    </w:p>
    <w:p w14:paraId="764E95BD" w14:textId="77777777" w:rsidR="005F2081" w:rsidRDefault="004A2066">
      <w:pPr>
        <w:pStyle w:val="Bibliography"/>
      </w:pPr>
      <w:bookmarkStart w:id="238" w:name="ref-SRWC2018"/>
      <w:bookmarkEnd w:id="237"/>
      <w:r>
        <w:t xml:space="preserve">———. 2018. “Restoring Priority Coho Habitat in the Scott River Watershed Modeling and Planning Report.” Etna, CA. </w:t>
      </w:r>
      <w:hyperlink r:id="rId81">
        <w:r>
          <w:rPr>
            <w:rStyle w:val="Hyperlink"/>
          </w:rPr>
          <w:t>https://www.scottriverwatershedcouncil.com/scott-river-westside-planning-proje</w:t>
        </w:r>
      </w:hyperlink>
      <w:r>
        <w:t>.</w:t>
      </w:r>
    </w:p>
    <w:p w14:paraId="3FD36E2B" w14:textId="77777777" w:rsidR="005F2081" w:rsidRDefault="004A2066">
      <w:pPr>
        <w:pStyle w:val="Bibliography"/>
      </w:pPr>
      <w:bookmarkStart w:id="239" w:name="ref-CRMP2000"/>
      <w:bookmarkEnd w:id="238"/>
      <w:r>
        <w:t>SRWC-CRMP. 2000. “Final Report.”</w:t>
      </w:r>
    </w:p>
    <w:p w14:paraId="2D3640DD" w14:textId="77777777" w:rsidR="005F2081" w:rsidRDefault="004A2066">
      <w:pPr>
        <w:pStyle w:val="Bibliography"/>
      </w:pPr>
      <w:bookmarkStart w:id="240" w:name="ref-SRWC_RCD2003"/>
      <w:bookmarkEnd w:id="239"/>
      <w:r>
        <w:t>SRWC, and Siskiyou RCD. 2003. “Scott River Fall Flows Action Plan Accomplishments, 1995 to 2003.” January. Etna, CA.</w:t>
      </w:r>
    </w:p>
    <w:p w14:paraId="15631E94" w14:textId="77777777" w:rsidR="005F2081" w:rsidRDefault="004A2066">
      <w:pPr>
        <w:pStyle w:val="Bibliography"/>
      </w:pPr>
      <w:bookmarkStart w:id="241" w:name="ref-SuperiorCourtofSiskiyouCounty1980"/>
      <w:bookmarkEnd w:id="240"/>
      <w:r>
        <w:t xml:space="preserve">Superior Court of Siskiyou County. 1980. “Scott River Adjudication, Decree No. 30662. Scott River stream system, Siskiyou County. California State Water Resources Control Board.” Sacramento, CA. </w:t>
      </w:r>
      <w:hyperlink r:id="rId82">
        <w:r>
          <w:rPr>
            <w:rStyle w:val="Hyperlink"/>
          </w:rPr>
          <w:t>https://www.waterboards.ca.gov/waterrights/board{\_}decisions/adopted{\_}orders/judgments/docs/scottriver{\_}jd.pdf</w:t>
        </w:r>
      </w:hyperlink>
      <w:r>
        <w:t>.</w:t>
      </w:r>
    </w:p>
    <w:p w14:paraId="1698C166" w14:textId="77777777" w:rsidR="005F2081" w:rsidRDefault="004A2066">
      <w:pPr>
        <w:pStyle w:val="Bibliography"/>
      </w:pPr>
      <w:bookmarkStart w:id="242" w:name="ref-Tarlock1993"/>
      <w:bookmarkEnd w:id="241"/>
      <w:r>
        <w:t xml:space="preserve">Tarlock, A. Dan. 1993. “Local Government Protection of Biodiversity: What Is Its Niche?” </w:t>
      </w:r>
      <w:r>
        <w:rPr>
          <w:i/>
          <w:iCs/>
        </w:rPr>
        <w:t>University of Chicago Law Review</w:t>
      </w:r>
      <w:r>
        <w:t xml:space="preserve"> 60 (2): 555–613.</w:t>
      </w:r>
    </w:p>
    <w:p w14:paraId="7D403147" w14:textId="77777777" w:rsidR="005F2081" w:rsidRDefault="004A2066">
      <w:pPr>
        <w:pStyle w:val="Bibliography"/>
      </w:pPr>
      <w:bookmarkStart w:id="243" w:name="ref-Tolley2019"/>
      <w:bookmarkEnd w:id="242"/>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3">
        <w:r>
          <w:rPr>
            <w:rStyle w:val="Hyperlink"/>
          </w:rPr>
          <w:t>https://doi.org/10.1029/2018WR024209</w:t>
        </w:r>
      </w:hyperlink>
      <w:r>
        <w:t>.</w:t>
      </w:r>
    </w:p>
    <w:p w14:paraId="22AF7F15" w14:textId="77777777" w:rsidR="005F2081" w:rsidRDefault="004A2066">
      <w:pPr>
        <w:pStyle w:val="Bibliography"/>
      </w:pPr>
      <w:bookmarkStart w:id="244" w:name="ref-USCensus2021"/>
      <w:bookmarkEnd w:id="243"/>
      <w:r>
        <w:t xml:space="preserve">U.S. Census Bureau. 2021. “2020 Decennial Census.” </w:t>
      </w:r>
      <w:hyperlink r:id="rId84">
        <w:r>
          <w:rPr>
            <w:rStyle w:val="Hyperlink"/>
          </w:rPr>
          <w:t>https://data.census.gov/cedsci</w:t>
        </w:r>
      </w:hyperlink>
      <w:r>
        <w:t>.</w:t>
      </w:r>
    </w:p>
    <w:p w14:paraId="41AB2012" w14:textId="77777777" w:rsidR="005F2081" w:rsidRDefault="004A2066">
      <w:pPr>
        <w:pStyle w:val="Bibliography"/>
      </w:pPr>
      <w:bookmarkStart w:id="245" w:name="ref-VanKirk2008a"/>
      <w:bookmarkEnd w:id="244"/>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5">
        <w:r>
          <w:rPr>
            <w:rStyle w:val="Hyperlink"/>
          </w:rPr>
          <w:t>https://doi.org/10.1111/j.1752-1688.2008.00212.x</w:t>
        </w:r>
      </w:hyperlink>
      <w:r>
        <w:t>.</w:t>
      </w:r>
    </w:p>
    <w:p w14:paraId="5CFA2B67" w14:textId="77777777" w:rsidR="005F2081" w:rsidRPr="00156351" w:rsidRDefault="004A2066">
      <w:pPr>
        <w:pStyle w:val="Bibliography"/>
        <w:rPr>
          <w:lang w:val="de-DE"/>
          <w:rPrChange w:id="246" w:author="Thomas Harter" w:date="2024-03-29T07:05:00Z">
            <w:rPr/>
          </w:rPrChange>
        </w:rPr>
      </w:pPr>
      <w:bookmarkStart w:id="247" w:name="ref-Wainwright2013"/>
      <w:bookmarkEnd w:id="245"/>
      <w:r>
        <w:t xml:space="preserve">Wainwright, Thomas C, Thomas H Williams, Kurt L Fresh, and Brian K Wells. 2013. “CCIEA Phase II Report: Ecosystem Components, Fisheries and Protected Species - Salmon: CHINOOK AND COHO SALMON.” </w:t>
      </w:r>
      <w:r w:rsidRPr="00156351">
        <w:rPr>
          <w:lang w:val="de-DE"/>
          <w:rPrChange w:id="248" w:author="Thomas Harter" w:date="2024-03-29T07:05:00Z">
            <w:rPr/>
          </w:rPrChange>
        </w:rPr>
        <w:t xml:space="preserve">NOAA NMFS. </w:t>
      </w:r>
      <w:r>
        <w:fldChar w:fldCharType="begin"/>
      </w:r>
      <w:r w:rsidRPr="00156351">
        <w:rPr>
          <w:lang w:val="de-DE"/>
          <w:rPrChange w:id="249" w:author="Thomas Harter" w:date="2024-03-29T07:05:00Z">
            <w:rPr/>
          </w:rPrChange>
        </w:rPr>
        <w:instrText>HYPERLINK "https://swfsc-publications.fisheries.noaa.gov/publications/CR/2013/2013Wainwright.pdf" \h</w:instrText>
      </w:r>
      <w:r>
        <w:fldChar w:fldCharType="separate"/>
      </w:r>
      <w:r w:rsidRPr="00156351">
        <w:rPr>
          <w:rStyle w:val="Hyperlink"/>
          <w:lang w:val="de-DE"/>
          <w:rPrChange w:id="250" w:author="Thomas Harter" w:date="2024-03-29T07:05:00Z">
            <w:rPr>
              <w:rStyle w:val="Hyperlink"/>
            </w:rPr>
          </w:rPrChange>
        </w:rPr>
        <w:t>https://swfsc-publications.fisheries.noaa.gov/publications/CR/2013/2013Wainwright.pdf</w:t>
      </w:r>
      <w:r>
        <w:rPr>
          <w:rStyle w:val="Hyperlink"/>
        </w:rPr>
        <w:fldChar w:fldCharType="end"/>
      </w:r>
      <w:r w:rsidRPr="00156351">
        <w:rPr>
          <w:lang w:val="de-DE"/>
          <w:rPrChange w:id="251" w:author="Thomas Harter" w:date="2024-03-29T07:05:00Z">
            <w:rPr/>
          </w:rPrChange>
        </w:rPr>
        <w:t>.</w:t>
      </w:r>
    </w:p>
    <w:p w14:paraId="045FF898" w14:textId="77777777" w:rsidR="005F2081" w:rsidRDefault="004A2066">
      <w:pPr>
        <w:pStyle w:val="Bibliography"/>
      </w:pPr>
      <w:bookmarkStart w:id="252" w:name="ref-Welch2021"/>
      <w:bookmarkEnd w:id="247"/>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86">
        <w:r>
          <w:rPr>
            <w:rStyle w:val="Hyperlink"/>
          </w:rPr>
          <w:t>https://doi.org/10.1111/faf.12514</w:t>
        </w:r>
      </w:hyperlink>
      <w:r>
        <w:t>.</w:t>
      </w:r>
    </w:p>
    <w:p w14:paraId="70D0A174" w14:textId="77777777" w:rsidR="005F2081" w:rsidRDefault="004A2066">
      <w:pPr>
        <w:pStyle w:val="Bibliography"/>
      </w:pPr>
      <w:bookmarkStart w:id="253" w:name="ref-Wheeler2018"/>
      <w:bookmarkEnd w:id="252"/>
      <w:r>
        <w:t xml:space="preserve">Wheeler, Kit, Seth J. Wenger, and Mary C. Freeman. 2018. “States and rates: Complementary approaches to developing flow-ecology relationships.” </w:t>
      </w:r>
      <w:r>
        <w:rPr>
          <w:i/>
          <w:iCs/>
        </w:rPr>
        <w:t>Freshwater Biology</w:t>
      </w:r>
      <w:r>
        <w:t xml:space="preserve"> 63 (8): 906–16. </w:t>
      </w:r>
      <w:hyperlink r:id="rId87">
        <w:r>
          <w:rPr>
            <w:rStyle w:val="Hyperlink"/>
          </w:rPr>
          <w:t>https://doi.org/10.1111/fwb.13001</w:t>
        </w:r>
      </w:hyperlink>
      <w:r>
        <w:t>.</w:t>
      </w:r>
    </w:p>
    <w:p w14:paraId="0ECECEDD" w14:textId="77777777" w:rsidR="005F2081" w:rsidRDefault="004A2066">
      <w:pPr>
        <w:pStyle w:val="Bibliography"/>
      </w:pPr>
      <w:bookmarkStart w:id="254" w:name="ref-White2018"/>
      <w:bookmarkEnd w:id="253"/>
      <w:r>
        <w:lastRenderedPageBreak/>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88">
        <w:r>
          <w:rPr>
            <w:rStyle w:val="Hyperlink"/>
          </w:rPr>
          <w:t>https://doi.org/10.1016/j.scitotenv.2017.06.081</w:t>
        </w:r>
      </w:hyperlink>
      <w:r>
        <w:t>.</w:t>
      </w:r>
    </w:p>
    <w:p w14:paraId="2EE2A12B" w14:textId="77777777" w:rsidR="005F2081" w:rsidRDefault="004A2066">
      <w:pPr>
        <w:pStyle w:val="Bibliography"/>
      </w:pPr>
      <w:bookmarkStart w:id="255" w:name="ref-Williams2006"/>
      <w:bookmarkEnd w:id="254"/>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89">
        <w:r>
          <w:rPr>
            <w:rStyle w:val="Hyperlink"/>
          </w:rPr>
          <w:t>https://repository.library.noaa.gov/view/noaa/3483</w:t>
        </w:r>
      </w:hyperlink>
      <w:r>
        <w:t>.</w:t>
      </w:r>
    </w:p>
    <w:p w14:paraId="474DC0E4" w14:textId="77777777" w:rsidR="005F2081" w:rsidRDefault="004A2066">
      <w:pPr>
        <w:pStyle w:val="Bibliography"/>
      </w:pPr>
      <w:bookmarkStart w:id="256" w:name="ref-Williams2008"/>
      <w:bookmarkEnd w:id="255"/>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0">
        <w:r>
          <w:rPr>
            <w:rStyle w:val="Hyperlink"/>
          </w:rPr>
          <w:t>https://repository.library.noaa.gov/view/noaa/3609</w:t>
        </w:r>
      </w:hyperlink>
      <w:r>
        <w:t>.</w:t>
      </w:r>
    </w:p>
    <w:p w14:paraId="0CEDD59B" w14:textId="77777777" w:rsidR="005F2081" w:rsidRDefault="004A2066">
      <w:pPr>
        <w:pStyle w:val="Bibliography"/>
      </w:pPr>
      <w:bookmarkStart w:id="257" w:name="ref-Yarnell2020"/>
      <w:bookmarkEnd w:id="25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1">
        <w:r>
          <w:rPr>
            <w:rStyle w:val="Hyperlink"/>
          </w:rPr>
          <w:t>https://doi.org/10.1002/rra.3575</w:t>
        </w:r>
      </w:hyperlink>
      <w:r>
        <w:t>.</w:t>
      </w:r>
    </w:p>
    <w:p w14:paraId="1B284891" w14:textId="77777777" w:rsidR="005F2081" w:rsidRDefault="004A2066">
      <w:pPr>
        <w:pStyle w:val="Bibliography"/>
      </w:pPr>
      <w:bookmarkStart w:id="258" w:name="ref-Yokel2018"/>
      <w:bookmarkEnd w:id="257"/>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2">
        <w:r>
          <w:rPr>
            <w:rStyle w:val="Hyperlink"/>
          </w:rPr>
          <w:t>https://www.scottriverwatershedcouncil.com/scott-river-beaver-dam-analogue-coh</w:t>
        </w:r>
      </w:hyperlink>
      <w:r>
        <w:t>.</w:t>
      </w:r>
      <w:bookmarkEnd w:id="160"/>
      <w:bookmarkEnd w:id="162"/>
      <w:bookmarkEnd w:id="258"/>
    </w:p>
    <w:sectPr w:rsidR="005F208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6" w:author="Thomas Harter" w:date="2024-03-29T12:08:00Z" w:initials="TH">
    <w:p w14:paraId="5724E64D" w14:textId="77777777" w:rsidR="009C4CE4" w:rsidRDefault="009C4CE4" w:rsidP="00F46711">
      <w:pPr>
        <w:pStyle w:val="CommentText"/>
      </w:pPr>
      <w:r>
        <w:rPr>
          <w:rStyle w:val="CommentReference"/>
        </w:rPr>
        <w:annotationRef/>
      </w:r>
      <w:r>
        <w:t>This subsection needs a heading.  I think here you desribe the linear models, in the following subsection, their performance/fit? I find 4.3 still confusing/unguided/jumping back and forth.</w:t>
      </w:r>
    </w:p>
  </w:comment>
  <w:comment w:id="133" w:author="Thomas Harter" w:date="2024-03-29T12:06:00Z" w:initials="TH">
    <w:p w14:paraId="0835C62A" w14:textId="7685BE54" w:rsidR="009C4CE4" w:rsidRDefault="009C4CE4" w:rsidP="00F46711">
      <w:pPr>
        <w:pStyle w:val="CommentText"/>
      </w:pPr>
      <w:r>
        <w:rPr>
          <w:rStyle w:val="CommentReference"/>
        </w:rPr>
        <w:annotationRef/>
      </w:r>
      <w:r>
        <w:t>This paragraph belongs into Section 4.2.1. No? That’s where you talk about correlations between predictor and outcome variables. Here I would some description of the various linear models, their slopes and intersects, which is what the linear model conveys, no?.  I assume Figure 9 are the most relevant linear models, right?</w:t>
      </w:r>
    </w:p>
  </w:comment>
  <w:comment w:id="141" w:author="Thomas Harter" w:date="2024-03-29T12:13:00Z" w:initials="TH">
    <w:p w14:paraId="1CCA6C38" w14:textId="77777777" w:rsidR="009C4CE4" w:rsidRDefault="009C4CE4" w:rsidP="00E26F55">
      <w:pPr>
        <w:pStyle w:val="CommentText"/>
      </w:pPr>
      <w:r>
        <w:rPr>
          <w:rStyle w:val="CommentReference"/>
        </w:rPr>
        <w:annotationRef/>
      </w:r>
      <w:r>
        <w:t>Again, ait seems this is only repeating what has been said in 4.3. Why say it again?</w:t>
      </w:r>
    </w:p>
  </w:comment>
  <w:comment w:id="143" w:author="Thomas Harter" w:date="2024-03-29T12:16:00Z" w:initials="TH">
    <w:p w14:paraId="46DD85EC" w14:textId="77777777" w:rsidR="009C4CE4" w:rsidRDefault="009C4CE4" w:rsidP="00E26F55">
      <w:pPr>
        <w:pStyle w:val="CommentText"/>
      </w:pPr>
      <w:r>
        <w:rPr>
          <w:rStyle w:val="CommentReference"/>
        </w:rPr>
        <w:annotationRef/>
      </w:r>
      <w:r>
        <w:t>This seems like an instruction manual. What is it that you want to convey in this sub-section?  Give the reader a clear idea what this sub-section is about. Describe the result, make reference to this resources in parenthesis just like with a reference (also see Supplemental Table 2).</w:t>
      </w:r>
    </w:p>
  </w:comment>
  <w:comment w:id="153" w:author="Thomas Harter" w:date="2024-03-29T12:22:00Z" w:initials="TH">
    <w:p w14:paraId="270F586F" w14:textId="77777777" w:rsidR="009C4CE4" w:rsidRDefault="009C4CE4" w:rsidP="00B6604E">
      <w:pPr>
        <w:pStyle w:val="CommentText"/>
      </w:pPr>
      <w:r>
        <w:rPr>
          <w:rStyle w:val="CommentReference"/>
        </w:rPr>
        <w:annotationRef/>
      </w:r>
      <w:r>
        <w:t xml:space="preserve">Ah, didn’t you just say that many studies use only flow predictors? Where is habitat figuring into “such models”?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24E64D" w15:done="0"/>
  <w15:commentEx w15:paraId="0835C62A" w15:done="0"/>
  <w15:commentEx w15:paraId="1CCA6C38" w15:done="0"/>
  <w15:commentEx w15:paraId="46DD85EC" w15:done="0"/>
  <w15:commentEx w15:paraId="270F58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2932EE" w16cex:dateUtc="2024-03-29T19:08:00Z"/>
  <w16cex:commentExtensible w16cex:durableId="3A449765" w16cex:dateUtc="2024-03-29T19:06:00Z"/>
  <w16cex:commentExtensible w16cex:durableId="13042CE6" w16cex:dateUtc="2024-03-29T19:13:00Z"/>
  <w16cex:commentExtensible w16cex:durableId="5DD85246" w16cex:dateUtc="2024-03-29T19:16:00Z"/>
  <w16cex:commentExtensible w16cex:durableId="2D6518F7" w16cex:dateUtc="2024-03-29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24E64D" w16cid:durableId="1E2932EE"/>
  <w16cid:commentId w16cid:paraId="0835C62A" w16cid:durableId="3A449765"/>
  <w16cid:commentId w16cid:paraId="1CCA6C38" w16cid:durableId="13042CE6"/>
  <w16cid:commentId w16cid:paraId="46DD85EC" w16cid:durableId="5DD85246"/>
  <w16cid:commentId w16cid:paraId="270F586F" w16cid:durableId="2D6518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004ED" w14:textId="77777777" w:rsidR="005E5EEA" w:rsidRDefault="005E5EEA">
      <w:pPr>
        <w:spacing w:after="0"/>
      </w:pPr>
      <w:r>
        <w:separator/>
      </w:r>
    </w:p>
  </w:endnote>
  <w:endnote w:type="continuationSeparator" w:id="0">
    <w:p w14:paraId="4D669197" w14:textId="77777777" w:rsidR="005E5EEA" w:rsidRDefault="005E5E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EC2CD" w14:textId="77777777" w:rsidR="005E5EEA" w:rsidRDefault="005E5EEA">
      <w:r>
        <w:separator/>
      </w:r>
    </w:p>
  </w:footnote>
  <w:footnote w:type="continuationSeparator" w:id="0">
    <w:p w14:paraId="33259CFA" w14:textId="77777777" w:rsidR="005E5EEA" w:rsidRDefault="005E5E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9B9E79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88C2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10C78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081"/>
    <w:rsid w:val="000C3387"/>
    <w:rsid w:val="00101622"/>
    <w:rsid w:val="00156351"/>
    <w:rsid w:val="002129A1"/>
    <w:rsid w:val="0032263F"/>
    <w:rsid w:val="003B165E"/>
    <w:rsid w:val="004A2066"/>
    <w:rsid w:val="00593699"/>
    <w:rsid w:val="0059737C"/>
    <w:rsid w:val="005E5EEA"/>
    <w:rsid w:val="005F2081"/>
    <w:rsid w:val="00662888"/>
    <w:rsid w:val="009C4CE4"/>
    <w:rsid w:val="00A36831"/>
    <w:rsid w:val="00B6604E"/>
    <w:rsid w:val="00BC2111"/>
    <w:rsid w:val="00E26F55"/>
    <w:rsid w:val="00F467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7E25"/>
  <w15:docId w15:val="{F0365669-D06C-4CCE-8C34-5016A7920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156351"/>
    <w:pPr>
      <w:spacing w:after="0"/>
    </w:pPr>
  </w:style>
  <w:style w:type="character" w:styleId="CommentReference">
    <w:name w:val="annotation reference"/>
    <w:basedOn w:val="DefaultParagraphFont"/>
    <w:semiHidden/>
    <w:unhideWhenUsed/>
    <w:rsid w:val="00F46711"/>
    <w:rPr>
      <w:sz w:val="16"/>
      <w:szCs w:val="16"/>
    </w:rPr>
  </w:style>
  <w:style w:type="paragraph" w:styleId="CommentText">
    <w:name w:val="annotation text"/>
    <w:basedOn w:val="Normal"/>
    <w:link w:val="CommentTextChar"/>
    <w:unhideWhenUsed/>
    <w:rsid w:val="00F46711"/>
    <w:rPr>
      <w:sz w:val="20"/>
      <w:szCs w:val="20"/>
    </w:rPr>
  </w:style>
  <w:style w:type="character" w:customStyle="1" w:styleId="CommentTextChar">
    <w:name w:val="Comment Text Char"/>
    <w:basedOn w:val="DefaultParagraphFont"/>
    <w:link w:val="CommentText"/>
    <w:rsid w:val="00F46711"/>
    <w:rPr>
      <w:sz w:val="20"/>
      <w:szCs w:val="20"/>
    </w:rPr>
  </w:style>
  <w:style w:type="paragraph" w:styleId="CommentSubject">
    <w:name w:val="annotation subject"/>
    <w:basedOn w:val="CommentText"/>
    <w:next w:val="CommentText"/>
    <w:link w:val="CommentSubjectChar"/>
    <w:semiHidden/>
    <w:unhideWhenUsed/>
    <w:rsid w:val="00F46711"/>
    <w:rPr>
      <w:b/>
      <w:bCs/>
    </w:rPr>
  </w:style>
  <w:style w:type="character" w:customStyle="1" w:styleId="CommentSubjectChar">
    <w:name w:val="Comment Subject Char"/>
    <w:basedOn w:val="CommentTextChar"/>
    <w:link w:val="CommentSubject"/>
    <w:semiHidden/>
    <w:rsid w:val="00F46711"/>
    <w:rPr>
      <w:b/>
      <w:bCs/>
      <w:sz w:val="20"/>
      <w:szCs w:val="20"/>
    </w:rPr>
  </w:style>
  <w:style w:type="paragraph" w:styleId="BalloonText">
    <w:name w:val="Balloon Text"/>
    <w:basedOn w:val="Normal"/>
    <w:link w:val="BalloonTextChar"/>
    <w:semiHidden/>
    <w:unhideWhenUsed/>
    <w:rsid w:val="009C4CE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4C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307/1446234" TargetMode="External"/><Relationship Id="rId21" Type="http://schemas.openxmlformats.org/officeDocument/2006/relationships/image" Target="media/image12.png"/><Relationship Id="rId42" Type="http://schemas.openxmlformats.org/officeDocument/2006/relationships/hyperlink" Target="https://doi.org/10.1007/978-1-4614-7138-7" TargetMode="External"/><Relationship Id="rId47" Type="http://schemas.openxmlformats.org/officeDocument/2006/relationships/hyperlink" Target="https://doi.org/10.1111/fwb.13062" TargetMode="External"/><Relationship Id="rId63" Type="http://schemas.openxmlformats.org/officeDocument/2006/relationships/hyperlink" Target="https://www.scottwatertrust.org/blank" TargetMode="External"/><Relationship Id="rId68" Type="http://schemas.openxmlformats.org/officeDocument/2006/relationships/hyperlink" Target="https://www.siskiyourcd.com/resources" TargetMode="External"/><Relationship Id="rId84" Type="http://schemas.openxmlformats.org/officeDocument/2006/relationships/hyperlink" Target="https://data.census.gov/cedsci" TargetMode="External"/><Relationship Id="rId89" Type="http://schemas.openxmlformats.org/officeDocument/2006/relationships/hyperlink" Target="https://repository.library.noaa.gov/view/noaa/3483" TargetMode="External"/><Relationship Id="rId16" Type="http://schemas.openxmlformats.org/officeDocument/2006/relationships/comments" Target="comments.xml"/><Relationship Id="rId11" Type="http://schemas.openxmlformats.org/officeDocument/2006/relationships/image" Target="media/image5.png"/><Relationship Id="rId32" Type="http://schemas.openxmlformats.org/officeDocument/2006/relationships/hyperlink" Target="http://www.fgc.ca.gov/meetings/2015/Aug/Exhibits/0805%7b\_%7dItem%7b\_%7d38%7b\_%7dCohoStatusReport.pdf" TargetMode="External"/><Relationship Id="rId37" Type="http://schemas.openxmlformats.org/officeDocument/2006/relationships/hyperlink" Target="https://water.ca.gov/Programs/Water-Use-And-Efficiency/Land-And-Water-Use/Agricultural-Land-And-Water-Use-Estimates" TargetMode="External"/><Relationship Id="rId53" Type="http://schemas.openxmlformats.org/officeDocument/2006/relationships/hyperlink" Target="https://doi.org/10.1017/CBO9781107415324.004" TargetMode="External"/><Relationship Id="rId58" Type="http://schemas.openxmlformats.org/officeDocument/2006/relationships/hyperlink" Target="https://www.siskiyourcd.com/resources"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repository.library.noaa.gov/view/noaa/3609"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doi.org/10.1007/s11160-016-9432-3" TargetMode="External"/><Relationship Id="rId43" Type="http://schemas.openxmlformats.org/officeDocument/2006/relationships/hyperlink" Target="https://nrm.dfg.ca.gov/FileHandler.ashx?DocumentID=77836" TargetMode="External"/><Relationship Id="rId48" Type="http://schemas.openxmlformats.org/officeDocument/2006/relationships/hyperlink" Target="https://doi.org/10.1007/s00267-013-0055-3" TargetMode="External"/><Relationship Id="rId64" Type="http://schemas.openxmlformats.org/officeDocument/2006/relationships/hyperlink" Target="https://doi.org/10.1007/s00267-012-9864-z" TargetMode="External"/><Relationship Id="rId69"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www.fisheries.noaa.gov/resource/document/final-recovery-plan-southern-oregon-northern-california-coast-evolutionarily" TargetMode="External"/><Relationship Id="rId72" Type="http://schemas.openxmlformats.org/officeDocument/2006/relationships/hyperlink" Target="https://www.siskiyourcd.com/resources" TargetMode="External"/><Relationship Id="rId80" Type="http://schemas.openxmlformats.org/officeDocument/2006/relationships/hyperlink" Target="https://doi.org/10.1002/eco.1745" TargetMode="External"/><Relationship Id="rId85" Type="http://schemas.openxmlformats.org/officeDocument/2006/relationships/hyperlink" Target="https://doi.org/10.1111/j.1752-1688.2008.00212.x"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hyperlink" Target="https://doi.org/10.1002/rra" TargetMode="External"/><Relationship Id="rId33" Type="http://schemas.openxmlformats.org/officeDocument/2006/relationships/hyperlink" Target="https://wildlife.ca.gov/Conservation/Watersheds/Instream-Flow/Studies/Scott-Shasta-Study" TargetMode="External"/><Relationship Id="rId38" Type="http://schemas.openxmlformats.org/officeDocument/2006/relationships/hyperlink" Target="http://groundwater.ucdavis.edu/files/165395.pdf" TargetMode="External"/><Relationship Id="rId46" Type="http://schemas.openxmlformats.org/officeDocument/2006/relationships/hyperlink" Target="https://pubs.usgs.gov/wsp/1462/report.pdf" TargetMode="External"/><Relationship Id="rId59" Type="http://schemas.openxmlformats.org/officeDocument/2006/relationships/hyperlink" Target="https://doi.org/10.1371/journal.pone.0098392" TargetMode="External"/><Relationship Id="rId67" Type="http://schemas.openxmlformats.org/officeDocument/2006/relationships/hyperlink" Target="https://www.siskiyourcd.com/resources" TargetMode="External"/><Relationship Id="rId20" Type="http://schemas.openxmlformats.org/officeDocument/2006/relationships/image" Target="media/image11.png"/><Relationship Id="rId41" Type="http://schemas.openxmlformats.org/officeDocument/2006/relationships/hyperlink" Target="http://groundwater.ucdavis.edu/files/136426.pdf" TargetMode="External"/><Relationship Id="rId54" Type="http://schemas.openxmlformats.org/officeDocument/2006/relationships/hyperlink" Target="https://doi.org/10.3389/fenvs.2021.790667" TargetMode="External"/><Relationship Id="rId62" Type="http://schemas.openxmlformats.org/officeDocument/2006/relationships/hyperlink" Target="https://doi.org/10.1577/t01-126"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29/2018WR024209" TargetMode="External"/><Relationship Id="rId88" Type="http://schemas.openxmlformats.org/officeDocument/2006/relationships/hyperlink" Target="https://doi.org/10.1016/j.scitotenv.2017.06.081" TargetMode="External"/><Relationship Id="rId91" Type="http://schemas.openxmlformats.org/officeDocument/2006/relationships/hyperlink" Target="https://doi.org/10.1002/rra.3575" TargetMode="External"/><Relationship Id="rId96"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890/130134" TargetMode="External"/><Relationship Id="rId28" Type="http://schemas.openxmlformats.org/officeDocument/2006/relationships/hyperlink" Target="https://doi.org/10.1577/1548-8659(1997)126%3c0049" TargetMode="External"/><Relationship Id="rId36" Type="http://schemas.openxmlformats.org/officeDocument/2006/relationships/hyperlink" Target="https://doi.org/10.3733/ca.v054n06p46" TargetMode="External"/><Relationship Id="rId49" Type="http://schemas.openxmlformats.org/officeDocument/2006/relationships/hyperlink" Target="https://doi.org/10.1002/rra" TargetMode="External"/><Relationship Id="rId57" Type="http://schemas.openxmlformats.org/officeDocument/2006/relationships/hyperlink" Target="https://doi.org/10.1111/j.1365-2427.2009.02272.x" TargetMode="External"/><Relationship Id="rId10" Type="http://schemas.openxmlformats.org/officeDocument/2006/relationships/image" Target="media/image4.png"/><Relationship Id="rId31" Type="http://schemas.openxmlformats.org/officeDocument/2006/relationships/hyperlink" Target="https://www.fs.usda.gov/Internet/FSE%7b\_%7dDOCUMENTS/stelprd3850544.pdf" TargetMode="External"/><Relationship Id="rId44" Type="http://schemas.openxmlformats.org/officeDocument/2006/relationships/hyperlink" Target="https://doi.org/10.1002/rra" TargetMode="External"/><Relationship Id="rId52" Type="http://schemas.openxmlformats.org/officeDocument/2006/relationships/hyperlink" Target="https://doi.org/10.1002/rra.700" TargetMode="External"/><Relationship Id="rId60" Type="http://schemas.openxmlformats.org/officeDocument/2006/relationships/hyperlink" Target="https://www.r-project.org/" TargetMode="External"/><Relationship Id="rId65" Type="http://schemas.openxmlformats.org/officeDocument/2006/relationships/hyperlink" Target="https://www.co.siskiyou.ca.us/naturalresources/page/scott-valley-gsp-chapters"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cottriverwatershedcouncil.com/scott-river-westside-planning-proje" TargetMode="External"/><Relationship Id="rId86" Type="http://schemas.openxmlformats.org/officeDocument/2006/relationships/hyperlink" Target="https://doi.org/10.1111/faf.12514" TargetMode="External"/><Relationship Id="rId9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microsoft.com/office/2016/09/relationships/commentsIds" Target="commentsIds.xml"/><Relationship Id="rId39" Type="http://schemas.openxmlformats.org/officeDocument/2006/relationships/hyperlink" Target="https://kbifrm.psmfc.org/wp-content/uploads/2016/12/Graham%7b\_%7d2012%7b\_%7d0010%7b\_%7dKlamath-River-Basin-Restoration-Nonuse-Value-Survey-Final-Report.pdf" TargetMode="External"/><Relationship Id="rId34" Type="http://schemas.openxmlformats.org/officeDocument/2006/relationships/hyperlink" Target="https://www.waterboards.ca.gov/drought/scott%7b\_%7dshasta%7b\_%7drivers/docs/2022/klamath-reg-oal-approval-2022.pdf" TargetMode="External"/><Relationship Id="rId50" Type="http://schemas.openxmlformats.org/officeDocument/2006/relationships/hyperlink" Target="https://www.waterboards.ca.gov/water%7b\_%7dissues/programs/tmdl/records/region%7b\_%7d1/2010/ref3872.pdf" TargetMode="External"/><Relationship Id="rId55" Type="http://schemas.openxmlformats.org/officeDocument/2006/relationships/hyperlink" Target="https://doi.org/10.2307/1313099"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openxmlformats.org/officeDocument/2006/relationships/hyperlink" Target="https://www.scottriverwatershedcouncil.com/scott-river-beaver-dam-analogue-coh" TargetMode="External"/><Relationship Id="rId2" Type="http://schemas.openxmlformats.org/officeDocument/2006/relationships/styles" Target="styles.xml"/><Relationship Id="rId29" Type="http://schemas.openxmlformats.org/officeDocument/2006/relationships/hyperlink" Target="https://doi.org/10.1577/1548-8675(1994)014%3c0237:hdacso%3e2.3.co;2" TargetMode="External"/><Relationship Id="rId24" Type="http://schemas.openxmlformats.org/officeDocument/2006/relationships/hyperlink" Target="https://doi.org/10.1890/1540-9295(2006)4%5b309:IFNISA%5d2.0.CO;2" TargetMode="External"/><Relationship Id="rId40" Type="http://schemas.openxmlformats.org/officeDocument/2006/relationships/hyperlink" Target="https://doi.org/10.1111/fwb.13048" TargetMode="External"/><Relationship Id="rId45" Type="http://schemas.openxmlformats.org/officeDocument/2006/relationships/hyperlink" Target="https://doi.org/10.1029/2020WR028496" TargetMode="External"/><Relationship Id="rId66" Type="http://schemas.openxmlformats.org/officeDocument/2006/relationships/hyperlink" Target="https://www.co.siskiyou.ca.us/scottvga/page/scott-valley-groundwater-advisory-committee-meeting-10" TargetMode="External"/><Relationship Id="rId87" Type="http://schemas.openxmlformats.org/officeDocument/2006/relationships/hyperlink" Target="https://doi.org/10.1111/fwb.13001" TargetMode="External"/><Relationship Id="rId61" Type="http://schemas.openxmlformats.org/officeDocument/2006/relationships/hyperlink" Target="https://doi.org/10.2307/3868443" TargetMode="External"/><Relationship Id="rId82" Type="http://schemas.openxmlformats.org/officeDocument/2006/relationships/hyperlink" Target="https://www.waterboards.ca.gov/waterrights/board%7b\_%7ddecisions/adopted%7b\_%7dorders/judgments/docs/scottriver%7b\_%7djd.pdf" TargetMode="External"/><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hyperlink" Target="https://doi.org/10.1007/s00267-002-2737-0" TargetMode="External"/><Relationship Id="rId35" Type="http://schemas.openxmlformats.org/officeDocument/2006/relationships/hyperlink" Target="https://doi.org/10.1111/j.0022-1112.2004.00486.x" TargetMode="External"/><Relationship Id="rId56" Type="http://schemas.openxmlformats.org/officeDocument/2006/relationships/hyperlink" Target="https://doi.org/10.1111/j.1365-2427.2009.02204.x" TargetMode="External"/><Relationship Id="rId77"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16145</Words>
  <Characters>92027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4</cp:revision>
  <dcterms:created xsi:type="dcterms:W3CDTF">2024-03-29T19:38:00Z</dcterms:created>
  <dcterms:modified xsi:type="dcterms:W3CDTF">2024-03-29T22:00:00Z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