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3147" w:rsidRDefault="00E25219">
      <w:pPr>
        <w:pStyle w:val="Title"/>
      </w:pPr>
      <w:r>
        <w:t>A watershed-specific formula to predict coho salmon reproduction using river flow metrics</w:t>
      </w:r>
    </w:p>
    <w:p w:rsidR="007D3147" w:rsidRDefault="00E25219">
      <w:pPr>
        <w:pStyle w:val="Author"/>
      </w:pPr>
      <w:r>
        <w:t>Claire Kouba, Jason Weiner and Thomas Harter</w:t>
      </w:r>
    </w:p>
    <w:p w:rsidR="007D3147" w:rsidRDefault="00E25219">
      <w:pPr>
        <w:pStyle w:val="Date"/>
      </w:pPr>
      <w:r>
        <w:t>Nov. 2023</w:t>
      </w:r>
    </w:p>
    <w:p w:rsidR="007D3147" w:rsidRDefault="00E25219">
      <w:pPr>
        <w:pStyle w:val="Heading1"/>
      </w:pPr>
      <w:bookmarkStart w:id="0" w:name="abstract"/>
      <w:r>
        <w:t>Abstract</w:t>
      </w:r>
    </w:p>
    <w:p w:rsidR="007D3147" w:rsidRDefault="00E25219">
      <w:pPr>
        <w:pStyle w:val="FirstParagraph"/>
      </w:pPr>
      <w:r>
        <w:t>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We use the coho (</w:t>
      </w:r>
      <w:r>
        <w:rPr>
          <w:i/>
          <w:iCs/>
        </w:rPr>
        <w:t>Oncorhynchus kisutch</w:t>
      </w:r>
      <w:r>
        <w:t>) and Chinook (</w:t>
      </w:r>
      <w:r>
        <w:rPr>
          <w:i/>
          <w:iCs/>
        </w:rPr>
        <w:t>Oncorhynchus tshawytscha</w:t>
      </w:r>
      <w:r>
        <w:t>) salmon run in Scott Valley, a 2,109 km</w:t>
      </w:r>
      <w:r>
        <w:rPr>
          <w:vertAlign w:val="superscript"/>
        </w:rPr>
        <w:t>2</w:t>
      </w:r>
      <w:r>
        <w:t xml:space="preserve"> undammed rural watershed in northern California, USA, as a case study. We applied the functional flows framework to characterize the hydrology of each water year measured at a key long-term stream gauge. Taking advantage of a nearly two-decade ecological monitoring dataset, we used lasso regression to build predictive models of coho and Chinook salmon reproductive success using hydrologic metrics as predictors.</w:t>
      </w:r>
    </w:p>
    <w:p w:rsidR="007D3147" w:rsidRDefault="00E25219">
      <w:pPr>
        <w:pStyle w:val="BodyText"/>
      </w:pPr>
      <w:r>
        <w:t xml:space="preserve">To control for cohort effects, we chose normalized ecological response metrics for coho and Chinook (number of outmigrating smolt per spawning adult or spawning adult female). For both species, we calculated optimal predictive models for thousands of subsamples of the datasets, and tested them on the remaining observations. We selected a lambda value for each species based on a balance between the average test error and the percent of variability explained by predictors. These lambda values were used to calculate a final predictive model, or Hydrologic Benefit function, using the full dataset for each species. We found that variation in coho outcomes was more predictable, using fewer hydrologic metrics, than for Chinook salmon. We further found that the top-performing hydrologic predictors were </w:t>
      </w:r>
      <w:r>
        <w:rPr>
          <w:b/>
          <w:bCs/>
        </w:rPr>
        <w:t>x, y and z</w:t>
      </w:r>
      <w:r>
        <w:t xml:space="preserve"> for coho and </w:t>
      </w:r>
      <w:r>
        <w:rPr>
          <w:b/>
          <w:bCs/>
        </w:rPr>
        <w:t>x, y and z</w:t>
      </w:r>
      <w:r>
        <w:t xml:space="preserve"> for Chinook outcomes.</w:t>
      </w:r>
    </w:p>
    <w:p w:rsidR="007D3147" w:rsidRDefault="00E25219">
      <w:pPr>
        <w:pStyle w:val="BodyText"/>
      </w:pPr>
      <w:r>
        <w:t>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rsidR="007D3147" w:rsidRDefault="00E25219">
      <w:r>
        <w:br w:type="page"/>
      </w:r>
    </w:p>
    <w:p w:rsidR="007D3147" w:rsidRDefault="00E25219">
      <w:pPr>
        <w:pStyle w:val="Heading1"/>
      </w:pPr>
      <w:bookmarkStart w:id="1" w:name="introduction"/>
      <w:bookmarkEnd w:id="0"/>
      <w:r>
        <w:rPr>
          <w:rStyle w:val="SectionNumber"/>
        </w:rPr>
        <w:lastRenderedPageBreak/>
        <w:t>1</w:t>
      </w:r>
      <w:r>
        <w:tab/>
        <w:t>Introduction</w:t>
      </w:r>
    </w:p>
    <w:p w:rsidR="007D3147" w:rsidRDefault="00E25219">
      <w:pPr>
        <w:pStyle w:val="Heading2"/>
      </w:pPr>
      <w:bookmarkStart w:id="2" w:name="motivation-and-objectives"/>
      <w:r>
        <w:rPr>
          <w:rStyle w:val="SectionNumber"/>
        </w:rPr>
        <w:t>1.1</w:t>
      </w:r>
      <w:r>
        <w:tab/>
        <w:t>Motivation and objectives</w:t>
      </w:r>
    </w:p>
    <w:p w:rsidR="007D3147" w:rsidRDefault="00E25219">
      <w:pPr>
        <w:pStyle w:val="FirstParagraph"/>
      </w:pPr>
      <w:r>
        <w:t>Reconciliation ecology posits that some human-impacted ecosystems should be considered irrevocably-altered, “novel” systems (Moyle 2014),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 (e.g., Robertson and Swinton 2005; Arthington, Bernardo, and Ilhéu 2014; Acreman et al. 2014). But critical knowledge gaps are abundant and make this dual objective seem intractable. In many river ecosystems, though general methods to characterize environmental flows have been in wide use for at least a decade (e.g., Poff and Zimmerman 2010; Shenton et al. 2012; Solans and García de Jalón 2016), the regional-scale conditions that would maintain biodiversity are as yet unquantified or highly uncertain (Poff et al. 2010).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rsidR="007D3147" w:rsidRDefault="00E25219">
      <w:pPr>
        <w:pStyle w:val="BodyText"/>
      </w:pPr>
      <w:r>
        <w:t>In practice, these questions are often asked and answered locally (Tarlock 1993).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
          <w:iCs/>
        </w:rPr>
        <w:t>Oncorhynchus kisutch</w:t>
      </w:r>
      <w:r>
        <w:t>) and the less-threatened Chinook salmon (</w:t>
      </w:r>
      <w:r>
        <w:rPr>
          <w:i/>
          <w:iCs/>
        </w:rPr>
        <w:t>Onchorhynchus tshawytscha</w:t>
      </w:r>
      <w:r>
        <w:t>), in a specific study area: the Scott River watershed in northern California, USA. In this undammed, rural watershed, the primary way to manage water use is by managing land use, and balancing the competing water needs of fish and farmers is a key challenge for local water managers (Siskiyou County 2021). Agricultural water needs are well-known and can be estimated and scheduled (Siskiyou RCD 1994; Parry 2013; DWR 2021), but, in spite of decades of investigation by local, state and federal actors (e.g., SRWC and Siskiyou RCD 2003; NMFS 2014; CDFW 2015b; CDFW 2021), the ecological water needs in this balancing act are not as well constrained.</w:t>
      </w:r>
    </w:p>
    <w:p w:rsidR="007D3147" w:rsidRDefault="00E25219">
      <w:pPr>
        <w:pStyle w:val="BodyText"/>
      </w:pPr>
      <w:r>
        <w:t>One method for estimating ecological water needs is the functional flows framework (Poff et al. 1997; Poff and Zimmerman 2010). Functional flow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for California hydrology and made the metric-calculating algorithms publicly available (Yarnell et al. 2020; Patterson et al. 2020).</w:t>
      </w:r>
    </w:p>
    <w:p w:rsidR="007D3147" w:rsidRDefault="00E25219">
      <w:pPr>
        <w:pStyle w:val="BodyText"/>
      </w:pPr>
      <w:r>
        <w:t xml:space="preserve">To learn if it is possible to empirically quantify a hydrologic regime that meets the ecological needs of specific species (coho and Chinook salmon) in a specific ecological </w:t>
      </w:r>
      <w:r>
        <w:lastRenderedPageBreak/>
        <w:t>region (the Scott River watershed), we examine correlations between several dozen hydrologic metrics and local salmon observations. We then used lasso regression to select hydrologic metric predictors and predict salmon outcomes. The result of the predictor selection was a Hydrologic Benefit function for each species, conceptually translating the various ecological services provided by hydrology across different seasons into a single value (in units of ecological observations) per water year. This work sets the stage for a quantitative comparison of competing natural resource management alternatives.</w:t>
      </w:r>
    </w:p>
    <w:p w:rsidR="007D3147" w:rsidRDefault="00E25219">
      <w:pPr>
        <w:pStyle w:val="Heading2"/>
      </w:pPr>
      <w:bookmarkStart w:id="3" w:name="history-of-flow-ecology-relationships"/>
      <w:bookmarkEnd w:id="2"/>
      <w:r>
        <w:rPr>
          <w:rStyle w:val="SectionNumber"/>
        </w:rPr>
        <w:t>1.2</w:t>
      </w:r>
      <w:r>
        <w:tab/>
        <w:t>History of flow-ecology relationships</w:t>
      </w:r>
    </w:p>
    <w:p w:rsidR="007D3147" w:rsidRDefault="00E25219">
      <w:pPr>
        <w:pStyle w:val="FirstParagraph"/>
      </w:pPr>
      <w:r>
        <w:t>A river’s flow regime is often referred to as a “master variable” controlling geomorphic, chemical, and other conditions in its aquatic ecosystems, and organisms that have evolved to persist in specific flow regimes are commonly negatively affected by flow alteration (Bunn and Arthington 2002; Poff and Zimmerman 2010). Consequently, in recent decades a diverse body of research has sought to identify and quantify ecological responses to changes in flow. 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 (e.g., Monk et al. 2006; Guareschi et al. 2014; Kevic et al. 2018; Mazor et al. 2018; Larsen et al. 2021; Peek et al. 2022), and secondly, and fish diversity and community assemblage [e.g., Ryan A. McManamay et al. (2013); Peterson and Freeman (2016); Cartwright et al. (2017); Sinnathamby et al. (2018); Hain et al. (2018); Guedes et al. (2020); Yao et al. (2021)). Ecological responses can also be based on the abundance of a single or a few species, often of fish (Stewart-Koster et al. 2011; Booth et al. 2014; DeWeber and Peterson 2020; Hale et al. 2023), as well as the extent of habitat types (Chowdhury and Driver 2007; Brand et al. 2011) and the presence of organisms including vegetation and plankton (Riis et al. 2008; Catford et al. 2014; Qian, Liu, and Chen 2016; Tesfaye et al. 2017; Saby et al. 2022). Hydrologic predictors range widely, with a heavy emphasis on extreme (low or high) flow events and the duration of components of the flow regime (e.g., Ayllón et al. 2014; Lamouroux and Olivier 2015; Ryan A. McManamay and Frimpong 2015; Bower et al. 2022). Causes of the change in hydrology include the operation of dams, changes in human water use, climate change, and natural flow variability (e.g., Alomía Herrera and Carrera Burneo 2017; Gao, Xie, and Zou 2020; White et al. 2018; Daneshvar et al. 2017; Herbst et al. 2019).</w:t>
      </w:r>
    </w:p>
    <w:p w:rsidR="007D3147" w:rsidRDefault="00E25219">
      <w:pPr>
        <w:pStyle w:val="BodyText"/>
      </w:pPr>
      <w:r>
        <w:t xml:space="preserve">Investigations of flow-ecology relationships can also be grouped by approach (as in Brummer et al. 2016). In experimental flow studies the flow is directly manipulated with dam releases and biological responses are monitored (e.g., Konrad et al. 2011). In longitudinal studies, long-term ecological and hydrological records can be used to infer local or regional correlations (e.g., Mellado-Díaz et al. 2019). Finally, in space-for-time approaches, the hydrology of multiple river systems in a region is used to populate the distribution of different hydrologic behavior, and ecological monitoring in this region is assumed to be related to flow differences between streams (e.g., Monk et al. 2008; Riis et al. 2008; Catford et al. 2014; Bower et al. 2022). Space-for-time analyses require considerably fewer resources than experimental flows and longitudinal studies, and thus are more numerous (Brummer et al. 2016). Frequently in space-for-time analyses the flow change is </w:t>
      </w:r>
      <w:r>
        <w:lastRenderedPageBreak/>
        <w:t>quantified in terms of hydrologic alteration from a natural or historical regime, as in the Ecological Limits of Hydrologic Alteration (ELOHA) framework (Richter et al. 2006; Poff et al. 2010). ELOHA and other methods to identify natural flow regimes are adaptable and have been applied widely to many distinct regional systems (e.g., Knight et al. 2014; Brummer et al. 2016; Bower et al. 2022).</w:t>
      </w:r>
    </w:p>
    <w:p w:rsidR="007D3147" w:rsidRDefault="00E25219">
      <w:pPr>
        <w:pStyle w:val="BodyText"/>
      </w:pPr>
      <w:r>
        <w:t>Bridging the gap between science and policy has been a persistent challenge in this field. In many cases a key research motivation is to support decision-making in a variety of contexts, including dam operation, river restoration, and regulations of water extraction and land use (Richter et al. 2006; Han et al. 2015; Sinnathamby et al. 2018; Bradley et al. 2017; Brummer et al. 2016). But historical approaches based on relationship-finding are several steps removed from the policy-making process (Webb et al. 2018). For example, ELOHA or similar approaches can generate flow-ecology relationships or flow standards for particular rivers, but cannot translate specific management decisions into hydrologic or ecological outcomes (Cartwright et al. 2017). Additionally, studies of multiple stressors on river systems suggest that flow changes alone are not enough to predict ecological response at regional, multi-basin scales (e.g., Worrall et al. 2014; Knight et al. 2014; Ryan A. McManamay et al. 2013; Ryan A. McManamay and Frimpong 2015) or in some single basins (e.g., Acero Triana, Chu, and Stein 2021). Finally, many flow-ecology relationships are based on insufficient data. Methods have been proposed to mitigate this, but the exercise is generally inhibited by small sample size of relevant ecological metrics (Gwinn et al. 2016).</w:t>
      </w:r>
    </w:p>
    <w:p w:rsidR="007D3147" w:rsidRDefault="00E25219">
      <w:pPr>
        <w:pStyle w:val="BodyText"/>
      </w:pPr>
      <w:r>
        <w:t>An ideal framework for supporting decision-making would involve two key steps, firstly connecting management actions to flow changes, and secondly connecting flow changes to ecological responses (Peterson and Freeman 2016; DeWeber and Peterson 2020; Acero Triana, Chu, and Stein 2021). Both steps can involve complex models and substantial uncertainty, often representing an interdisciplinary challenge. Threshold values for “sufficient” flows would be ideal for a management context (J. S. Rosenfeld 2017), but can be difficult to identify and in some cases may not exist (Lueders and McManamay 2023). Additionally, identifying natural flow regimes may be less immediately relevant to water resource management than an approach which can quantify ecological responses to “designer” or functional flows (which can often be controlled or influenced by dam releases) (Arthington, Bernardo, and Ilhéu 2014; Webb et al. 2018), though some may suggest that all possible historical flow components should be preserved (e.g., Bower et al. 2022), as the designer flows approach may risk overlooking ecological flow needs that are not currently monitored. Finally, stakeholders in at least one study requested flow-ecology relationships based on empirical monitoring, rather than more easily-simulated proxies like flow changes or thermal exposure (DeWeber and Peterson 2020).</w:t>
      </w:r>
    </w:p>
    <w:p w:rsidR="007D3147" w:rsidRDefault="00E25219">
      <w:pPr>
        <w:pStyle w:val="BodyText"/>
      </w:pPr>
      <w:r>
        <w:t xml:space="preserve">The present study is a longitudinal analysis, using empirical data and a case study, to address the second of the two key links identified above. We use empirical data to predict a biological response to measurable (and simulatable) changes in flow metrics. We refer to this prediction as a “hydrologic benefit function” (i.e.,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w:t>
      </w:r>
      <w:r>
        <w:lastRenderedPageBreak/>
        <w:t>using an appropriate hydrologic model, then use hydrologic benefit functions to summarize the ecologic outcomes of a portfolio of water and land use scenarios.</w:t>
      </w:r>
    </w:p>
    <w:p w:rsidR="007D3147" w:rsidRDefault="00E25219">
      <w:pPr>
        <w:pStyle w:val="Heading1"/>
      </w:pPr>
      <w:bookmarkStart w:id="4" w:name="X75e9e61e99e6d01b3fc2a82737d889fa0508f9a"/>
      <w:bookmarkEnd w:id="1"/>
      <w:bookmarkEnd w:id="3"/>
      <w:r>
        <w:rPr>
          <w:rStyle w:val="SectionNumber"/>
        </w:rPr>
        <w:t>2</w:t>
      </w:r>
      <w:r>
        <w:tab/>
        <w:t>Methods: Case study setting and species of concern</w:t>
      </w:r>
    </w:p>
    <w:p w:rsidR="007D3147" w:rsidRDefault="00E25219">
      <w:pPr>
        <w:pStyle w:val="FirstParagraph"/>
      </w:pPr>
      <w:r>
        <w:t xml:space="preserve">Exploring the empirical relationship between river hydrology and an ecological response requires overlapping geography, and sufficient record length, in a study area’s hydrologic and ecological monitoring data. </w:t>
      </w:r>
    </w:p>
    <w:p w:rsidR="007D3147" w:rsidRDefault="00E25219">
      <w:pPr>
        <w:pStyle w:val="BodyText"/>
      </w:pPr>
      <w:r>
        <w:t>These requirements are met to some degree in Scott Valley, though as is typical, ecological data is the limiting factor. Hydrologic data is provided by daily river flow monitoring, which has been ongoing since the 1940s at the USGS stream gauge downstream of the town of Fort Jones (Station ID #11519500, or the Fort Jones Gauge or FJ Gauge; Figure 1). The flow at this gauge is correlated with flow in tributary streams (Foglia et al. 2013), and though a single monitoring location may not be able represent flow status in the full stream system at all times, it has been used in recent water planning documents as an indicator of overall hydrologic conditions (Siskiyou County 2021). Because most water use in Scott Valley occurs upgradient of this gauge, its measurements are used to inform water management decisions in the populated areas of the valley.</w:t>
      </w:r>
    </w:p>
    <w:p w:rsidR="007D3147" w:rsidRDefault="00E25219">
      <w:pPr>
        <w:pStyle w:val="BodyText"/>
      </w:pPr>
      <w:r>
        <w:t>Ecologic data is available due to routine monitoring of spawning anadromous fish, which has been ongoing in the broader Klamath basin since at least 1978 (Knechtle and Chesney 2012). More in-depth monitoring of multiple salmonid life stages in the Scott River watershed has occurred since 2003 (e.g., Maurer 2003; Knechtle and Giudice 2021). In this study we will take advantage of this nearly two-decade record of adult spawner and juvenile salmon abundance observations to draw preliminary conclusions regarding this hydrology-ecology relationship.</w:t>
      </w:r>
    </w:p>
    <w:p w:rsidR="007D3147" w:rsidRDefault="00E25219">
      <w:pPr>
        <w:pStyle w:val="SourceCode"/>
      </w:pPr>
      <w:r>
        <w:rPr>
          <w:rStyle w:val="VerbatimChar"/>
        </w:rPr>
        <w:t>## [1] FALSE</w:t>
      </w:r>
    </w:p>
    <w:p w:rsidR="007D3147" w:rsidRDefault="00E25219">
      <w:pPr>
        <w:pStyle w:val="CaptionedFigure"/>
      </w:pPr>
      <w:r>
        <w:rPr>
          <w:noProof/>
        </w:rPr>
        <w:lastRenderedPageBreak/>
        <w:drawing>
          <wp:inline distT="0" distB="0" distL="0" distR="0">
            <wp:extent cx="5334000" cy="6324600"/>
            <wp:effectExtent l="0" t="0" r="0" b="0"/>
            <wp:docPr id="25" name="Picture" descr="Figure 1: The Scott River watershed, with regional geographic context (see inset) and local features. Scott River flows generally from south to north and joins the Klamath after flowing through a steep canyon. "/>
            <wp:cNvGraphicFramePr/>
            <a:graphic xmlns:a="http://schemas.openxmlformats.org/drawingml/2006/main">
              <a:graphicData uri="http://schemas.openxmlformats.org/drawingml/2006/picture">
                <pic:pic xmlns:pic="http://schemas.openxmlformats.org/drawingml/2006/picture">
                  <pic:nvPicPr>
                    <pic:cNvPr id="26" name="Picture" descr="Graphics%20and%20Supplements/scott%20valley%20setting.png"/>
                    <pic:cNvPicPr>
                      <a:picLocks noChangeAspect="1" noChangeArrowheads="1"/>
                    </pic:cNvPicPr>
                  </pic:nvPicPr>
                  <pic:blipFill>
                    <a:blip r:embed="rId7"/>
                    <a:stretch>
                      <a:fillRect/>
                    </a:stretch>
                  </pic:blipFill>
                  <pic:spPr bwMode="auto">
                    <a:xfrm>
                      <a:off x="0" y="0"/>
                      <a:ext cx="5334000" cy="6324600"/>
                    </a:xfrm>
                    <a:prstGeom prst="rect">
                      <a:avLst/>
                    </a:prstGeom>
                    <a:noFill/>
                    <a:ln w="9525">
                      <a:noFill/>
                      <a:headEnd/>
                      <a:tailEnd/>
                    </a:ln>
                  </pic:spPr>
                </pic:pic>
              </a:graphicData>
            </a:graphic>
          </wp:inline>
        </w:drawing>
      </w:r>
    </w:p>
    <w:p w:rsidR="007D3147" w:rsidRDefault="00E25219">
      <w:pPr>
        <w:pStyle w:val="ImageCaption"/>
      </w:pPr>
      <w:r>
        <w:t xml:space="preserve">Figure 1: The Scott River watershed, with regional geographic context (see inset) and local features. Scott River flows generally from south to north and joins the Klamath after flowing through a steep canyon. </w:t>
      </w:r>
    </w:p>
    <w:p w:rsidR="007D3147" w:rsidRDefault="00E25219">
      <w:pPr>
        <w:pStyle w:val="Heading2"/>
      </w:pPr>
      <w:bookmarkStart w:id="5" w:name="X36fa6955ee881a3061f3114fd02206899c105b3"/>
      <w:r>
        <w:rPr>
          <w:rStyle w:val="SectionNumber"/>
        </w:rPr>
        <w:t>2.1</w:t>
      </w:r>
      <w:r>
        <w:tab/>
        <w:t>Scott River watershed setting and water use</w:t>
      </w:r>
    </w:p>
    <w:p w:rsidR="007D3147" w:rsidRDefault="00E25219">
      <w:pPr>
        <w:pStyle w:val="Heading3"/>
      </w:pPr>
      <w:bookmarkStart w:id="6" w:name="geography-climate-and-hydrology"/>
      <w:r>
        <w:rPr>
          <w:rStyle w:val="SectionNumber"/>
        </w:rPr>
        <w:t>2.1.1</w:t>
      </w:r>
      <w:r>
        <w:tab/>
        <w:t>Geography, climate and hydrology</w:t>
      </w:r>
    </w:p>
    <w:p w:rsidR="007D3147" w:rsidRDefault="00E25219">
      <w:pPr>
        <w:pStyle w:val="FirstParagraph"/>
      </w:pPr>
      <w:r>
        <w:t>The Scott River drains a 2,109 km</w:t>
      </w:r>
      <w:r>
        <w:rPr>
          <w:vertAlign w:val="superscript"/>
        </w:rPr>
        <w:t>2</w:t>
      </w:r>
      <w:r>
        <w:t xml:space="preserve"> (814 square mile) watershed known as Scott Valley, and is a major tributary to the Klamath River, which drains an area spanning sections of </w:t>
      </w:r>
      <w:r>
        <w:lastRenderedPageBreak/>
        <w:t>Northern California and Southern Oregon (Figure 1). Scott Valley has a Mediterranean climate with distinctive seasons of cool, wet winters and warm, dry summers. This seasonality in water input creates highly seasonal flow in the Scott River and tributary streams (Figure 2). The beginning of a water year therefore coincides with the late low flow season and immediately precedes the onset of first winter precipitation.</w:t>
      </w:r>
    </w:p>
    <w:p w:rsidR="007D3147" w:rsidRDefault="00E25219">
      <w:pPr>
        <w:pStyle w:val="BodyText"/>
      </w:pPr>
      <w:r>
        <w:t>In most dry-to-average water years, sections of the Scott River become seasonally dewatered (NCRWQCB 2005; Figure 5 in Tolley, Foglia, and Harter 2019).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 (Mack 1958; Harter and Hines 2008). Groundwater discharge sustains streamflow in some areas, especially during the dry season of August through October or November (Tolley, Foglia, and Harter 2019).</w:t>
      </w:r>
    </w:p>
    <w:p w:rsidR="007D3147" w:rsidRDefault="00E25219">
      <w:pPr>
        <w:pStyle w:val="SourceCode"/>
      </w:pPr>
      <w:r>
        <w:rPr>
          <w:rStyle w:val="VerbatimChar"/>
        </w:rPr>
        <w:t xml:space="preserve">## png </w:t>
      </w:r>
      <w:r>
        <w:br/>
      </w:r>
      <w:r>
        <w:rPr>
          <w:rStyle w:val="VerbatimChar"/>
        </w:rPr>
        <w:t>##   2</w:t>
      </w:r>
    </w:p>
    <w:p w:rsidR="007D3147" w:rsidRDefault="00E25219">
      <w:pPr>
        <w:pStyle w:val="CaptionedFigure"/>
      </w:pPr>
      <w:r>
        <w:rPr>
          <w:noProof/>
        </w:rPr>
        <w:drawing>
          <wp:inline distT="0" distB="0" distL="0" distR="0">
            <wp:extent cx="5334000" cy="4572000"/>
            <wp:effectExtent l="0" t="0" r="0" b="0"/>
            <wp:docPr id="28" name="Picture"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
            <wp:cNvGraphicFramePr/>
            <a:graphic xmlns:a="http://schemas.openxmlformats.org/drawingml/2006/main">
              <a:graphicData uri="http://schemas.openxmlformats.org/drawingml/2006/picture">
                <pic:pic xmlns:pic="http://schemas.openxmlformats.org/drawingml/2006/picture">
                  <pic:nvPicPr>
                    <pic:cNvPr id="29" name="Picture" descr="Graphics%20and%20Supplements/Figure%202.png"/>
                    <pic:cNvPicPr>
                      <a:picLocks noChangeAspect="1" noChangeArrowheads="1"/>
                    </pic:cNvPicPr>
                  </pic:nvPicPr>
                  <pic:blipFill>
                    <a:blip r:embed="rId8"/>
                    <a:stretch>
                      <a:fillRect/>
                    </a:stretch>
                  </pic:blipFill>
                  <pic:spPr bwMode="auto">
                    <a:xfrm>
                      <a:off x="0" y="0"/>
                      <a:ext cx="5334000" cy="4572000"/>
                    </a:xfrm>
                    <a:prstGeom prst="rect">
                      <a:avLst/>
                    </a:prstGeom>
                    <a:noFill/>
                    <a:ln w="9525">
                      <a:noFill/>
                      <a:headEnd/>
                      <a:tailEnd/>
                    </a:ln>
                  </pic:spPr>
                </pic:pic>
              </a:graphicData>
            </a:graphic>
          </wp:inline>
        </w:drawing>
      </w:r>
    </w:p>
    <w:p w:rsidR="007D3147" w:rsidRDefault="00E25219">
      <w:pPr>
        <w:pStyle w:val="ImageCaption"/>
      </w:pPr>
      <w:r>
        <w:t xml:space="preserve">Figure 2: The Mediterranean climate produces highly seasonal flows in the Scott River. Each translucent line traces one annual hydrograph measured at the Fort Jones gauge, and the </w:t>
      </w:r>
      <w:r>
        <w:lastRenderedPageBreak/>
        <w:t>darker lines illustrate the 30-day smoothed median daily flow in Dry, Below Average, Above Average, and Wet water year types, for water years 1942-2023. The water year type is defined by quartiles of the distribution of total annual flow.</w:t>
      </w:r>
    </w:p>
    <w:p w:rsidR="007D3147" w:rsidRDefault="00E25219">
      <w:pPr>
        <w:pStyle w:val="Heading3"/>
      </w:pPr>
      <w:bookmarkStart w:id="7" w:name="water-uses-and-management-objectives"/>
      <w:bookmarkEnd w:id="6"/>
      <w:r>
        <w:rPr>
          <w:rStyle w:val="SectionNumber"/>
        </w:rPr>
        <w:t>2.1.2</w:t>
      </w:r>
      <w:r>
        <w:tab/>
        <w:t>Water uses and management objectives</w:t>
      </w:r>
    </w:p>
    <w:p w:rsidR="007D3147" w:rsidRDefault="00E25219">
      <w:pPr>
        <w:pStyle w:val="FirstParagraph"/>
      </w:pPr>
      <w:r>
        <w:t>Water in Scott Valley is used for agricultural, domestic, and municipal supply. It also facilitates recreation and provides Native American cultural services, among other designated beneficial uses (NCRWQCB 2006).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 (Siskiyou County 2021).</w:t>
      </w:r>
    </w:p>
    <w:p w:rsidR="007D3147" w:rsidRDefault="00E25219">
      <w:pPr>
        <w:pStyle w:val="BodyText"/>
      </w:pPr>
      <w:r>
        <w:t>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 (U.S. Census Bureau 2021). Most reside outside the boundaries of the two incorporated towns Fort Jones and Etna, with estimated populations of 695 and 678, respectively (U.S. Census Bureau 2021).</w:t>
      </w:r>
    </w:p>
    <w:p w:rsidR="007D3147" w:rsidRDefault="00E25219">
      <w:pPr>
        <w:pStyle w:val="BodyText"/>
      </w:pPr>
      <w:r>
        <w:t>Historically, local regulation of land use has focused on maintaining the rural and agricultural character of Scott Valley (Scott Valley Area Plan Committee 1980). Regulating land use to improve ecological outcomes would entail significant economic, political and social risks, because much of the economic activity in this area is related to agriculture. The primary crops grown in Scott Valley are pasture for cattle feed and alfalfa (Siskiyou County 2021).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 (Graham 2012).</w:t>
      </w:r>
    </w:p>
    <w:p w:rsidR="007D3147" w:rsidRDefault="00E25219">
      <w:pPr>
        <w:pStyle w:val="BodyText"/>
      </w:pPr>
      <w:r>
        <w:t>All of the regulatory and management programs in this region, including recommended instream flows (CDFW 2017), recent emergency drought measures (SWRCB 2022), and legal rights governing surface water diversion (Superior Court of Siskiyou County 1980), are tabulated in units of cubic feet per second (cfs). For consistency, this document will also use primarily cfs units.</w:t>
      </w:r>
    </w:p>
    <w:p w:rsidR="007D3147" w:rsidRDefault="00E25219">
      <w:pPr>
        <w:pStyle w:val="Heading2"/>
      </w:pPr>
      <w:bookmarkStart w:id="8" w:name="Xf9b99239fe8eb82d085e872a0934e80531e93af"/>
      <w:bookmarkEnd w:id="5"/>
      <w:bookmarkEnd w:id="7"/>
      <w:r>
        <w:rPr>
          <w:rStyle w:val="SectionNumber"/>
        </w:rPr>
        <w:t>2.2</w:t>
      </w:r>
      <w:r>
        <w:tab/>
        <w:t>Species of concern: coho and Chinook salmon</w:t>
      </w:r>
    </w:p>
    <w:p w:rsidR="007D3147" w:rsidRDefault="00E25219">
      <w:pPr>
        <w:pStyle w:val="FirstParagraph"/>
      </w:pPr>
      <w:r>
        <w:t>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p w:rsidR="007D3147" w:rsidRDefault="00E25219">
      <w:pPr>
        <w:pStyle w:val="Heading3"/>
      </w:pPr>
      <w:bookmarkStart w:id="9" w:name="Xc3d192a351ce51bc154ee865047dda44101f72f"/>
      <w:r>
        <w:rPr>
          <w:rStyle w:val="SectionNumber"/>
        </w:rPr>
        <w:lastRenderedPageBreak/>
        <w:t>2.2.1</w:t>
      </w:r>
      <w:r>
        <w:tab/>
        <w:t>Salmon management and monitoring in the Scott River watershed</w:t>
      </w:r>
    </w:p>
    <w:p w:rsidR="007D3147" w:rsidRDefault="00E25219">
      <w:pPr>
        <w:pStyle w:val="FirstParagraph"/>
      </w:pPr>
      <w:r>
        <w:t>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 (CRMP and SRWC 2000), but in the mid-2000s it was reported that low fall flows rarely affected the later (November-January) spawning runs of steelhead and coho salmon (SRWC 2005). More recently, fall flows have affected coho salmon as well as Chinook, as the late onset of winter storms has delayed coho spawning in some water years (e.g., CDFW 2015a). In the mid-2000s, a local conservation organization identified the lack of suitable summer and winter rearing habitat as a probable limitation on Scott River coho smolt production (SRWC and Siskiyou RCD 2005). Several years later, in a NOAA Fisheries Coho Recovery Plan, NMFS identified the juvenile life stage as the most limited in the population (NMFS 2014).</w:t>
      </w:r>
    </w:p>
    <w:p w:rsidR="007D3147" w:rsidRDefault="00E25219">
      <w:pPr>
        <w:pStyle w:val="BodyText"/>
      </w:pPr>
      <w:r>
        <w:t>Monitoring activity in the past 20 years has included population estimates from a video counting flume and a rotary screw trap operated by CDFW (CDFW 2015b; Massie and Morrow 2020; Knechtle and Giudice 2023), and spawning surveys for Chinook (Siskiyou RCD 2015b, 2017b, 2018) and coho (Maurer 2003; Siskiyou RCD 2005, 2006, 2010, 2011, 2012, 2013, 2014, 2015a, 2017a; Quigley 2007). Recent management activity has included the leasing of surface water rights from landowners to enhance summer flows (e.g., SRWT 2018), the prioritization of stream reaches for habitat restoration (SRWC 2018a), several pilot projects to construct and assess the impact of beaver dam analogs (BDAs) on aquatic habitat and fish populations (Yokel 2018b), a coordinated rescue effort to relocate juvenile salmon that were cut off from outmigrating by disconnected river reaches (CDFW 2015a), and the development of long-term groundwater management plan by Siskiyou County and local stakeholders (Siskiyou County 2021).</w:t>
      </w:r>
    </w:p>
    <w:p w:rsidR="007D3147" w:rsidRDefault="00E25219">
      <w:pPr>
        <w:pStyle w:val="Heading3"/>
      </w:pPr>
      <w:bookmarkStart w:id="10" w:name="X136f33e79e427ef0f7f53ec015635d638b8a303"/>
      <w:bookmarkEnd w:id="9"/>
      <w:r>
        <w:rPr>
          <w:rStyle w:val="SectionNumber"/>
        </w:rPr>
        <w:t>2.2.2</w:t>
      </w:r>
      <w:r>
        <w:tab/>
        <w:t>Life cycle and status of coho salmon (</w:t>
      </w:r>
      <w:r>
        <w:rPr>
          <w:i/>
          <w:iCs/>
        </w:rPr>
        <w:t>Oncorhynchus kisutch</w:t>
      </w:r>
      <w:r>
        <w:t>)</w:t>
      </w:r>
    </w:p>
    <w:p w:rsidR="007D3147" w:rsidRDefault="00E25219">
      <w:pPr>
        <w:pStyle w:val="FirstParagraph"/>
      </w:pPr>
      <w:r>
        <w:t>Returning adult coho spawn in natal streams between November and January (Knechtle and Giudice 2020), and juvenile coho spend approximately one full year in freshwater streams before migrating to the ocean as smolts (Moyle 2002; McMahon 1983). In the Scott River system these natal streams are the tributaries along the margins of the valley floor (Siskiyou RCD 2004).</w:t>
      </w:r>
    </w:p>
    <w:p w:rsidR="007D3147" w:rsidRDefault="00E25219">
      <w:pPr>
        <w:pStyle w:val="BodyText"/>
      </w:pPr>
      <w:r>
        <w:t>In previous studies, the strongest predictor of juvenile coho abundance in a stream system was spatial habitat (Bradford et al. 2016; Nickelson et al. 1992; Bustard and Narver 1975), although adequate food and cover were also important (McMahon 1983). The primary mechanism for spatial constraints on abundance appears to be that juvenile coho become more territorial as they grow (McMahon 1983).</w:t>
      </w:r>
    </w:p>
    <w:p w:rsidR="007D3147" w:rsidRDefault="00E25219">
      <w:pPr>
        <w:pStyle w:val="BodyText"/>
      </w:pPr>
      <w:r>
        <w:t>An average coho life cycle is illustrated in Figure 3. Some coho salmon return to spawn at age 2 as grilse, but the majority (e.g., 92.4% in 2020) return after more than one year in the ocean, giving the Scott coho salmon run its characteristic 3-year cohort return interval (Knechtle and Giudice 2021).</w:t>
      </w:r>
    </w:p>
    <w:p w:rsidR="007D3147" w:rsidRDefault="00E25219">
      <w:pPr>
        <w:pStyle w:val="BodyText"/>
      </w:pPr>
      <w:r>
        <w:lastRenderedPageBreak/>
        <w:t>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 (Brown, Moyle, and Yoshiyama 1994).</w:t>
      </w:r>
    </w:p>
    <w:p w:rsidR="007D3147" w:rsidRDefault="00E25219">
      <w:pPr>
        <w:pStyle w:val="CaptionedFigure"/>
      </w:pPr>
      <w:r>
        <w:rPr>
          <w:noProof/>
        </w:rPr>
        <w:lastRenderedPageBreak/>
        <w:drawing>
          <wp:inline distT="0" distB="0" distL="0" distR="0">
            <wp:extent cx="4142177" cy="7772400"/>
            <wp:effectExtent l="0" t="0" r="0" b="0"/>
            <wp:docPr id="35" name="Picture" descr="Figure 3: Typical life stage progression of coho salmon in the Scott River watershed."/>
            <wp:cNvGraphicFramePr/>
            <a:graphic xmlns:a="http://schemas.openxmlformats.org/drawingml/2006/main">
              <a:graphicData uri="http://schemas.openxmlformats.org/drawingml/2006/picture">
                <pic:pic xmlns:pic="http://schemas.openxmlformats.org/drawingml/2006/picture">
                  <pic:nvPicPr>
                    <pic:cNvPr id="36" name="Picture" descr="Graphics%20and%20Supplements/coho%20life%20cycle%20table_2022.02.03.jpg"/>
                    <pic:cNvPicPr>
                      <a:picLocks noChangeAspect="1" noChangeArrowheads="1"/>
                    </pic:cNvPicPr>
                  </pic:nvPicPr>
                  <pic:blipFill>
                    <a:blip r:embed="rId9"/>
                    <a:stretch>
                      <a:fillRect/>
                    </a:stretch>
                  </pic:blipFill>
                  <pic:spPr bwMode="auto">
                    <a:xfrm>
                      <a:off x="0" y="0"/>
                      <a:ext cx="4142177" cy="7772400"/>
                    </a:xfrm>
                    <a:prstGeom prst="rect">
                      <a:avLst/>
                    </a:prstGeom>
                    <a:noFill/>
                    <a:ln w="9525">
                      <a:noFill/>
                      <a:headEnd/>
                      <a:tailEnd/>
                    </a:ln>
                  </pic:spPr>
                </pic:pic>
              </a:graphicData>
            </a:graphic>
          </wp:inline>
        </w:drawing>
      </w:r>
    </w:p>
    <w:p w:rsidR="007D3147" w:rsidRDefault="00E25219">
      <w:pPr>
        <w:pStyle w:val="ImageCaption"/>
      </w:pPr>
      <w:r>
        <w:t>Figure 3: Typical life stage progression of coho salmon in the Scott River watershed.</w:t>
      </w:r>
    </w:p>
    <w:p w:rsidR="007D3147" w:rsidRDefault="00E25219">
      <w:pPr>
        <w:pStyle w:val="Heading3"/>
      </w:pPr>
      <w:bookmarkStart w:id="11" w:name="X1f6deda8747bb62c369b257f1af857aca7ccbda"/>
      <w:bookmarkEnd w:id="10"/>
      <w:r>
        <w:rPr>
          <w:rStyle w:val="SectionNumber"/>
        </w:rPr>
        <w:lastRenderedPageBreak/>
        <w:t>2.2.3</w:t>
      </w:r>
      <w:r>
        <w:tab/>
        <w:t>Life cycle and status of Chinook salmon (</w:t>
      </w:r>
      <w:r>
        <w:rPr>
          <w:i/>
          <w:iCs/>
        </w:rPr>
        <w:t>Onchorhynchus tsawytscha</w:t>
      </w:r>
      <w:r>
        <w:t>)</w:t>
      </w:r>
    </w:p>
    <w:p w:rsidR="007D3147" w:rsidRDefault="00E25219">
      <w:pPr>
        <w:pStyle w:val="FirstParagraph"/>
      </w:pPr>
      <w:r>
        <w:t>Chinook salmon in the Scott Valley are a candidate for listing under the federal ESA, and are not listed under the California ESA. They belong to the Southern Oregon / Northern California Coast (SONCC) Evolutionarily Significant Unit (ESU). Typically, adult Chinook salmon return to spawn in Scott Valley streams in the fall months September-December when flows are sufficient for salmon passage (Knechtle and Giudice 2020; Siskiyou RCD 2015a, 2017b). Chinook in this watershed hatch in the spring and migrate to the ocean in their first year of life (Agrawal et al. 2005). Chinook spend the majority of their life in the ocean, and return to their natal streams shortly before spawning (Healey 1991). However, substantial variability exists within this broader structure: Chinook salmon exhibit variation in multiple life stages, including time of seaward migration, age of maturity, and timing of return to natal stream (Healey 1991; Bourret, Caudill, and Keefer 2016). Consequently, a diagram of the Chinook life cycle would include more variability than the more structured coho life cycle reflected in Figure 3.</w:t>
      </w:r>
    </w:p>
    <w:p w:rsidR="007D3147" w:rsidRDefault="00E25219">
      <w:pPr>
        <w:pStyle w:val="BodyText"/>
      </w:pPr>
      <w:r>
        <w:t>As recently as 2013, the SONCC Chinook population was stable and becoming more complex (Wainwright et al. 2013). However, in monitoring from 2015-2020, the number of returning adults (the escapement) was 65% below historical average, and the change in the Scott River Chinook population has been more rapid than the decline in the overall Klamath Basin Chinook run (CDFW 2021). Ocean conditions may have contributed to a broad decline in Chinook populations from Alaska to California (Welch, Porter, and Rechisky 2021). Some studies have found that the leading cause of declining Chinook populations are ocean conditions, including including temperature, upwelling currents and food resources (Hunt, Mulligan, and Komori 1999), while others have identified hatchery practices as the primary cause (Quiñones et al. 2014).</w:t>
      </w:r>
    </w:p>
    <w:p w:rsidR="007D3147" w:rsidRDefault="00E25219">
      <w:pPr>
        <w:pStyle w:val="Heading3"/>
      </w:pPr>
      <w:bookmarkStart w:id="12" w:name="X81526482162caeee6479f25539a9c6105844354"/>
      <w:bookmarkEnd w:id="11"/>
      <w:r>
        <w:rPr>
          <w:rStyle w:val="SectionNumber"/>
        </w:rPr>
        <w:t>2.2.4</w:t>
      </w:r>
      <w:r>
        <w:tab/>
        <w:t>Relevant distinctions in Chinook and coho life histories</w:t>
      </w:r>
    </w:p>
    <w:p w:rsidR="007D3147" w:rsidRDefault="00E25219">
      <w:pPr>
        <w:pStyle w:val="FirstParagraph"/>
      </w:pPr>
      <w:r>
        <w:t>Chinook and coho salmon are distinct in several ways relevant to this study and to management considerations:</w:t>
      </w:r>
    </w:p>
    <w:p w:rsidR="007D3147" w:rsidRDefault="00E25219">
      <w:pPr>
        <w:pStyle w:val="Compact"/>
        <w:numPr>
          <w:ilvl w:val="0"/>
          <w:numId w:val="2"/>
        </w:numPr>
      </w:pPr>
      <w:r>
        <w:t>In most years Chinook spawning migration takes place earlier (September-December) than coho (October-January).</w:t>
      </w:r>
    </w:p>
    <w:p w:rsidR="007D3147" w:rsidRDefault="00E25219">
      <w:pPr>
        <w:pStyle w:val="Compact"/>
        <w:numPr>
          <w:ilvl w:val="0"/>
          <w:numId w:val="2"/>
        </w:numPr>
      </w:pPr>
      <w:r>
        <w:t>Chinook in this watershed hatch in the spring and migrate to the ocean in their first year of life, in contrast to coho, which spend a full year in the stream before migrating (Agrawal et al. 2005; Knechtle and Giudice 2020).</w:t>
      </w:r>
    </w:p>
    <w:p w:rsidR="007D3147" w:rsidRDefault="00E25219">
      <w:pPr>
        <w:pStyle w:val="Compact"/>
        <w:numPr>
          <w:ilvl w:val="0"/>
          <w:numId w:val="2"/>
        </w:numPr>
      </w:pPr>
      <w:r>
        <w:t>Coho salmon prefer to spawn in reaches with smaller spawning gravels than Chinook salmon. Consequently the majority of coho redds are found in Scott River tributaries, while Chinook redds are more commonly found in the mainstem Scott River (e.g., Siskiyou RCD 2017b, 2017b).</w:t>
      </w:r>
    </w:p>
    <w:p w:rsidR="007D3147" w:rsidRDefault="00E25219">
      <w:pPr>
        <w:pStyle w:val="Compact"/>
        <w:numPr>
          <w:ilvl w:val="0"/>
          <w:numId w:val="2"/>
        </w:numPr>
      </w:pPr>
      <w:r>
        <w:t xml:space="preserve">Declining populations of coho salmon have been noted in the Klamath basin and more broadly in coastal California streams since the 1990s (e.g., Brown, Moyle, and Yoshiyama 1994), while regional Chinook populations have historically been more robust (Wainwright et al. 2013). However, a declining trend was observed in the Klamath run of Chinook in the 2010s, and this trend was more significant in the Scott River system than the broader Klamath basin (Knechtle and Giudice 2021). </w:t>
      </w:r>
      <w:r>
        <w:lastRenderedPageBreak/>
        <w:t>These trends have prompted additional monitoring of Scott Valley Chinook in the past decade (e.g., spawning surveys such as Siskiyou RCD 2015b, 2017b).</w:t>
      </w:r>
    </w:p>
    <w:p w:rsidR="007D3147" w:rsidRDefault="00E25219">
      <w:pPr>
        <w:pStyle w:val="Heading1"/>
      </w:pPr>
      <w:bookmarkStart w:id="13" w:name="methods-quantitative-analysis"/>
      <w:bookmarkEnd w:id="4"/>
      <w:bookmarkEnd w:id="8"/>
      <w:bookmarkEnd w:id="12"/>
      <w:r>
        <w:rPr>
          <w:rStyle w:val="SectionNumber"/>
        </w:rPr>
        <w:t>3</w:t>
      </w:r>
      <w:r>
        <w:tab/>
        <w:t>Methods: Quantitative analysis</w:t>
      </w:r>
    </w:p>
    <w:p w:rsidR="007D3147" w:rsidRDefault="00E25219">
      <w:pPr>
        <w:pStyle w:val="FirstParagraph"/>
      </w:pPr>
      <w:r>
        <w:t>We used lasso regression (James et al. 2013; Ranstam and Cook 2018) to assess the feasibility of predicting an ecological response using dozens of potential hydrologic predictor metrics. The objectives of the lasso exercise were to 1) perform predictor selection, i.e., empirically estimate which hydrologic flows were most related to coho and Chinook reproductive outcomes and 2) estimate the uncertainty of a predictive Hydrologic Benefit formula, using the selected set of predictors and their calculated coefficients. Each step in the analysis is numbered and explained below.</w:t>
      </w:r>
    </w:p>
    <w:p w:rsidR="007D3147" w:rsidRDefault="00E25219">
      <w:pPr>
        <w:pStyle w:val="Heading2"/>
      </w:pPr>
      <w:bookmarkStart w:id="14" w:name="Xe8c516df69f6b9666ccfbf7165518f829d29364"/>
      <w:r>
        <w:rPr>
          <w:rStyle w:val="SectionNumber"/>
        </w:rPr>
        <w:t>3.1</w:t>
      </w:r>
      <w:r>
        <w:tab/>
        <w:t>Step 1. Calculate predictors: Flow metrics to describe Scott River flow regime</w:t>
      </w:r>
    </w:p>
    <w:p w:rsidR="007D3147" w:rsidRDefault="00E25219">
      <w:pPr>
        <w:pStyle w:val="FirstParagraph"/>
      </w:pPr>
      <w:r>
        <w:t xml:space="preserve">Hydrologic predictors consist of flow metrics calculated from the daily flow record at the Fort Jones river gauge from 1942-2023. The full suite of metrics is calculated on a water-year basis (i.e., each type of metric produces one value for each water year; </w:t>
      </w:r>
      <w:r>
        <w:rPr>
          <w:i/>
          <w:iCs/>
        </w:rPr>
        <w:t>Supplemental Table 1</w:t>
      </w:r>
      <w:r>
        <w:t>). Abbreviations, relevant time periods and metric calculation details are listed in Table 1.</w:t>
      </w:r>
    </w:p>
    <w:p w:rsidR="007D3147" w:rsidRDefault="00E25219">
      <w:pPr>
        <w:pStyle w:val="BodyText"/>
      </w:pPr>
      <w:r>
        <w:t>Firstly, a series of metrics from the catalog of California-specific functional flows (as illustrated in Figure 4) (Yarnell et al. 2020; Patterson et al. 2020) were selected to highlight the history and salient characteristics of the Scott River flow regime over the past eight decades. Additional information is available in Patterson et al. (2020) and supporting documentation. 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rsidR="007D3147" w:rsidRDefault="00E25219">
      <w:pPr>
        <w:pStyle w:val="BodyText"/>
      </w:pPr>
      <w:r>
        <w:t xml:space="preserve">Secondly, we devised two additional metrics for this study area related to timing of anadromous fish access to preferred spawning habitat (illustrated in Figure 5). These metrics are referred to as “reconnection” and “disconnection” dates. They assume a flow threshold, defined at the Fort Jones gauge, that corresponds to a certain degree of “connectivity” in the Scott River stream system. The date on which this connectivity is lost </w:t>
      </w:r>
      <w:r>
        <w:lastRenderedPageBreak/>
        <w:t>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 1). More importantly, they add value to this analysis because of their direct relation to fish passage in the watershed.</w:t>
      </w:r>
    </w:p>
    <w:p w:rsidR="007D3147" w:rsidRDefault="00E25219">
      <w:pPr>
        <w:pStyle w:val="BodyText"/>
      </w:pPr>
      <w:r>
        <w:t>Finally, to identify the presence of scouring flows [i.e., storm events that can mobilize large amounts of sediment and either bury or wash away salmonid eggs; Yokel et al. (2018a)], we calculated the number of days in each year with average daily flow greater than the 90th flow percentile (for the full Fort Jones hydrologic record).</w:t>
      </w:r>
    </w:p>
    <w:p w:rsidR="007D3147" w:rsidRDefault="00E25219">
      <w:pPr>
        <w:pStyle w:val="Heading3"/>
      </w:pPr>
      <w:bookmarkStart w:id="15" w:name="Xf45fee2eebd53972590b701c61840508f81f9c4"/>
      <w:r>
        <w:rPr>
          <w:rStyle w:val="SectionNumber"/>
        </w:rPr>
        <w:t>3.1.1</w:t>
      </w:r>
      <w:r>
        <w:tab/>
        <w:t>Selecting flow thresholds for dis- and re-connection timing</w:t>
      </w:r>
    </w:p>
    <w:p w:rsidR="007D3147" w:rsidRDefault="00E25219">
      <w:pPr>
        <w:pStyle w:val="FirstParagraph"/>
      </w:pPr>
      <w:r>
        <w:t>When calculating the timing of river connectivity, a discrete number of thresholds were selected from the continuum of flows, ranging between a lowest value of 8 cfs and highest value of 1000 cfs. At the lowest value all tributaries are known to be disconnected and significant dry reaches exist along the main stem, while the highest value is associated with winter storm events in a fully-connected river system (Tolley, Foglia, and Harter 2019).</w:t>
      </w:r>
    </w:p>
    <w:p w:rsidR="007D3147" w:rsidRDefault="00E25219">
      <w:pPr>
        <w:pStyle w:val="BodyText"/>
      </w:pPr>
      <w:r>
        <w:t>The reconnection timing of proximate flow thresholds is somewhat correlated. The lasso regression is appropriate for this type of data because the method can eliminate some redundancy in predictor information (James et al. 2013).</w:t>
      </w:r>
    </w:p>
    <w:p w:rsidR="007D3147" w:rsidRDefault="00E25219">
      <w:pPr>
        <w:pStyle w:val="TableCaption"/>
      </w:pPr>
      <w:r>
        <w:t>Table 1: Explanation of hydrologic metrics used in this analysis. Each type of metric, for each threshold value (e.g., 100 cfs or 50th flow percentile), produces one value per water year.</w:t>
      </w:r>
    </w:p>
    <w:tbl>
      <w:tblPr>
        <w:tblStyle w:val="Table"/>
        <w:tblW w:w="0" w:type="auto"/>
        <w:jc w:val="center"/>
        <w:tblLayout w:type="fixed"/>
        <w:tblLook w:val="0420" w:firstRow="1" w:lastRow="0" w:firstColumn="0" w:lastColumn="0" w:noHBand="0" w:noVBand="1"/>
      </w:tblPr>
      <w:tblGrid>
        <w:gridCol w:w="1584"/>
        <w:gridCol w:w="2160"/>
        <w:gridCol w:w="1440"/>
        <w:gridCol w:w="4608"/>
      </w:tblGrid>
      <w:tr w:rsidR="007D3147" w:rsidTr="007D3147">
        <w:trPr>
          <w:cnfStyle w:val="100000000000" w:firstRow="1" w:lastRow="0" w:firstColumn="0" w:lastColumn="0" w:oddVBand="0" w:evenVBand="0" w:oddHBand="0" w:evenHBand="0" w:firstRowFirstColumn="0" w:firstRowLastColumn="0" w:lastRowFirstColumn="0" w:lastRowLastColumn="0"/>
          <w:tblHeader/>
          <w:jc w:val="center"/>
        </w:trPr>
        <w:tc>
          <w:tcPr>
            <w:tcW w:w="15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Full Name</w:t>
            </w:r>
          </w:p>
        </w:tc>
        <w:tc>
          <w:tcPr>
            <w:tcW w:w="14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Thresholds</w:t>
            </w:r>
          </w:p>
        </w:tc>
        <w:tc>
          <w:tcPr>
            <w:tcW w:w="460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7D3147" w:rsidTr="007D3147">
        <w:trPr>
          <w:jc w:val="center"/>
        </w:trPr>
        <w:tc>
          <w:tcPr>
            <w:tcW w:w="15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recon</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Reconnection Day (for a given life stage and threshold)</w:t>
            </w:r>
          </w:p>
        </w:tc>
        <w:tc>
          <w:tcPr>
            <w:tcW w:w="14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8, 10, 15, 20, 40, 70, 100, 150, 200, 300, 400, 500, 750, 1000 cfs</w:t>
            </w:r>
          </w:p>
        </w:tc>
        <w:tc>
          <w:tcPr>
            <w:tcW w:w="460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rsidR="007D3147" w:rsidTr="007D3147">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discon</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Disconnection Day (for a given life stage and threshold)</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8, 10, 15, 20, 40, 70, 100, 150, 200, 300, 400, 500, 750, 1000 cfs</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day, usually in the spring or early summer, on which the Scott River loses a certain degree of connectivity. Defined as the first day on which FJ Gauge flow drops below a designated threshold (e.g., 100 cfs) (units of days after Aug. 31). Assigned to a salmon lifestage using abbreviations such as BY (Brood Year). Example: BY_discon_100</w:t>
            </w:r>
          </w:p>
        </w:tc>
      </w:tr>
      <w:tr w:rsidR="007D3147" w:rsidTr="007D3147">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min_flow</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Flow</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Minimum average daily flowrate recorded in the relevant period. Months of the designated time period (e.g. Sep-Dec for BY) </w:t>
            </w:r>
            <w:r>
              <w:rPr>
                <w:rFonts w:ascii="Arial" w:eastAsia="Arial" w:hAnsi="Arial" w:cs="Arial"/>
                <w:color w:val="000000"/>
                <w:sz w:val="22"/>
                <w:szCs w:val="22"/>
              </w:rPr>
              <w:lastRenderedPageBreak/>
              <w:t>are added to the column name for clarity. Example: BY_min_flow_sepdec</w:t>
            </w:r>
          </w:p>
        </w:tc>
      </w:tr>
      <w:tr w:rsidR="007D3147" w:rsidTr="007D3147">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tot_flow</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Total Flow</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Sum of all daily flow volumes recorded in the relevant period. Months of the designated time period (e.g. Jan-Jul for SY) are added to the column name for clarity. Example: SY_tot_flow_janjul</w:t>
            </w:r>
          </w:p>
        </w:tc>
      </w:tr>
      <w:tr w:rsidR="007D3147" w:rsidTr="007D3147">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 magnitude of fall pulse event (maximum daily peak flow during event) (cfs) in relevant lifestage. Example: RY_FA_Mag</w:t>
            </w:r>
          </w:p>
        </w:tc>
      </w:tr>
      <w:tr w:rsidR="007D3147" w:rsidTr="007D3147">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fall pulse event in water year days</w:t>
            </w:r>
          </w:p>
        </w:tc>
      </w:tr>
      <w:tr w:rsidR="007D3147" w:rsidTr="007D3147">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Duration (# of days) of the fall pulse event</w:t>
            </w:r>
          </w:p>
        </w:tc>
      </w:tr>
      <w:tr w:rsidR="007D3147" w:rsidTr="007D3147">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Wet_BFL_Mag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Median (50th daily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magnitude of the median rate of baseflow (i.e., non-storm flow) during the wet season. Abbreviation: Wet_BFL_Mag_50</w:t>
            </w:r>
          </w:p>
        </w:tc>
      </w:tr>
      <w:tr w:rsidR="007D3147" w:rsidTr="007D3147">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wet-season in water year days</w:t>
            </w:r>
          </w:p>
        </w:tc>
      </w:tr>
      <w:tr w:rsidR="007D3147" w:rsidTr="007D3147">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Wet_BFL_Dur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Wet-season baseflow duration (# of days from start of wet-season to start of spring season)</w:t>
            </w:r>
          </w:p>
        </w:tc>
      </w:tr>
      <w:tr w:rsidR="007D3147" w:rsidTr="007D3147">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Peak_Dur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Duration of high-flow events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 5, and 10-year return interval</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days exceeding the 2, 5 and 10 year recurrence intervals of annual peak flow (50%, 20%, and 10% exceedance values).</w:t>
            </w:r>
          </w:p>
        </w:tc>
      </w:tr>
      <w:tr w:rsidR="007D3147" w:rsidTr="007D3147">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Peak_Fre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Frequency of high-flow events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 5, and 10-year return interval</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events exceeding the 2, 5 and 10 year recurrence intervals of annual peak flow (50%, 20%, and 10% exceedance values).</w:t>
            </w:r>
          </w:p>
        </w:tc>
      </w:tr>
      <w:tr w:rsidR="007D3147" w:rsidTr="007D3147">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num_days_gt_90_pctile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Number of days of high-flow events </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90th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days in an annual period (i.e. the Rearing Year) in which the FJ daily average flow exceeded the 90th percentile flowrate in the full FJ Gauge record.</w:t>
            </w:r>
          </w:p>
        </w:tc>
      </w:tr>
      <w:tr w:rsidR="007D3147" w:rsidTr="007D3147">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spring in water year days</w:t>
            </w:r>
          </w:p>
        </w:tc>
      </w:tr>
      <w:tr w:rsidR="007D3147" w:rsidTr="007D3147">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SP_ROC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Recession Rate of Change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flow recession rate (median daily rate of change over decreasing periods during the recession)</w:t>
            </w:r>
          </w:p>
        </w:tc>
      </w:tr>
      <w:tr w:rsidR="007D3147" w:rsidTr="007D3147">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DS_Mag</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Flow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50th and 90th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Percentile of daily flow within dry season</w:t>
            </w:r>
          </w:p>
        </w:tc>
      </w:tr>
      <w:tr w:rsidR="007D3147" w:rsidTr="007D3147">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DS_Tim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Dry-season baseflow start timing (water year day of dry season)</w:t>
            </w:r>
          </w:p>
        </w:tc>
      </w:tr>
      <w:tr w:rsidR="007D3147" w:rsidTr="007D3147">
        <w:trPr>
          <w:jc w:val="center"/>
        </w:trPr>
        <w:tc>
          <w:tcPr>
            <w:tcW w:w="15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DS_Dur_WS</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Duration</w:t>
            </w:r>
          </w:p>
        </w:tc>
        <w:tc>
          <w:tcPr>
            <w:tcW w:w="14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Dry-season baseflow duration (# of days from start of dry season to start of wet season)</w:t>
            </w:r>
          </w:p>
        </w:tc>
      </w:tr>
    </w:tbl>
    <w:p w:rsidR="007D3147" w:rsidRDefault="00E25219">
      <w:pPr>
        <w:pStyle w:val="CaptionedFigure"/>
      </w:pPr>
      <w:r>
        <w:rPr>
          <w:noProof/>
        </w:rPr>
        <w:lastRenderedPageBreak/>
        <w:drawing>
          <wp:inline distT="0" distB="0" distL="0" distR="0">
            <wp:extent cx="5009989" cy="5932073"/>
            <wp:effectExtent l="0" t="0" r="0" b="0"/>
            <wp:docPr id="43" name="Picture" descr="Figure 4: Figure 2 from Yarnell et al., 2020. Illustration of five functional flow categories identified for a mixed rain-snowmelt runoff river in California."/>
            <wp:cNvGraphicFramePr/>
            <a:graphic xmlns:a="http://schemas.openxmlformats.org/drawingml/2006/main">
              <a:graphicData uri="http://schemas.openxmlformats.org/drawingml/2006/picture">
                <pic:pic xmlns:pic="http://schemas.openxmlformats.org/drawingml/2006/picture">
                  <pic:nvPicPr>
                    <pic:cNvPr id="44" name="Picture" descr="Graphics%20and%20Supplements/Yarnell2020_Fig2.PNG"/>
                    <pic:cNvPicPr>
                      <a:picLocks noChangeAspect="1" noChangeArrowheads="1"/>
                    </pic:cNvPicPr>
                  </pic:nvPicPr>
                  <pic:blipFill>
                    <a:blip r:embed="rId10"/>
                    <a:stretch>
                      <a:fillRect/>
                    </a:stretch>
                  </pic:blipFill>
                  <pic:spPr bwMode="auto">
                    <a:xfrm>
                      <a:off x="0" y="0"/>
                      <a:ext cx="5009989" cy="5932073"/>
                    </a:xfrm>
                    <a:prstGeom prst="rect">
                      <a:avLst/>
                    </a:prstGeom>
                    <a:noFill/>
                    <a:ln w="9525">
                      <a:noFill/>
                      <a:headEnd/>
                      <a:tailEnd/>
                    </a:ln>
                  </pic:spPr>
                </pic:pic>
              </a:graphicData>
            </a:graphic>
          </wp:inline>
        </w:drawing>
      </w:r>
    </w:p>
    <w:p w:rsidR="007D3147" w:rsidRDefault="00E25219">
      <w:pPr>
        <w:pStyle w:val="ImageCaption"/>
      </w:pPr>
      <w:r>
        <w:t>Figure 4: Figure 2 from Yarnell et al., 2020. Illustration of five functional flow categories identified for a mixed rain-snowmelt runoff river in California.</w:t>
      </w:r>
    </w:p>
    <w:p w:rsidR="007D3147" w:rsidRDefault="00E25219">
      <w:pPr>
        <w:pStyle w:val="SourceCode"/>
      </w:pPr>
      <w:r>
        <w:rPr>
          <w:rStyle w:val="VerbatimChar"/>
        </w:rPr>
        <w:t>## [1] FALSE</w:t>
      </w:r>
    </w:p>
    <w:p w:rsidR="007D3147" w:rsidRDefault="00E25219">
      <w:pPr>
        <w:pStyle w:val="SourceCode"/>
      </w:pPr>
      <w:r>
        <w:rPr>
          <w:rStyle w:val="VerbatimChar"/>
        </w:rPr>
        <w:t xml:space="preserve">## png </w:t>
      </w:r>
      <w:r>
        <w:br/>
      </w:r>
      <w:r>
        <w:rPr>
          <w:rStyle w:val="VerbatimChar"/>
        </w:rPr>
        <w:t>##   2</w:t>
      </w:r>
    </w:p>
    <w:p w:rsidR="007D3147" w:rsidRDefault="00E25219">
      <w:pPr>
        <w:pStyle w:val="CaptionedFigure"/>
      </w:pPr>
      <w:r>
        <w:rPr>
          <w:noProof/>
        </w:rPr>
        <w:lastRenderedPageBreak/>
        <w:drawing>
          <wp:inline distT="0" distB="0" distL="0" distR="0">
            <wp:extent cx="5334000" cy="3429000"/>
            <wp:effectExtent l="0" t="0" r="0" b="0"/>
            <wp:docPr id="46" name="Picture"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wp:cNvGraphicFramePr/>
            <a:graphic xmlns:a="http://schemas.openxmlformats.org/drawingml/2006/main">
              <a:graphicData uri="http://schemas.openxmlformats.org/drawingml/2006/picture">
                <pic:pic xmlns:pic="http://schemas.openxmlformats.org/drawingml/2006/picture">
                  <pic:nvPicPr>
                    <pic:cNvPr id="47" name="Picture" descr="Graphics%20and%20Supplements/Figure%204.png"/>
                    <pic:cNvPicPr>
                      <a:picLocks noChangeAspect="1" noChangeArrowheads="1"/>
                    </pic:cNvPicPr>
                  </pic:nvPicPr>
                  <pic:blipFill>
                    <a:blip r:embed="rId11"/>
                    <a:stretch>
                      <a:fillRect/>
                    </a:stretch>
                  </pic:blipFill>
                  <pic:spPr bwMode="auto">
                    <a:xfrm>
                      <a:off x="0" y="0"/>
                      <a:ext cx="5334000" cy="3429000"/>
                    </a:xfrm>
                    <a:prstGeom prst="rect">
                      <a:avLst/>
                    </a:prstGeom>
                    <a:noFill/>
                    <a:ln w="9525">
                      <a:noFill/>
                      <a:headEnd/>
                      <a:tailEnd/>
                    </a:ln>
                  </pic:spPr>
                </pic:pic>
              </a:graphicData>
            </a:graphic>
          </wp:inline>
        </w:drawing>
      </w:r>
    </w:p>
    <w:p w:rsidR="007D3147" w:rsidRDefault="00E25219">
      <w:pPr>
        <w:pStyle w:val="ImageCaption"/>
      </w:pPr>
      <w:r>
        <w:t>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p w:rsidR="007D3147" w:rsidRDefault="00E25219">
      <w:pPr>
        <w:pStyle w:val="Heading2"/>
      </w:pPr>
      <w:bookmarkStart w:id="16" w:name="X609a518cf80cd5621c8edda22a9150e94756c7a"/>
      <w:bookmarkEnd w:id="14"/>
      <w:bookmarkEnd w:id="15"/>
      <w:r>
        <w:rPr>
          <w:rStyle w:val="SectionNumber"/>
        </w:rPr>
        <w:t>3.2</w:t>
      </w:r>
      <w:r>
        <w:tab/>
        <w:t>Step 2. Assemble responses: Ecological monitoring data</w:t>
      </w:r>
    </w:p>
    <w:p w:rsidR="007D3147" w:rsidRDefault="00E25219">
      <w:pPr>
        <w:pStyle w:val="FirstParagraph"/>
      </w:pPr>
      <w:r>
        <w:t>Multiple observed quantities were evaluated as candidates to best represent the ecological response in the flow-ecology relationship.</w:t>
      </w:r>
    </w:p>
    <w:p w:rsidR="007D3147" w:rsidRDefault="00E25219">
      <w:pPr>
        <w:pStyle w:val="BodyText"/>
      </w:pPr>
      <w:r>
        <w:t>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rsidR="007D3147" w:rsidRDefault="00E25219">
      <w:pPr>
        <w:pStyle w:val="Compact"/>
        <w:numPr>
          <w:ilvl w:val="0"/>
          <w:numId w:val="3"/>
        </w:numPr>
      </w:pPr>
      <w:r>
        <w:t>Number of adults migrating from the ocean to freshwater natal streams to spawn. This quantity, the ‘escapement’, is measured at a CDFW counting facility, using a resistance board weir and video counting flume in the Scott River (e.g., Knechtle and Giudice 2021).</w:t>
      </w:r>
    </w:p>
    <w:p w:rsidR="007D3147" w:rsidRDefault="00E25219">
      <w:pPr>
        <w:pStyle w:val="Compact"/>
        <w:numPr>
          <w:ilvl w:val="0"/>
          <w:numId w:val="3"/>
        </w:numPr>
      </w:pPr>
      <w:r>
        <w:t>Number of juvenile yearling, or smolt, salmon. Smolt are counted as outmigrants, often from rotary screw trap observations (e.g., Massie and Morrow 2020).</w:t>
      </w:r>
    </w:p>
    <w:p w:rsidR="007D3147" w:rsidRDefault="00E25219">
      <w:pPr>
        <w:pStyle w:val="Compact"/>
        <w:numPr>
          <w:ilvl w:val="0"/>
          <w:numId w:val="3"/>
        </w:numPr>
      </w:pPr>
      <w:r>
        <w:t>Number of salmon gravel nests, or redds, observed during spawning window (e.g., Siskiyou RCD 2017a) (for coho only).</w:t>
      </w:r>
    </w:p>
    <w:p w:rsidR="007D3147" w:rsidRDefault="00E25219">
      <w:pPr>
        <w:pStyle w:val="FirstParagraph"/>
      </w:pPr>
      <w:r>
        <w:lastRenderedPageBreak/>
        <w:t>Based on these observations, two other combined metrics have historically been calculated and reported by regional agencies (Knechtle and Giudice 2023). These metrics use data from multiple years to capture multiple life stages for a given cohort:</w:t>
      </w:r>
    </w:p>
    <w:p w:rsidR="007D3147" w:rsidRDefault="00E25219">
      <w:pPr>
        <w:pStyle w:val="Compact"/>
        <w:numPr>
          <w:ilvl w:val="0"/>
          <w:numId w:val="4"/>
        </w:numPr>
      </w:pPr>
      <w:r>
        <w:t>The number of outmigrating coho smolt produced per spawning female (coho spf) and the outmigrating Chinook juveniles per adult (Chinook jpa).</w:t>
      </w:r>
    </w:p>
    <w:p w:rsidR="007D3147" w:rsidRDefault="00E25219">
      <w:pPr>
        <w:pStyle w:val="Heading2"/>
      </w:pPr>
      <w:bookmarkStart w:id="17" w:name="X20c1638e278a12d3e21d99c660b4cf45da1d159"/>
      <w:bookmarkEnd w:id="16"/>
      <w:r>
        <w:rPr>
          <w:rStyle w:val="SectionNumber"/>
        </w:rPr>
        <w:t>3.3</w:t>
      </w:r>
      <w:r>
        <w:tab/>
        <w:t>Step 3. Align predictor and response metrics with timing of species cohorts</w:t>
      </w:r>
    </w:p>
    <w:p w:rsidR="007D3147" w:rsidRDefault="00E25219">
      <w:pPr>
        <w:pStyle w:val="FirstParagraph"/>
      </w:pPr>
      <w:r>
        <w:t>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 (e.g., CDFW 2021). Conversely, the majority of Chinook salmon return to spawn when they are 2 to 6 years old (Bourret, Caudill, and Keefer 2016), resulting in less of a cohort structure than for coho. Here we define the alignment (i.e., mapping) of a specific generation of fish (ecological outcome) with hydrologic metrics (predictors) observed across the portion of their life cycle spent in the Scott River system (</w:t>
      </w:r>
      <w:r>
        <w:rPr>
          <w:i/>
          <w:iCs/>
        </w:rPr>
        <w:t>Supplemental Table 2</w:t>
      </w:r>
      <w:r>
        <w:t>).</w:t>
      </w:r>
    </w:p>
    <w:p w:rsidR="007D3147" w:rsidRDefault="00E25219">
      <w:pPr>
        <w:pStyle w:val="Heading3"/>
      </w:pPr>
      <w:bookmarkStart w:id="18" w:name="data-alignment---coho"/>
      <w:r>
        <w:rPr>
          <w:rStyle w:val="SectionNumber"/>
        </w:rPr>
        <w:t>3.3.1</w:t>
      </w:r>
      <w:r>
        <w:tab/>
        <w:t>Data alignment - coho</w:t>
      </w:r>
    </w:p>
    <w:p w:rsidR="007D3147" w:rsidRDefault="00E25219">
      <w:pPr>
        <w:pStyle w:val="FirstParagraph"/>
      </w:pPr>
      <w:r>
        <w:t>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 (Moyle 2002), but the September-July duration was chosen to capture critical life stages even in extreme water years.</w:t>
      </w:r>
    </w:p>
    <w:p w:rsidR="007D3147" w:rsidRDefault="00E25219">
      <w:pPr>
        <w:pStyle w:val="BodyText"/>
      </w:pPr>
      <w:r>
        <w:t>For convenience in referring to hydrologic metrics in different water years, this Coho Freshwater Life Period has been broken up into three subperiods (as shown in Figure 3 and described in Table 2):</w:t>
      </w:r>
    </w:p>
    <w:p w:rsidR="007D3147" w:rsidRDefault="00E25219">
      <w:pPr>
        <w:pStyle w:val="Compact"/>
        <w:numPr>
          <w:ilvl w:val="0"/>
          <w:numId w:val="5"/>
        </w:numPr>
      </w:pPr>
      <w:r>
        <w:t>Brood Year (BY), September-December of the year of the cohort’s parents’ spawning</w:t>
      </w:r>
    </w:p>
    <w:p w:rsidR="007D3147" w:rsidRDefault="00E25219">
      <w:pPr>
        <w:pStyle w:val="Compact"/>
        <w:numPr>
          <w:ilvl w:val="0"/>
          <w:numId w:val="5"/>
        </w:numPr>
      </w:pPr>
      <w:r>
        <w:t>Rearing Year (RY), January-December of the full year the cohort spends in the watershed</w:t>
      </w:r>
    </w:p>
    <w:p w:rsidR="007D3147" w:rsidRDefault="00E25219">
      <w:pPr>
        <w:pStyle w:val="Compact"/>
        <w:numPr>
          <w:ilvl w:val="0"/>
          <w:numId w:val="5"/>
        </w:numPr>
      </w:pPr>
      <w:r>
        <w:t>Smolt Year (SY), January-July of the year of the cohort’s smolt outmigration</w:t>
      </w:r>
    </w:p>
    <w:p w:rsidR="007D3147" w:rsidRDefault="00E25219">
      <w:pPr>
        <w:pStyle w:val="FirstParagraph"/>
      </w:pPr>
      <w:r>
        <w:t xml:space="preserve">Coho Freshwater Life Periods overlap, e.g., the fall pulse flows in year </w:t>
      </w:r>
      <m:oMath>
        <m:r>
          <w:rPr>
            <w:rFonts w:ascii="Cambria Math" w:hAnsi="Cambria Math"/>
          </w:rPr>
          <m:t>i</m:t>
        </m:r>
      </m:oMath>
      <w:r>
        <w:t xml:space="preserve"> take place during one cohort’s Brood Year, and the same fall flows occur during the end of the Rearing Year for the cohort born in year </w:t>
      </w:r>
      <m:oMath>
        <m:r>
          <w:rPr>
            <w:rFonts w:ascii="Cambria Math" w:hAnsi="Cambria Math"/>
          </w:rPr>
          <m:t>i</m:t>
        </m:r>
        <m:r>
          <m:rPr>
            <m:sty m:val="p"/>
          </m:rPr>
          <w:rPr>
            <w:rFonts w:ascii="Cambria Math" w:hAnsi="Cambria Math"/>
          </w:rPr>
          <m:t>-</m:t>
        </m:r>
        <m:r>
          <w:rPr>
            <w:rFonts w:ascii="Cambria Math" w:hAnsi="Cambria Math"/>
          </w:rPr>
          <m:t>1</m:t>
        </m:r>
      </m:oMath>
      <w:r>
        <w:t>. In some rare cases, flow metrics may fall outside their designated subperiods (e.g., the extreme dry water year of 2014, in which the “fall reconnection” of flows in Brood Year 2013 did not occur until February of the cohort’s Rearing Year). Nonetheless, for consistency, even a January or February reconnection date will be referred to by the previous fall year designation.</w:t>
      </w:r>
    </w:p>
    <w:p w:rsidR="007D3147" w:rsidRDefault="00E25219">
      <w:pPr>
        <w:pStyle w:val="BodyText"/>
      </w:pPr>
      <w:r>
        <w:lastRenderedPageBreak/>
        <w:t>To build empirical relationships between hydrology and biology, ecological response variables were indexed by Brood Year of the affected cohort and hydrologic metrics tabulated accordingly (</w:t>
      </w:r>
      <w:r>
        <w:rPr>
          <w:i/>
          <w:iCs/>
        </w:rPr>
        <w:t>Supplemental Table 2</w:t>
      </w:r>
      <w:r>
        <w:t>). For example, the value for fall reconnection timing (100 cfs flow threshold) in fall of 2011 was assigned to the column “BY_recon_100” for the Brood Year 2011 cohort. The same value was assigned to the column “RY_recon_100” for the Brood Year 2010, which experienced fall 2011 as rearing juveniles.</w:t>
      </w:r>
    </w:p>
    <w:p w:rsidR="007D3147" w:rsidRDefault="00E25219">
      <w:pPr>
        <w:pStyle w:val="BodyText"/>
      </w:pPr>
      <w:r>
        <w:t xml:space="preserve">Each brood year is associated with multiple ecological responses (i.e. “fish outcome” observation types), including number of Chinook and coho spawners observed and the estimated number of smolt observed at the end of their CFLP. Data were available and compiled for brood years 2004 through 2019. We note that because the Brood Year period only covers the fall and early winter, ecological outcome in water year </w:t>
      </w:r>
      <m:oMath>
        <m:r>
          <w:rPr>
            <w:rFonts w:ascii="Cambria Math" w:hAnsi="Cambria Math"/>
          </w:rPr>
          <m:t>wy</m:t>
        </m:r>
      </m:oMath>
      <w:r>
        <w:t xml:space="preserve"> is obtained for </w:t>
      </w:r>
      <m:oMath>
        <m:r>
          <w:rPr>
            <w:rFonts w:ascii="Cambria Math" w:hAnsi="Cambria Math"/>
          </w:rPr>
          <m:t>wy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1</m:t>
        </m:r>
      </m:oMath>
      <w:r>
        <w:t xml:space="preserve"> for both salmon species.</w:t>
      </w:r>
    </w:p>
    <w:p w:rsidR="007D3147" w:rsidRDefault="00E25219">
      <w:pPr>
        <w:pStyle w:val="TableCaption"/>
      </w:pPr>
      <w:r>
        <w:t>Table 2: Explanation of time period definitions used in this analysis (displayed graphically in Figure 3).</w:t>
      </w:r>
    </w:p>
    <w:tbl>
      <w:tblPr>
        <w:tblStyle w:val="Table"/>
        <w:tblW w:w="0" w:type="auto"/>
        <w:jc w:val="center"/>
        <w:tblLayout w:type="fixed"/>
        <w:tblLook w:val="0420" w:firstRow="1" w:lastRow="0" w:firstColumn="0" w:lastColumn="0" w:noHBand="0" w:noVBand="1"/>
      </w:tblPr>
      <w:tblGrid>
        <w:gridCol w:w="1080"/>
        <w:gridCol w:w="2160"/>
        <w:gridCol w:w="4608"/>
      </w:tblGrid>
      <w:tr w:rsidR="007D3147" w:rsidTr="007D3147">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Full Name</w:t>
            </w:r>
          </w:p>
        </w:tc>
        <w:tc>
          <w:tcPr>
            <w:tcW w:w="460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7D3147" w:rsidTr="007D314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Brood Year</w:t>
            </w:r>
          </w:p>
        </w:tc>
        <w:tc>
          <w:tcPr>
            <w:tcW w:w="460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September-December window in which spawning occurs (by the parents of the designated cohort).</w:t>
            </w:r>
          </w:p>
        </w:tc>
      </w:tr>
      <w:tr w:rsidR="007D3147" w:rsidTr="007D314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Rearing Year</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January-December window during which a cohort hatches and rears in freshwater.</w:t>
            </w:r>
          </w:p>
        </w:tc>
      </w:tr>
      <w:tr w:rsidR="007D3147" w:rsidTr="007D314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Smolt Year</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January-July window during which a cohort grows in freshwater and outmigrates to the ocean.</w:t>
            </w:r>
          </w:p>
        </w:tc>
      </w:tr>
      <w:tr w:rsidR="007D3147" w:rsidTr="007D314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CFLP</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Freshwater Life Period</w:t>
            </w:r>
          </w:p>
        </w:tc>
        <w:tc>
          <w:tcPr>
            <w:tcW w:w="460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(conservatively wide) 21-month window, September through July, in which members of a cohort or the cohort's spawning parents are present in the freshwater system.</w:t>
            </w:r>
          </w:p>
        </w:tc>
      </w:tr>
    </w:tbl>
    <w:p w:rsidR="007D3147" w:rsidRDefault="00E25219">
      <w:pPr>
        <w:pStyle w:val="Heading3"/>
      </w:pPr>
      <w:bookmarkStart w:id="19" w:name="data-alignment---chinook"/>
      <w:bookmarkEnd w:id="18"/>
      <w:r>
        <w:rPr>
          <w:rStyle w:val="SectionNumber"/>
        </w:rPr>
        <w:t>3.3.2</w:t>
      </w:r>
      <w:r>
        <w:tab/>
        <w:t>Data alignment - Chinook</w:t>
      </w:r>
    </w:p>
    <w:p w:rsidR="007D3147" w:rsidRDefault="00E25219">
      <w:pPr>
        <w:pStyle w:val="FirstParagraph"/>
      </w:pPr>
      <w:r>
        <w:t>Because spawning occurs in the fall for both coho and Chinook salmon in the Scott River watershed (CDFW 2021),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p w:rsidR="007D3147" w:rsidRDefault="00E25219">
      <w:pPr>
        <w:pStyle w:val="Heading2"/>
      </w:pPr>
      <w:bookmarkStart w:id="20" w:name="X7445b02a15d4be14f0904dc67931441e9420807"/>
      <w:bookmarkEnd w:id="17"/>
      <w:bookmarkEnd w:id="19"/>
      <w:r>
        <w:rPr>
          <w:rStyle w:val="SectionNumber"/>
        </w:rPr>
        <w:lastRenderedPageBreak/>
        <w:t>3.4</w:t>
      </w:r>
      <w:r>
        <w:tab/>
        <w:t>Step 4. Calculate correlation coefficients and rule out temporally impossible relationships</w:t>
      </w:r>
    </w:p>
    <w:p w:rsidR="007D3147" w:rsidRDefault="00E25219">
      <w:pPr>
        <w:pStyle w:val="FirstParagraph"/>
      </w:pPr>
      <w:r>
        <w:t xml:space="preserve">After aligning the hydrologic predictors and ecological responses, we calculated Pearson correlation coefficients (Pearson 1895) </w:t>
      </w:r>
      <m:oMath>
        <m:r>
          <w:rPr>
            <w:rFonts w:ascii="Cambria Math" w:hAnsi="Cambria Math"/>
          </w:rPr>
          <m:t>R</m:t>
        </m:r>
      </m:oMath>
      <w:r>
        <w:t xml:space="preserve"> 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 </w:t>
      </w:r>
      <m:oMath>
        <m:r>
          <w:rPr>
            <w:rFonts w:ascii="Cambria Math" w:hAnsi="Cambria Math"/>
          </w:rPr>
          <m:t>R</m:t>
        </m:r>
      </m:oMath>
      <w:r>
        <w:t xml:space="preserve"> matrix.</w:t>
      </w:r>
    </w:p>
    <w:p w:rsidR="007D3147" w:rsidRDefault="00E25219">
      <w:pPr>
        <w:pStyle w:val="Heading2"/>
      </w:pPr>
      <w:bookmarkStart w:id="21" w:name="X4fef343846e4ec5533e04e9ea59f7e0d1bd5440"/>
      <w:bookmarkEnd w:id="20"/>
      <w:r>
        <w:rPr>
          <w:rStyle w:val="SectionNumber"/>
        </w:rPr>
        <w:t>3.5</w:t>
      </w:r>
      <w:r>
        <w:tab/>
        <w:t>Step 5. Select ecological response metrics</w:t>
      </w:r>
    </w:p>
    <w:p w:rsidR="007D3147" w:rsidRDefault="00E25219">
      <w:pPr>
        <w:pStyle w:val="FirstParagraph"/>
      </w:pPr>
      <w:r>
        <w:t xml:space="preserve">To generate predictive models, we make an assumption of independence for each year of ecological observation data. Cohort effects may reduce the validity of this assumption (i.e. the number of coho spawners in year 2009 may be partly dependent on the number of spawners in 2006). In order to control somewhat for cohort effects, we selected the normalized metric available for each species as the ecological response variable: coho smolts per female spawner (coho spf) and Chinook juveniles per adult spawner (Chinook jpa). We used the correlation coefficents between the hydrologic and ecological metrics to assess the predictability of the two data types. For completeness, we also compared the </w:t>
      </w:r>
      <m:oMath>
        <m:r>
          <w:rPr>
            <w:rFonts w:ascii="Cambria Math" w:hAnsi="Cambria Math"/>
          </w:rPr>
          <m:t>R</m:t>
        </m:r>
      </m:oMath>
      <w:r>
        <w:t xml:space="preserve"> values of the two selected metrics to the other (non-normalized) ecological data types.</w:t>
      </w:r>
    </w:p>
    <w:p w:rsidR="007D3147" w:rsidRDefault="00E25219">
      <w:pPr>
        <w:pStyle w:val="Heading2"/>
      </w:pPr>
      <w:bookmarkStart w:id="22" w:name="Xa678dc57f09924ba6b6b79a52a1d04b551bab3e"/>
      <w:bookmarkEnd w:id="21"/>
      <w:r>
        <w:rPr>
          <w:rStyle w:val="SectionNumber"/>
        </w:rPr>
        <w:t>3.6</w:t>
      </w:r>
      <w:r>
        <w:tab/>
        <w:t>Step 6. Generate predictive model with lasso regression</w:t>
      </w:r>
    </w:p>
    <w:p w:rsidR="007D3147" w:rsidRDefault="00E25219">
      <w:pPr>
        <w:pStyle w:val="FirstParagraph"/>
      </w:pPr>
      <w:r>
        <w:t>With hydrologic metrics assigned to each salmon generation, indexed by brood-year (</w:t>
      </w:r>
      <w:r>
        <w:rPr>
          <w:i/>
          <w:iCs/>
        </w:rPr>
        <w:t>Supplemental Table 2</w:t>
      </w:r>
      <w:r>
        <w:t>), we assessed the potential for hydrologic metrics to predict biological outcomes by performing lasso regression (James et al. 2013; Ranstam and Cook 2018) between 88 hydrologic predictors and the two ecological metrics selected in the previous step (one for coho and one for Chinook).</w:t>
      </w:r>
    </w:p>
    <w:p w:rsidR="007D3147" w:rsidRDefault="00E25219">
      <w:pPr>
        <w:pStyle w:val="Heading3"/>
      </w:pPr>
      <w:bookmarkStart w:id="23" w:name="general-approach"/>
      <w:r>
        <w:rPr>
          <w:rStyle w:val="SectionNumber"/>
        </w:rPr>
        <w:t>3.6.1</w:t>
      </w:r>
      <w:r>
        <w:tab/>
        <w:t>General approach</w:t>
      </w:r>
    </w:p>
    <w:p w:rsidR="007D3147" w:rsidRDefault="00E25219">
      <w:pPr>
        <w:pStyle w:val="FirstParagraph"/>
      </w:pPr>
      <w:r>
        <w:t xml:space="preserve">We used the R programming environment (R Core Team 2020) and the linear modeling function </w:t>
      </w:r>
      <w:r>
        <w:rPr>
          <w:rStyle w:val="VerbatimChar"/>
        </w:rPr>
        <w:t>glmnet()</w:t>
      </w:r>
      <w:r>
        <w:t xml:space="preserve"> (Friedman, Hastie, and Tibshirani 2010) to perform variable selection using lasso regression. Lasso regression is less flexible than the classic least squares regression, and is commonly used in high-dimensional data settings, where the number of possible predictors approaches or exceeds the number of observations (James et al. 2013). Because the solution can set some coefficients to 0, thereby removing their associated predictors from the final model, lasso regression can also perform predictor selection.</w:t>
      </w:r>
    </w:p>
    <w:p w:rsidR="007D3147" w:rsidRDefault="00E25219">
      <w:pPr>
        <w:pStyle w:val="BodyText"/>
      </w:pPr>
      <w:r>
        <w:t>Lasso (Least Absolute Shrinkage and Selection Operator) regression minimizes the following quantity:</w:t>
      </w:r>
    </w:p>
    <w:p w:rsidR="007D3147" w:rsidRDefault="00E25219">
      <w:pPr>
        <w:pStyle w:val="BodyText"/>
      </w:pPr>
      <m:oMathPara>
        <m:oMathParaPr>
          <m:jc m:val="center"/>
        </m:oMathPara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e>
                  </m:d>
                </m:e>
                <m:sup>
                  <m:r>
                    <w:rPr>
                      <w:rFonts w:ascii="Cambria Math" w:hAnsi="Cambria Math"/>
                    </w:rPr>
                    <m:t>2</m:t>
                  </m:r>
                </m:sup>
              </m:sSup>
            </m:e>
          </m:nary>
          <m:r>
            <m:rPr>
              <m:sty m:val="p"/>
            </m:rPr>
            <w:rPr>
              <w:rFonts w:ascii="Cambria Math" w:hAnsi="Cambria Math"/>
            </w:rPr>
            <m:t>+</m:t>
          </m:r>
          <m:r>
            <w:rPr>
              <w:rFonts w:ascii="Cambria Math" w:hAnsi="Cambria Math"/>
            </w:rPr>
            <m:t>λ</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e>
              </m:d>
            </m:e>
          </m:nary>
        </m:oMath>
      </m:oMathPara>
    </w:p>
    <w:p w:rsidR="007D3147" w:rsidRDefault="00E25219">
      <w:pPr>
        <w:pStyle w:val="FirstParagraph"/>
      </w:pPr>
      <w:r>
        <w:t>Where:</w:t>
      </w:r>
    </w:p>
    <w:p w:rsidR="007D3147" w:rsidRDefault="00E25219">
      <w:pPr>
        <w:pStyle w:val="Compact"/>
        <w:numPr>
          <w:ilvl w:val="0"/>
          <w:numId w:val="6"/>
        </w:numPr>
      </w:pPr>
      <m:oMath>
        <m:r>
          <w:rPr>
            <w:rFonts w:ascii="Cambria Math" w:hAnsi="Cambria Math"/>
          </w:rPr>
          <w:lastRenderedPageBreak/>
          <m:t>n</m:t>
        </m:r>
      </m:oMath>
      <w:r>
        <w:t xml:space="preserve"> is the number of ecological observations;</w:t>
      </w:r>
    </w:p>
    <w:p w:rsidR="007D3147" w:rsidRDefault="00E25219">
      <w:pPr>
        <w:pStyle w:val="Compact"/>
        <w:numPr>
          <w:ilvl w:val="0"/>
          <w:numId w:val="6"/>
        </w:numPr>
      </w:pPr>
      <m:oMath>
        <m:r>
          <w:rPr>
            <w:rFonts w:ascii="Cambria Math" w:hAnsi="Cambria Math"/>
          </w:rPr>
          <m:t>i</m:t>
        </m:r>
      </m:oMath>
      <w:r>
        <w:t xml:space="preserve"> enumerates the brood years;</w:t>
      </w:r>
    </w:p>
    <w:p w:rsidR="007D3147" w:rsidRDefault="00E25219">
      <w:pPr>
        <w:pStyle w:val="Compact"/>
        <w:numPr>
          <w:ilvl w:val="0"/>
          <w:numId w:val="6"/>
        </w:numPr>
      </w:pPr>
      <m:oMath>
        <m:r>
          <w:rPr>
            <w:rFonts w:ascii="Cambria Math" w:hAnsi="Cambria Math"/>
          </w:rPr>
          <m:t>p</m:t>
        </m:r>
      </m:oMath>
      <w:r>
        <w:t xml:space="preserve"> is the number of predictors;</w:t>
      </w:r>
    </w:p>
    <w:p w:rsidR="007D3147" w:rsidRDefault="00E25219">
      <w:pPr>
        <w:pStyle w:val="Compact"/>
        <w:numPr>
          <w:ilvl w:val="0"/>
          <w:numId w:val="6"/>
        </w:numPr>
      </w:pPr>
      <m:oMath>
        <m:r>
          <w:rPr>
            <w:rFonts w:ascii="Cambria Math" w:hAnsi="Cambria Math"/>
          </w:rPr>
          <m:t>j</m:t>
        </m:r>
      </m:oMath>
      <w:r>
        <w:t xml:space="preserve"> enumerates the hydrologic predictors;</w:t>
      </w:r>
    </w:p>
    <w:p w:rsidR="007D3147" w:rsidRDefault="00E25219">
      <w:pPr>
        <w:pStyle w:val="Compact"/>
        <w:numPr>
          <w:ilvl w:val="0"/>
          <w:numId w:val="6"/>
        </w:numPr>
      </w:pP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the observed value of hydrologic predictor </w:t>
      </w:r>
      <m:oMath>
        <m:r>
          <w:rPr>
            <w:rFonts w:ascii="Cambria Math" w:hAnsi="Cambria Math"/>
          </w:rPr>
          <m:t>j</m:t>
        </m:r>
      </m:oMath>
      <w:r>
        <w:t xml:space="preserve"> for brood year </w:t>
      </w:r>
      <m:oMath>
        <m:r>
          <w:rPr>
            <w:rFonts w:ascii="Cambria Math" w:hAnsi="Cambria Math"/>
          </w:rPr>
          <m:t>i</m:t>
        </m:r>
      </m:oMath>
      <w:r>
        <w:t xml:space="preserve"> (independent variable);</w:t>
      </w:r>
    </w:p>
    <w:p w:rsidR="007D3147" w:rsidRDefault="00E25219">
      <w:pPr>
        <w:pStyle w:val="Compact"/>
        <w:numPr>
          <w:ilvl w:val="0"/>
          <w:numId w:val="6"/>
        </w:numPr>
      </w:pP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observed value of ecological response in brood year </w:t>
      </w:r>
      <m:oMath>
        <m:r>
          <w:rPr>
            <w:rFonts w:ascii="Cambria Math" w:hAnsi="Cambria Math"/>
          </w:rPr>
          <m:t>i</m:t>
        </m:r>
      </m:oMath>
      <w:r>
        <w:t xml:space="preserve"> (dependent variable);</w:t>
      </w:r>
    </w:p>
    <w:p w:rsidR="007D3147" w:rsidRDefault="00E25219">
      <w:pPr>
        <w:pStyle w:val="Compact"/>
        <w:numPr>
          <w:ilvl w:val="0"/>
          <w:numId w:val="6"/>
        </w:numPr>
      </w:pP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is the intercept value for the resulting linear model;</w:t>
      </w:r>
    </w:p>
    <w:p w:rsidR="007D3147" w:rsidRDefault="00E25219">
      <w:pPr>
        <w:pStyle w:val="Compact"/>
        <w:numPr>
          <w:ilvl w:val="0"/>
          <w:numId w:val="6"/>
        </w:numPr>
      </w:pPr>
      <m:oMath>
        <m:sSub>
          <m:sSubPr>
            <m:ctrlPr>
              <w:rPr>
                <w:rFonts w:ascii="Cambria Math" w:hAnsi="Cambria Math"/>
              </w:rPr>
            </m:ctrlPr>
          </m:sSubPr>
          <m:e>
            <m:r>
              <w:rPr>
                <w:rFonts w:ascii="Cambria Math" w:hAnsi="Cambria Math"/>
              </w:rPr>
              <m:t>β</m:t>
            </m:r>
          </m:e>
          <m:sub>
            <m:r>
              <w:rPr>
                <w:rFonts w:ascii="Cambria Math" w:hAnsi="Cambria Math"/>
              </w:rPr>
              <m:t>j</m:t>
            </m:r>
          </m:sub>
        </m:sSub>
      </m:oMath>
      <w:r>
        <w:t xml:space="preserve"> is the coefficient value for hydrologic predictor </w:t>
      </w:r>
      <m:oMath>
        <m:r>
          <w:rPr>
            <w:rFonts w:ascii="Cambria Math" w:hAnsi="Cambria Math"/>
          </w:rPr>
          <m:t>j</m:t>
        </m:r>
      </m:oMath>
      <w:r>
        <w:t xml:space="preserve"> in the resulting linear model; and</w:t>
      </w:r>
    </w:p>
    <w:p w:rsidR="007D3147" w:rsidRDefault="00E25219">
      <w:pPr>
        <w:pStyle w:val="Compact"/>
        <w:numPr>
          <w:ilvl w:val="0"/>
          <w:numId w:val="6"/>
        </w:numPr>
      </w:pPr>
      <m:oMath>
        <m:r>
          <w:rPr>
            <w:rFonts w:ascii="Cambria Math" w:hAnsi="Cambria Math"/>
          </w:rPr>
          <m:t>λ</m:t>
        </m:r>
      </m:oMath>
      <w:r>
        <w:t xml:space="preserve"> is a tuning parameter, referred to as a shrinkage penalty.</w:t>
      </w:r>
    </w:p>
    <w:p w:rsidR="007D3147" w:rsidRDefault="00E25219">
      <w:pPr>
        <w:pStyle w:val="FirstParagraph"/>
      </w:pPr>
      <w:r>
        <w:t xml:space="preserve">In this formulation, sufficiently large values of lambda generally shrink the values of all coefficients to 0 (the infinite-lambda case). The infinite-lambda case produces a model consisting solely of the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intercept term, which takes on a value that is the average of all the observed </w:t>
      </w:r>
      <m:oMath>
        <m:r>
          <w:rPr>
            <w:rFonts w:ascii="Cambria Math" w:hAnsi="Cambria Math"/>
          </w:rPr>
          <m:t>y</m:t>
        </m:r>
      </m:oMath>
      <w:r>
        <w:t xml:space="preserve"> values. Conversely, sufficiently small values of </w:t>
      </w:r>
      <m:oMath>
        <m:r>
          <w:rPr>
            <w:rFonts w:ascii="Cambria Math" w:hAnsi="Cambria Math"/>
          </w:rPr>
          <m:t>λ</m:t>
        </m:r>
      </m:oMath>
      <w:r>
        <w:t xml:space="preserve"> will produce linear models incorporating information from many predictors.   The selection of the appropriate </w:t>
      </w:r>
      <m:oMath>
        <m:r>
          <w:rPr>
            <w:rFonts w:ascii="Cambria Math" w:hAnsi="Cambria Math"/>
          </w:rPr>
          <m:t>λ</m:t>
        </m:r>
      </m:oMath>
      <w:r>
        <w:t xml:space="preserve"> value is a critical step in the regression procedure, and is best done using cross-validation within the training dataset (James et al. 2013). In this analysis a range of </w:t>
      </w:r>
      <m:oMath>
        <m:r>
          <w:rPr>
            <w:rFonts w:ascii="Cambria Math" w:hAnsi="Cambria Math"/>
          </w:rPr>
          <m:t>λ</m:t>
        </m:r>
      </m:oMath>
      <w:r>
        <w:t xml:space="preserve"> values was explored for each species.</w:t>
      </w:r>
    </w:p>
    <w:p w:rsidR="007D3147" w:rsidRDefault="00E25219">
      <w:pPr>
        <w:pStyle w:val="Heading3"/>
      </w:pPr>
      <w:bookmarkStart w:id="24" w:name="Xa36825116d2ac6903b5289f7648c182c9149f63"/>
      <w:bookmarkEnd w:id="23"/>
      <w:r>
        <w:rPr>
          <w:rStyle w:val="SectionNumber"/>
        </w:rPr>
        <w:t>3.6.2</w:t>
      </w:r>
      <w:r>
        <w:tab/>
        <w:t>Predictor restriction based on sample size</w:t>
      </w:r>
    </w:p>
    <w:p w:rsidR="007D3147" w:rsidRDefault="00E25219">
      <w:pPr>
        <w:pStyle w:val="FirstParagraph"/>
      </w:pPr>
      <w:r>
        <w:t>Some ecological records have gaps (e.g., when funding was not available in one year to conduct a redd survey). Additionally, some predictor metrics are not available in all years (i.e.,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p w:rsidR="007D3147" w:rsidRDefault="00E25219">
      <w:pPr>
        <w:pStyle w:val="Heading3"/>
      </w:pPr>
      <w:bookmarkStart w:id="25" w:name="test-error-and-range-of-lambda-values"/>
      <w:bookmarkEnd w:id="24"/>
      <w:r>
        <w:rPr>
          <w:rStyle w:val="SectionNumber"/>
        </w:rPr>
        <w:t>3.6.3</w:t>
      </w:r>
      <w:r>
        <w:tab/>
        <w:t>Test error and range of lambda values</w:t>
      </w:r>
    </w:p>
    <w:p w:rsidR="007D3147" w:rsidRDefault="00E25219">
      <w:pPr>
        <w:pStyle w:val="FirstParagraph"/>
      </w:pPr>
      <w:r>
        <w:t>In lasso regression, the goal is to select a lambda value (referred to as the “shrinkage penalty” or “tuning parameter”) that uses available predictor data to explain the maximum amount of deviation in the response while avoiding overfitting. With high-dimensional data, it is typically possible to perfectly fit the observations (explaining 100% of deviation) by incorporating data from a number of predictors that approaches or exceeds the number of observations (James et al. 2013). The predictive models that result from this type of overfitting typically perform poorly when applied to new data, since they tend to incorporate random noise to achieve a perfect fit (James et al. 2013).</w:t>
      </w:r>
    </w:p>
    <w:p w:rsidR="007D3147" w:rsidRDefault="00E25219">
      <w:pPr>
        <w:pStyle w:val="BodyText"/>
      </w:pPr>
      <w:r>
        <w:t xml:space="preserve">The standard method to pick the optimal value of lambda is to divide a dataset into a “training” and a “test” set, and use the training set to generate a series of regression models using a range of lambda values. These models are then used to predict the values of the test set, and the total difference between predicted and observed quantities is known as the test error. This is often summarized as the root mean squared error value (RMSE). The lambda </w:t>
      </w:r>
      <w:r>
        <w:lastRenderedPageBreak/>
        <w:t>value that produces the regression model with the minimum test error is selected, and using this value, a final regression model is generated based on the full data set (James et al. 2013).</w:t>
      </w:r>
    </w:p>
    <w:p w:rsidR="007D3147" w:rsidRDefault="00E25219">
      <w:pPr>
        <w:pStyle w:val="BodyText"/>
      </w:pPr>
      <w:r>
        <w:t>However, we decided this was not appropriate for the size of the available ecological datasets, which ranged from 13 to 21 years of observations: we could not be confident that the optimal lambda value was an indicator of the optimal balance point between incorporating useful information and overfitting, since it could just be an artefact of the way we divided the dataset into test and training sets. To address this, we tried to identify the range of all optimal lambda values possible within the available ecological dataset. We reserved (the rounded up integer corresponding to) 25% of the observations as the test set, generated up to 10,000 non-repeating random sets of testing and training data, and calculated the optimal lambda value for each set.</w:t>
      </w:r>
    </w:p>
    <w:p w:rsidR="007D3147" w:rsidRDefault="00E25219">
      <w:pPr>
        <w:pStyle w:val="BodyText"/>
      </w:pPr>
      <w:r>
        <w:t>Then, using the full dataset, we calculated regression models produced by the full range of optimal lambda values identified in the test-train step.</w:t>
      </w:r>
    </w:p>
    <w:p w:rsidR="007D3147" w:rsidRDefault="00E25219">
      <w:pPr>
        <w:pStyle w:val="Heading3"/>
      </w:pPr>
      <w:bookmarkStart w:id="26" w:name="selection-of-final-lambda-values"/>
      <w:bookmarkEnd w:id="25"/>
      <w:r>
        <w:rPr>
          <w:rStyle w:val="SectionNumber"/>
        </w:rPr>
        <w:t>3.6.4</w:t>
      </w:r>
      <w:r>
        <w:tab/>
        <w:t>Selection of final lambda values</w:t>
      </w:r>
    </w:p>
    <w:p w:rsidR="007D3147" w:rsidRDefault="00E25219">
      <w:pPr>
        <w:pStyle w:val="FirstParagraph"/>
      </w:pPr>
      <w:r>
        <w:t>To select a final lambda value, we considered the percentage of deviation explained and the test error of the 1,366 (coho) and 10,000 (Chinook) randomly sampled test and training sets. Our objective was to select a lambda value that explained the maximum percent of deviation that also produced a reasonable average test error. In both cases we ultimately selected the lambda value associated with an average relative test error of 1.0, or a test error of 100% of the average observation value (see further details in Results).</w:t>
      </w:r>
    </w:p>
    <w:p w:rsidR="007D3147" w:rsidRDefault="00E25219">
      <w:pPr>
        <w:pStyle w:val="Heading2"/>
      </w:pPr>
      <w:bookmarkStart w:id="27" w:name="Xcc873bd4122e127f797b0eb5391360994726419"/>
      <w:bookmarkEnd w:id="22"/>
      <w:bookmarkEnd w:id="26"/>
      <w:r>
        <w:rPr>
          <w:rStyle w:val="SectionNumber"/>
        </w:rPr>
        <w:t>3.7</w:t>
      </w:r>
      <w:r>
        <w:tab/>
        <w:t>Step 7. Formulate Hydrologic Benefit function</w:t>
      </w:r>
    </w:p>
    <w:p w:rsidR="007D3147" w:rsidRDefault="00E25219">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 </w:t>
      </w:r>
      <m:oMath>
        <m:r>
          <w:rPr>
            <w:rFonts w:ascii="Cambria Math" w:hAnsi="Cambria Math"/>
          </w:rPr>
          <m:t>i</m:t>
        </m:r>
      </m:oMath>
      <w:r>
        <w:t xml:space="preserve"> is calculated as:</w:t>
      </w:r>
    </w:p>
    <w:p w:rsidR="007D3147" w:rsidRDefault="00E25219">
      <w:pPr>
        <w:pStyle w:val="BodyText"/>
      </w:pPr>
      <m:oMathPara>
        <m:oMathParaPr>
          <m:jc m:val="center"/>
        </m:oMathParaPr>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oMath>
      </m:oMathPara>
    </w:p>
    <w:p w:rsidR="007D3147" w:rsidRDefault="00E25219">
      <w:pPr>
        <w:pStyle w:val="FirstParagraph"/>
      </w:pPr>
      <w:r>
        <w:t xml:space="preserve">Where: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the value of hydrologic predictor </w:t>
      </w:r>
      <m:oMath>
        <m:r>
          <w:rPr>
            <w:rFonts w:ascii="Cambria Math" w:hAnsi="Cambria Math"/>
          </w:rPr>
          <m:t>j</m:t>
        </m:r>
      </m:oMath>
      <w:r>
        <w:t xml:space="preserve"> in the cohort with Brood Year </w:t>
      </w:r>
      <m:oMath>
        <m:r>
          <w:rPr>
            <w:rFonts w:ascii="Cambria Math" w:hAnsi="Cambria Math"/>
          </w:rPr>
          <m:t>i</m:t>
        </m:r>
      </m:oMath>
      <w:r>
        <w:t>.</w:t>
      </w:r>
    </w:p>
    <w:p w:rsidR="007D3147" w:rsidRDefault="00E25219">
      <w:pPr>
        <w:pStyle w:val="BodyText"/>
      </w:pPr>
      <w:r>
        <w:t xml:space="preserve">As noted above, the ecological outcome in water year </w:t>
      </w:r>
      <m:oMath>
        <m:r>
          <w:rPr>
            <w:rFonts w:ascii="Cambria Math" w:hAnsi="Cambria Math"/>
          </w:rPr>
          <m:t>wy</m:t>
        </m:r>
      </m:oMath>
      <w:r>
        <w:t xml:space="preserve"> is obtained for </w:t>
      </w:r>
      <m:oMath>
        <m:r>
          <w:rPr>
            <w:rFonts w:ascii="Cambria Math" w:hAnsi="Cambria Math"/>
          </w:rPr>
          <m:t>wy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1</m:t>
        </m:r>
      </m:oMath>
      <w:r>
        <w:t xml:space="preserve"> for both salmon species.</w:t>
      </w:r>
    </w:p>
    <w:p w:rsidR="007D3147" w:rsidRDefault="00E25219">
      <w:pPr>
        <w:pStyle w:val="Heading1"/>
      </w:pPr>
      <w:bookmarkStart w:id="28" w:name="results"/>
      <w:bookmarkEnd w:id="13"/>
      <w:bookmarkEnd w:id="27"/>
      <w:r>
        <w:rPr>
          <w:rStyle w:val="SectionNumber"/>
        </w:rPr>
        <w:t>4</w:t>
      </w:r>
      <w:r>
        <w:tab/>
        <w:t>Results</w:t>
      </w:r>
    </w:p>
    <w:p w:rsidR="007D3147" w:rsidRDefault="00E25219">
      <w:pPr>
        <w:pStyle w:val="Heading2"/>
      </w:pPr>
      <w:bookmarkStart w:id="29" w:name="Xc2abe7bcb62e605259110c7fc452887e7b6f6b3"/>
      <w:r>
        <w:rPr>
          <w:rStyle w:val="SectionNumber"/>
        </w:rPr>
        <w:t>4.1</w:t>
      </w:r>
      <w:r>
        <w:tab/>
        <w:t>Flow history of the Scott River, described in functional flow metrics</w:t>
      </w:r>
    </w:p>
    <w:p w:rsidR="007D3147" w:rsidRDefault="00E25219">
      <w:pPr>
        <w:pStyle w:val="FirstParagraph"/>
      </w:pPr>
      <w:r>
        <w:t xml:space="preserve">Diagnostic metrics of Scott River flow have demonstrated clear trends over the past 8 decades. Between 1942 and 2021, total annual flow measured at the Fort Jones gauge has </w:t>
      </w:r>
      <w:r>
        <w:lastRenderedPageBreak/>
        <w:t>dropped from an average of approximately 600 to 400 thousand acre-feet (TAF, or from &gt;800 to &lt;600 million m</w:t>
      </w:r>
      <w:r>
        <w:rPr>
          <w:vertAlign w:val="superscript"/>
        </w:rPr>
        <w:t>3</w:t>
      </w:r>
      <w:r>
        <w:t>) (Figure 6,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rsidR="007D3147" w:rsidRDefault="00E25219">
      <w:pPr>
        <w:pStyle w:val="BodyText"/>
      </w:pPr>
      <w:r>
        <w:t>Ecosystem functional flow metrics, calculated with signal-processing techniques (Patterson et al. 2020) (illustrated in Figure 4), also show clear trends over time (Figure 6,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 6,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 6, panel B).</w:t>
      </w:r>
    </w:p>
    <w:p w:rsidR="007D3147" w:rsidRDefault="00E25219">
      <w:pPr>
        <w:pStyle w:val="BodyText"/>
      </w:pPr>
      <w:r>
        <w:t>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 6, panel E).</w:t>
      </w:r>
    </w:p>
    <w:p w:rsidR="007D3147" w:rsidRDefault="00E25219">
      <w:pPr>
        <w:pStyle w:val="BodyText"/>
      </w:pPr>
      <w:r>
        <w:t>After April, the chance of large precipitation events becomes minimal leading to a gradual, near-exponential decline of streamflow rates during May through July as the snowpack in the upper watershed melts off. While a very consistent feature in the annual hydrograph (e.g., Figure 5), the rate of flow reduction (i.e., the exponential decline) during the spring has increased over the period of record. The spring recession curve has grown steeper and accelerated the annual recession process: hhe rate of decline was just above 0.05%/day in 1940, and it was nearly 0.07%/day in 2020 (Figure 6, panel EF).</w:t>
      </w:r>
    </w:p>
    <w:p w:rsidR="007D3147" w:rsidRDefault="00E25219">
      <w:pPr>
        <w:pStyle w:val="BodyText"/>
      </w:pPr>
      <w:r>
        <w:t>The median dry season flow has dropped by approximately 50%, with many years since 1977 seeing flows below 30 cfs, a condition not seen prior to 1977 and largely related discontinuation of inefficient flood irrigation with surface water and the introduction of efficient sprinkler irrigation with groundwater during the 1970s (Tolley, Foglia, and Harter 2019). The onset of the dry season is earlier, and the duration of the dry season has increased, in some of the most recent years to over 200 days (Figure 6, panels G and H).</w:t>
      </w:r>
    </w:p>
    <w:p w:rsidR="007D3147" w:rsidRDefault="00E25219">
      <w:pPr>
        <w:pStyle w:val="BodyText"/>
      </w:pPr>
      <w:r>
        <w:t xml:space="preserve">The reconnection and disconnection dates also show significant trends over time. As a result, the wet season has notably narrowed over time with (approximate) fall onset trending later and the spring flow recession trending to begin earlier. In 2020, the expected </w:t>
      </w:r>
      <w:r>
        <w:lastRenderedPageBreak/>
        <w:t>reconnection at the 100 cfs threshold occurs more than a month later than in 1940, the expected summer disconnection more than two weeks earlier (Figure 7).</w:t>
      </w:r>
    </w:p>
    <w:p w:rsidR="007D3147" w:rsidRDefault="00E25219">
      <w:pPr>
        <w:pStyle w:val="BodyText"/>
      </w:pPr>
      <w:r>
        <w:t>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 (Drake, Tate, and Carlson 2000; Van Kirk and Naman 2008; Foglia et al. 2013).</w:t>
      </w:r>
    </w:p>
    <w:p w:rsidR="007D3147" w:rsidRDefault="00E25219">
      <w:pPr>
        <w:pStyle w:val="SourceCode"/>
      </w:pPr>
      <w:r>
        <w:rPr>
          <w:rStyle w:val="VerbatimChar"/>
        </w:rPr>
        <w:t xml:space="preserve">## png </w:t>
      </w:r>
      <w:r>
        <w:br/>
      </w:r>
      <w:r>
        <w:rPr>
          <w:rStyle w:val="VerbatimChar"/>
        </w:rPr>
        <w:t>##   2</w:t>
      </w:r>
    </w:p>
    <w:p w:rsidR="007D3147" w:rsidRDefault="00E25219">
      <w:pPr>
        <w:pStyle w:val="CaptionedFigure"/>
      </w:pPr>
      <w:r>
        <w:rPr>
          <w:noProof/>
        </w:rPr>
        <w:lastRenderedPageBreak/>
        <w:drawing>
          <wp:inline distT="0" distB="0" distL="0" distR="0">
            <wp:extent cx="5334000" cy="6858000"/>
            <wp:effectExtent l="0" t="0" r="0" b="0"/>
            <wp:docPr id="64" name="Picture" descr="Figure 6: Total annual flow volume (panel A) and functional flow metrics (panels B-H; Patterson et al. 2020), derived from daily average flow measurements at the Fort Jones USGS flow gauge (ID 11519500) for water years 1942-2023."/>
            <wp:cNvGraphicFramePr/>
            <a:graphic xmlns:a="http://schemas.openxmlformats.org/drawingml/2006/main">
              <a:graphicData uri="http://schemas.openxmlformats.org/drawingml/2006/picture">
                <pic:pic xmlns:pic="http://schemas.openxmlformats.org/drawingml/2006/picture">
                  <pic:nvPicPr>
                    <pic:cNvPr id="65" name="Picture" descr="Graphics%20and%20Supplements/Figure%205.png"/>
                    <pic:cNvPicPr>
                      <a:picLocks noChangeAspect="1" noChangeArrowheads="1"/>
                    </pic:cNvPicPr>
                  </pic:nvPicPr>
                  <pic:blipFill>
                    <a:blip r:embed="rId12"/>
                    <a:stretch>
                      <a:fillRect/>
                    </a:stretch>
                  </pic:blipFill>
                  <pic:spPr bwMode="auto">
                    <a:xfrm>
                      <a:off x="0" y="0"/>
                      <a:ext cx="5334000" cy="6858000"/>
                    </a:xfrm>
                    <a:prstGeom prst="rect">
                      <a:avLst/>
                    </a:prstGeom>
                    <a:noFill/>
                    <a:ln w="9525">
                      <a:noFill/>
                      <a:headEnd/>
                      <a:tailEnd/>
                    </a:ln>
                  </pic:spPr>
                </pic:pic>
              </a:graphicData>
            </a:graphic>
          </wp:inline>
        </w:drawing>
      </w:r>
    </w:p>
    <w:p w:rsidR="007D3147" w:rsidRDefault="00E25219">
      <w:pPr>
        <w:pStyle w:val="ImageCaption"/>
      </w:pPr>
      <w:r>
        <w:t>Figure 6: Total annual flow volume (panel A) and functional flow metrics (panels B-H; Patterson et al. 2020), derived from daily average flow measurements at the Fort Jones USGS flow gauge (ID 11519500) for water years 1942-2023.</w:t>
      </w:r>
    </w:p>
    <w:p w:rsidR="007D3147" w:rsidRDefault="00E25219">
      <w:pPr>
        <w:pStyle w:val="SourceCode"/>
      </w:pPr>
      <w:r>
        <w:rPr>
          <w:rStyle w:val="VerbatimChar"/>
        </w:rPr>
        <w:t xml:space="preserve">## png </w:t>
      </w:r>
      <w:r>
        <w:br/>
      </w:r>
      <w:r>
        <w:rPr>
          <w:rStyle w:val="VerbatimChar"/>
        </w:rPr>
        <w:t>##   2</w:t>
      </w:r>
    </w:p>
    <w:p w:rsidR="007D3147" w:rsidRDefault="00E25219">
      <w:pPr>
        <w:pStyle w:val="CaptionedFigure"/>
      </w:pPr>
      <w:r>
        <w:rPr>
          <w:noProof/>
        </w:rPr>
        <w:lastRenderedPageBreak/>
        <w:drawing>
          <wp:inline distT="0" distB="0" distL="0" distR="0">
            <wp:extent cx="5334000" cy="4572000"/>
            <wp:effectExtent l="0" t="0" r="0" b="0"/>
            <wp:docPr id="67" name="Picture" descr="Figure 7: Disconnection and reconnection dates for the 100 cfs (2.8 cms) flow threshold, water years 1942-2023.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wp:cNvGraphicFramePr/>
            <a:graphic xmlns:a="http://schemas.openxmlformats.org/drawingml/2006/main">
              <a:graphicData uri="http://schemas.openxmlformats.org/drawingml/2006/picture">
                <pic:pic xmlns:pic="http://schemas.openxmlformats.org/drawingml/2006/picture">
                  <pic:nvPicPr>
                    <pic:cNvPr id="68" name="Picture" descr="Graphics%20and%20Supplements/Figure%206.png"/>
                    <pic:cNvPicPr>
                      <a:picLocks noChangeAspect="1" noChangeArrowheads="1"/>
                    </pic:cNvPicPr>
                  </pic:nvPicPr>
                  <pic:blipFill>
                    <a:blip r:embed="rId13"/>
                    <a:stretch>
                      <a:fillRect/>
                    </a:stretch>
                  </pic:blipFill>
                  <pic:spPr bwMode="auto">
                    <a:xfrm>
                      <a:off x="0" y="0"/>
                      <a:ext cx="5334000" cy="4572000"/>
                    </a:xfrm>
                    <a:prstGeom prst="rect">
                      <a:avLst/>
                    </a:prstGeom>
                    <a:noFill/>
                    <a:ln w="9525">
                      <a:noFill/>
                      <a:headEnd/>
                      <a:tailEnd/>
                    </a:ln>
                  </pic:spPr>
                </pic:pic>
              </a:graphicData>
            </a:graphic>
          </wp:inline>
        </w:drawing>
      </w:r>
    </w:p>
    <w:p w:rsidR="007D3147" w:rsidRDefault="00E25219">
      <w:pPr>
        <w:pStyle w:val="ImageCaption"/>
      </w:pPr>
      <w:r>
        <w:t xml:space="preserve">Figure 7: Disconnection and reconnection dates for the 100 cfs (2.8 cms) flow threshold, water years 1942-2023.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w:t>
      </w:r>
    </w:p>
    <w:p w:rsidR="007D3147" w:rsidRDefault="00E25219">
      <w:pPr>
        <w:pStyle w:val="Heading2"/>
      </w:pPr>
      <w:bookmarkStart w:id="30" w:name="hydrology-ecology-correlations"/>
      <w:bookmarkEnd w:id="29"/>
      <w:r>
        <w:rPr>
          <w:rStyle w:val="SectionNumber"/>
        </w:rPr>
        <w:t>4.2</w:t>
      </w:r>
      <w:r>
        <w:tab/>
        <w:t>Hydrology-ecology correlations</w:t>
      </w:r>
    </w:p>
    <w:p w:rsidR="007D3147" w:rsidRDefault="00E25219">
      <w:pPr>
        <w:pStyle w:val="FirstParagraph"/>
      </w:pPr>
      <w:r>
        <w:t>In the correlation analysis we assessed relatedness of ecological outcome metrics with all types of hydrologic metrics (i.e. reconnection/disconnection timing, functional flows, and scouring flow metrics) (</w:t>
      </w:r>
      <w:r>
        <w:rPr>
          <w:i/>
          <w:iCs/>
        </w:rPr>
        <w:t>Supplemental Figure 1</w:t>
      </w:r>
      <w:r>
        <w:t>; with selected metrics shown in Figure 8).</w:t>
      </w:r>
    </w:p>
    <w:p w:rsidR="007D3147" w:rsidRDefault="00E25219">
      <w:pPr>
        <w:pStyle w:val="SourceCode"/>
      </w:pPr>
      <w:r>
        <w:rPr>
          <w:rStyle w:val="VerbatimChar"/>
        </w:rPr>
        <w:t xml:space="preserve">FALSE png </w:t>
      </w:r>
      <w:r>
        <w:br/>
      </w:r>
      <w:r>
        <w:rPr>
          <w:rStyle w:val="VerbatimChar"/>
        </w:rPr>
        <w:t>FALSE   2</w:t>
      </w:r>
    </w:p>
    <w:p w:rsidR="007D3147" w:rsidRDefault="00E25219">
      <w:pPr>
        <w:pStyle w:val="FirstParagraph"/>
      </w:pPr>
      <w:r>
        <w:t xml:space="preserve">The correlations between hydrologic and ecologic metrics were not particularly strong. The maximum absolute </w:t>
      </w:r>
      <m:oMath>
        <m:r>
          <w:rPr>
            <w:rFonts w:ascii="Cambria Math" w:hAnsi="Cambria Math"/>
          </w:rPr>
          <m:t>R</m:t>
        </m:r>
      </m:oMath>
      <w:r>
        <w:t xml:space="preserve"> value was 0.58, calculated between rearing year spring disconnection timing at 400 cfs (</w:t>
      </w:r>
      <w:r>
        <w:rPr>
          <w:rStyle w:val="VerbatimChar"/>
        </w:rPr>
        <w:t>RY_discon_400</w:t>
      </w:r>
      <w:r>
        <w:t xml:space="preserve">) and coho smolt abundance, and only nine absolute </w:t>
      </w:r>
      <m:oMath>
        <m:r>
          <w:rPr>
            <w:rFonts w:ascii="Cambria Math" w:hAnsi="Cambria Math"/>
          </w:rPr>
          <m:t>R</m:t>
        </m:r>
      </m:oMath>
      <w:r>
        <w:t xml:space="preserve"> values were greater than 0.5. This is consistent with the understanding that hydrology is only one factor influencing salmonid reproductive outcomes.</w:t>
      </w:r>
    </w:p>
    <w:p w:rsidR="007D3147" w:rsidRDefault="00E25219">
      <w:pPr>
        <w:pStyle w:val="BodyText"/>
      </w:pPr>
      <w:r>
        <w:lastRenderedPageBreak/>
        <w:t xml:space="preserve">The correlation coefficients do not show uniform effects of hydrology on both species: for example, the brood year reconnection timing produces strong negative correlations with coho spf and weak positive correlations with Chinook jpa (Figure 8). Furthermore, hydrology tends to have different effects on different life stages: for both species the sign of </w:t>
      </w:r>
      <m:oMath>
        <m:r>
          <w:rPr>
            <w:rFonts w:ascii="Cambria Math" w:hAnsi="Cambria Math"/>
          </w:rPr>
          <m:t>R</m:t>
        </m:r>
      </m:oMath>
      <w:r>
        <w:t xml:space="preserve"> with brood year reconnection timing is the opposite for spawning adults and outmigrating juveniles (though brood year reconnection correlations are much weaker for Chinook than for coho).</w:t>
      </w:r>
    </w:p>
    <w:p w:rsidR="007D3147" w:rsidRDefault="00E25219">
      <w:pPr>
        <w:pStyle w:val="BodyText"/>
      </w:pPr>
      <w:r>
        <w:rPr>
          <w:b/>
          <w:bCs/>
        </w:rPr>
        <w:t>possibly move to Discussion?</w:t>
      </w:r>
    </w:p>
    <w:p w:rsidR="007D3147" w:rsidRDefault="00E25219">
      <w:pPr>
        <w:pStyle w:val="BodyText"/>
      </w:pPr>
      <w:r>
        <w:t>The correlation coefficients support several findings that match existing understanding of coho and Chinook ecohydrology. For example, experiencing a longer wet season as newly hatched fry (</w:t>
      </w:r>
      <w:r>
        <w:rPr>
          <w:rStyle w:val="VerbatimChar"/>
        </w:rPr>
        <w:t>RY_Wet_BFL_Dur</w:t>
      </w:r>
      <w:r>
        <w:t>, or rearing year wet season baseflow duration) is associated with higher juvenile abundance for both species (Figure 8). Relatedly, so is a later Rearing Year dry season onset, and a later spring disconnection (in both the rearing and smolt years) is associated with more outmigrating coho smolt. Additionally, a higher number of RY scouring days does seem to be related to lower Chinook outmigrants, whereas it has no relationship with coho outmigrants.</w:t>
      </w:r>
    </w:p>
    <w:p w:rsidR="007D3147" w:rsidRDefault="00E25219">
      <w:pPr>
        <w:pStyle w:val="BodyText"/>
      </w:pPr>
      <w:r>
        <w:t>The correlations also suggest some findings that do not match current understanding. One strong signal is that earlier fall reconnection timing (earlier fall spawning flows) is associated with a higher production of coho spf. In general, earlier fall flows in the brood year are thought to be beneficial to coho salmon, but it appears that this is only true for the number of outmigrating juveniles. The correlations suggest that a higher number of spawners is in fact associated with later fall flows (Figure 8). Relatedly, the total flow volume in the four months of the brood year period is also negatively correlated with the number of coho spawners. These two correlations suggest that the apparent benefits of early flows for normalized coho reproduction is partially driven by a negative effect on the denominator (spawners) in addition to a positive effect on the numerator (outmigrating juveniles).</w:t>
      </w:r>
    </w:p>
    <w:p w:rsidR="007D3147" w:rsidRDefault="00E25219">
      <w:pPr>
        <w:pStyle w:val="SourceCode"/>
      </w:pPr>
      <w:r>
        <w:rPr>
          <w:rStyle w:val="VerbatimChar"/>
        </w:rPr>
        <w:t xml:space="preserve">## png </w:t>
      </w:r>
      <w:r>
        <w:br/>
      </w:r>
      <w:r>
        <w:rPr>
          <w:rStyle w:val="VerbatimChar"/>
        </w:rPr>
        <w:t>##   2</w:t>
      </w:r>
    </w:p>
    <w:p w:rsidR="007D3147" w:rsidRDefault="00E25219">
      <w:pPr>
        <w:pStyle w:val="CaptionedFigure"/>
      </w:pPr>
      <w:r>
        <w:rPr>
          <w:noProof/>
        </w:rPr>
        <w:lastRenderedPageBreak/>
        <w:drawing>
          <wp:inline distT="0" distB="0" distL="0" distR="0">
            <wp:extent cx="5334000" cy="6096000"/>
            <wp:effectExtent l="0" t="0" r="0" b="0"/>
            <wp:docPr id="71" name="Picture" descr="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
            <wp:cNvGraphicFramePr/>
            <a:graphic xmlns:a="http://schemas.openxmlformats.org/drawingml/2006/main">
              <a:graphicData uri="http://schemas.openxmlformats.org/drawingml/2006/picture">
                <pic:pic xmlns:pic="http://schemas.openxmlformats.org/drawingml/2006/picture">
                  <pic:nvPicPr>
                    <pic:cNvPr id="72" name="Picture" descr="Graphics%20and%20Supplements/Figure%207.png"/>
                    <pic:cNvPicPr>
                      <a:picLocks noChangeAspect="1" noChangeArrowheads="1"/>
                    </pic:cNvPicPr>
                  </pic:nvPicPr>
                  <pic:blipFill>
                    <a:blip r:embed="rId14"/>
                    <a:stretch>
                      <a:fillRect/>
                    </a:stretch>
                  </pic:blipFill>
                  <pic:spPr bwMode="auto">
                    <a:xfrm>
                      <a:off x="0" y="0"/>
                      <a:ext cx="5334000" cy="6096000"/>
                    </a:xfrm>
                    <a:prstGeom prst="rect">
                      <a:avLst/>
                    </a:prstGeom>
                    <a:noFill/>
                    <a:ln w="9525">
                      <a:noFill/>
                      <a:headEnd/>
                      <a:tailEnd/>
                    </a:ln>
                  </pic:spPr>
                </pic:pic>
              </a:graphicData>
            </a:graphic>
          </wp:inline>
        </w:drawing>
      </w:r>
    </w:p>
    <w:p w:rsidR="007D3147" w:rsidRDefault="00E25219">
      <w:pPr>
        <w:pStyle w:val="ImageCaption"/>
      </w:pPr>
      <w:r>
        <w:t>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w:t>
      </w:r>
    </w:p>
    <w:p w:rsidR="007D3147" w:rsidRDefault="00E25219">
      <w:pPr>
        <w:pStyle w:val="Heading2"/>
      </w:pPr>
      <w:bookmarkStart w:id="31" w:name="lasso-regression"/>
      <w:bookmarkEnd w:id="30"/>
      <w:r>
        <w:rPr>
          <w:rStyle w:val="SectionNumber"/>
        </w:rPr>
        <w:lastRenderedPageBreak/>
        <w:t>4.3</w:t>
      </w:r>
      <w:r>
        <w:tab/>
        <w:t>Lasso regression</w:t>
      </w:r>
    </w:p>
    <w:p w:rsidR="007D3147" w:rsidRDefault="00E25219">
      <w:pPr>
        <w:pStyle w:val="FirstParagraph"/>
      </w:pPr>
      <w:r>
        <w:t>Lasso regression findings included the percent of deviation in ecological data explained by hydrology, ranked predictor stability, and the subset test errors informing the selection of the final lambda value (Figures 9 and 10; Tables 3 and 4). As mentioned in Methods, we selected normalized values of repreductive success for both species as the ecological response variable: coho smolts per female spawner (coho spf) and Chinook juveniles per adult spawner (Chinook jpa). These metrics isolate the effects of the freshwater environment on a given salmon cohort and minimize the importance of ocean conditions or cohort strength.</w:t>
      </w:r>
    </w:p>
    <w:p w:rsidR="007D3147" w:rsidRDefault="00E25219">
      <w:pPr>
        <w:pStyle w:val="CaptionedFigure"/>
      </w:pPr>
      <w:r>
        <w:rPr>
          <w:noProof/>
        </w:rPr>
        <w:lastRenderedPageBreak/>
        <w:drawing>
          <wp:inline distT="0" distB="0" distL="0" distR="0">
            <wp:extent cx="5334000" cy="6096000"/>
            <wp:effectExtent l="0" t="0" r="0" b="0"/>
            <wp:docPr id="75" name="Picture" descr="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wp:cNvGraphicFramePr/>
            <a:graphic xmlns:a="http://schemas.openxmlformats.org/drawingml/2006/main">
              <a:graphicData uri="http://schemas.openxmlformats.org/drawingml/2006/picture">
                <pic:pic xmlns:pic="http://schemas.openxmlformats.org/drawingml/2006/picture">
                  <pic:nvPicPr>
                    <pic:cNvPr id="76" name="Picture" descr="Graphics%20and%20Supplements/Figure%208.png"/>
                    <pic:cNvPicPr>
                      <a:picLocks noChangeAspect="1" noChangeArrowheads="1"/>
                    </pic:cNvPicPr>
                  </pic:nvPicPr>
                  <pic:blipFill>
                    <a:blip r:embed="rId15"/>
                    <a:stretch>
                      <a:fillRect/>
                    </a:stretch>
                  </pic:blipFill>
                  <pic:spPr bwMode="auto">
                    <a:xfrm>
                      <a:off x="0" y="0"/>
                      <a:ext cx="5334000" cy="6096000"/>
                    </a:xfrm>
                    <a:prstGeom prst="rect">
                      <a:avLst/>
                    </a:prstGeom>
                    <a:noFill/>
                    <a:ln w="9525">
                      <a:noFill/>
                      <a:headEnd/>
                      <a:tailEnd/>
                    </a:ln>
                  </pic:spPr>
                </pic:pic>
              </a:graphicData>
            </a:graphic>
          </wp:inline>
        </w:drawing>
      </w:r>
    </w:p>
    <w:p w:rsidR="007D3147" w:rsidRDefault="00E25219">
      <w:pPr>
        <w:pStyle w:val="ImageCaption"/>
      </w:pPr>
      <w:r>
        <w:t>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p w:rsidR="007D3147" w:rsidRDefault="00E25219">
      <w:pPr>
        <w:pStyle w:val="CaptionedFigure"/>
      </w:pPr>
      <w:r>
        <w:rPr>
          <w:noProof/>
        </w:rPr>
        <w:lastRenderedPageBreak/>
        <w:drawing>
          <wp:inline distT="0" distB="0" distL="0" distR="0">
            <wp:extent cx="5334000" cy="6096000"/>
            <wp:effectExtent l="0" t="0" r="0" b="0"/>
            <wp:docPr id="78" name="Picture" descr="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wp:cNvGraphicFramePr/>
            <a:graphic xmlns:a="http://schemas.openxmlformats.org/drawingml/2006/main">
              <a:graphicData uri="http://schemas.openxmlformats.org/drawingml/2006/picture">
                <pic:pic xmlns:pic="http://schemas.openxmlformats.org/drawingml/2006/picture">
                  <pic:nvPicPr>
                    <pic:cNvPr id="79" name="Picture" descr="Graphics%20and%20Supplements/Figure%209.png"/>
                    <pic:cNvPicPr>
                      <a:picLocks noChangeAspect="1" noChangeArrowheads="1"/>
                    </pic:cNvPicPr>
                  </pic:nvPicPr>
                  <pic:blipFill>
                    <a:blip r:embed="rId16"/>
                    <a:stretch>
                      <a:fillRect/>
                    </a:stretch>
                  </pic:blipFill>
                  <pic:spPr bwMode="auto">
                    <a:xfrm>
                      <a:off x="0" y="0"/>
                      <a:ext cx="5334000" cy="6096000"/>
                    </a:xfrm>
                    <a:prstGeom prst="rect">
                      <a:avLst/>
                    </a:prstGeom>
                    <a:noFill/>
                    <a:ln w="9525">
                      <a:noFill/>
                      <a:headEnd/>
                      <a:tailEnd/>
                    </a:ln>
                  </pic:spPr>
                </pic:pic>
              </a:graphicData>
            </a:graphic>
          </wp:inline>
        </w:drawing>
      </w:r>
    </w:p>
    <w:p w:rsidR="007D3147" w:rsidRDefault="00E25219">
      <w:pPr>
        <w:pStyle w:val="ImageCaption"/>
      </w:pPr>
      <w:r>
        <w:t>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p w:rsidR="007D3147" w:rsidRDefault="00E25219">
      <w:pPr>
        <w:pStyle w:val="Heading3"/>
      </w:pPr>
      <w:bookmarkStart w:id="32" w:name="Xd2d573d5bebcc6b50a618d8914ff96ba11e2b4c"/>
      <w:r>
        <w:rPr>
          <w:rStyle w:val="SectionNumber"/>
        </w:rPr>
        <w:t>4.3.1</w:t>
      </w:r>
      <w:r>
        <w:tab/>
        <w:t>Regression coefficients and fraction of deviation</w:t>
      </w:r>
    </w:p>
    <w:p w:rsidR="007D3147" w:rsidRDefault="00E25219">
      <w:pPr>
        <w:pStyle w:val="FirstParagraph"/>
      </w:pPr>
      <w:r>
        <w:t xml:space="preserve">We used 100 lambda values within the optimal range (identified in step 6) to generate a series of regression models to predict ecological outcomes for coho and Chinook. As is </w:t>
      </w:r>
      <w:r>
        <w:lastRenderedPageBreak/>
        <w:t>typical in lasso regression, coefficient values in these models approach 0 as the lambda value increases (Figures 9 and 10, top panel).</w:t>
      </w:r>
    </w:p>
    <w:p w:rsidR="007D3147" w:rsidRDefault="00E25219">
      <w:pPr>
        <w:pStyle w:val="BodyText"/>
      </w:pPr>
      <w:r>
        <w:t>Each model explains a fraction of the deviation of the observed values from the mean. This fraction ranges from 0% of (with all coefficients set to 0) to 100% of deviation. The number of non-0 coefficients explaining 100% of variation is 12 and 24 for coho and Chinook respectively. This matches the general rule of thumb that with high-dimensional data, it is often possible to explain 100% of deviation by incorporating data from a number of predictors that approaches or exceeds the number of observations (James et al. 2013).</w:t>
      </w:r>
    </w:p>
    <w:p w:rsidR="007D3147" w:rsidRDefault="00E25219">
      <w:pPr>
        <w:pStyle w:val="BodyText"/>
      </w:pPr>
      <w:r>
        <w:t>To explain 20% of Chinook deviation, the regression model needed 5 non-0 coefficients (or degrees of freedom), while for coho only 1 was necessary. Similarly, to explain 50% of variation required 8 and 5 degrees of freedom for Chinook and coho respectively (Figures 9 and 10).</w:t>
      </w:r>
    </w:p>
    <w:p w:rsidR="007D3147" w:rsidRDefault="00E25219">
      <w:pPr>
        <w:pStyle w:val="Heading3"/>
      </w:pPr>
      <w:bookmarkStart w:id="33" w:name="predictor-rank-stability"/>
      <w:bookmarkEnd w:id="32"/>
      <w:r>
        <w:rPr>
          <w:rStyle w:val="SectionNumber"/>
        </w:rPr>
        <w:t>4.3.2</w:t>
      </w:r>
      <w:r>
        <w:tab/>
        <w:t>Predictor rank stability</w:t>
      </w:r>
    </w:p>
    <w:p w:rsidR="007D3147" w:rsidRDefault="00E25219">
      <w:pPr>
        <w:pStyle w:val="FirstParagraph"/>
      </w:pPr>
      <w:r>
        <w:t>As mentioned above, to find the range of potential optimal lambda values and estimate the test error within this range, we divided the observations randomly into different sets of training and test data (1,716 sets for coho spf and 10,000 for Chinook jpa). Each of the regression models produced from a training subset was associated with an order of appearance of predictors (similar to the results for the full dataset in Figures 9 and 10 [top panel], and listed in Tables 3 and 4).</w:t>
      </w:r>
    </w:p>
    <w:p w:rsidR="007D3147" w:rsidRDefault="00E25219">
      <w:pPr>
        <w:pStyle w:val="BodyText"/>
      </w:pPr>
      <w:r>
        <w:t>In the 1,716 models generated using random data subsets for coho, the metrics that appeared most often in the top 5 predictors were the brood year fall flow reconnection timing (750 and 150 cfs thresholds), the rearing year spring disconnection timing, the slope of the flow recession in the smolt (outmigrating) year, and the duration of the rearing year wet season (</w:t>
      </w:r>
      <w:r>
        <w:rPr>
          <w:rStyle w:val="VerbatimChar"/>
        </w:rPr>
        <w:t>BY_recon_750</w:t>
      </w:r>
      <w:r>
        <w:t xml:space="preserve">, </w:t>
      </w:r>
      <w:r>
        <w:rPr>
          <w:rStyle w:val="VerbatimChar"/>
        </w:rPr>
        <w:t>RY_discon_200</w:t>
      </w:r>
      <w:r>
        <w:t xml:space="preserve">, </w:t>
      </w:r>
      <w:r>
        <w:rPr>
          <w:rStyle w:val="VerbatimChar"/>
        </w:rPr>
        <w:t>SY_SP_ROC</w:t>
      </w:r>
      <w:r>
        <w:t xml:space="preserve">, </w:t>
      </w:r>
      <w:r>
        <w:rPr>
          <w:rStyle w:val="VerbatimChar"/>
        </w:rPr>
        <w:t>RY_Wet_BFL_Dur</w:t>
      </w:r>
      <w:r>
        <w:t xml:space="preserve">, and </w:t>
      </w:r>
      <w:r>
        <w:rPr>
          <w:rStyle w:val="VerbatimChar"/>
        </w:rPr>
        <w:t>BY_recon_150</w:t>
      </w:r>
      <w:r>
        <w:t>). Because of the collinearity of many of the reconnection metrics, no individual threshold should carry much significance; rather this suggest that the reproductive success of coho is relatively sensitive to the timing of fall flow increases and spring flow recessions. Of these five, only one (</w:t>
      </w:r>
      <w:r>
        <w:rPr>
          <w:rStyle w:val="VerbatimChar"/>
        </w:rPr>
        <w:t>RY_discon_200</w:t>
      </w:r>
      <w:r>
        <w:t>) appears in the top five predictors of the regression model produced using the full dataset (Figure 9; Table 3); however, the full-dataset model does include the same preponderance of flow timing metrics in the first five non-zero predictors.</w:t>
      </w:r>
    </w:p>
    <w:p w:rsidR="007D3147" w:rsidRDefault="00E25219">
      <w:pPr>
        <w:pStyle w:val="BodyText"/>
      </w:pPr>
      <w:r>
        <w:t>In the 10,000 data subsets analyzed for Chinook, the metrics that appeared most often in the top 5 predictors were the log-transformed total flow in the brood year fall, flow magnitude in the rearing year wet season and dry season, the slope of the spring recession in the rearing year, and rearing year dry season duration (</w:t>
      </w:r>
      <w:r>
        <w:rPr>
          <w:rStyle w:val="VerbatimChar"/>
        </w:rPr>
        <w:t>log_BY_tot_flow_sepdec</w:t>
      </w:r>
      <w:r>
        <w:t xml:space="preserve">, </w:t>
      </w:r>
      <w:r>
        <w:rPr>
          <w:rStyle w:val="VerbatimChar"/>
        </w:rPr>
        <w:t>RY_Wet_BFL_Mag_50</w:t>
      </w:r>
      <w:r>
        <w:t xml:space="preserve">, </w:t>
      </w:r>
      <w:r>
        <w:rPr>
          <w:rStyle w:val="VerbatimChar"/>
        </w:rPr>
        <w:t>RY_DS_Mag_90</w:t>
      </w:r>
      <w:r>
        <w:t xml:space="preserve">, </w:t>
      </w:r>
      <w:r>
        <w:rPr>
          <w:rStyle w:val="VerbatimChar"/>
        </w:rPr>
        <w:t>RY_SP_ROC</w:t>
      </w:r>
      <w:r>
        <w:t xml:space="preserve">, </w:t>
      </w:r>
      <w:r>
        <w:rPr>
          <w:rStyle w:val="VerbatimChar"/>
        </w:rPr>
        <w:t>RY_DS_Dur_WS</w:t>
      </w:r>
      <w:r>
        <w:t>). In contrast to the coho this suggests that the reproductive success of Chinook is less sensitive to the timing of fall flow increases and spring flow recessions, and potentially more sensitive to conditions during the dry and wet seasons. Of the five most-frequent predictors identified in the test-train exercise, three (</w:t>
      </w:r>
      <w:r>
        <w:rPr>
          <w:rStyle w:val="VerbatimChar"/>
        </w:rPr>
        <w:t>log_BY_tot_flow_sepdec</w:t>
      </w:r>
      <w:r>
        <w:t xml:space="preserve">, </w:t>
      </w:r>
      <w:r>
        <w:rPr>
          <w:rStyle w:val="VerbatimChar"/>
        </w:rPr>
        <w:t>RY_Wet_BFL_Mag_50</w:t>
      </w:r>
      <w:r>
        <w:t xml:space="preserve">, </w:t>
      </w:r>
      <w:r>
        <w:rPr>
          <w:rStyle w:val="VerbatimChar"/>
        </w:rPr>
        <w:t>RY_DS_Dur_WS</w:t>
      </w:r>
      <w:r>
        <w:t xml:space="preserve">) appear in the top five predictors of the regression model produced using the full dataset (Figure 10; </w:t>
      </w:r>
      <w:r>
        <w:lastRenderedPageBreak/>
        <w:t>Table 4). This may reflect the higher degree of predictor stability achieved with a dataset the size of the Chinook jpa observations (n=21) versus coho spf (n=13).</w:t>
      </w:r>
    </w:p>
    <w:p w:rsidR="007D3147" w:rsidRDefault="00E25219">
      <w:pPr>
        <w:pStyle w:val="TableCaption"/>
      </w:pPr>
      <w:r>
        <w:t>Table 3: Predictors informing the lasso regression for coho spf at decreasing lambda values (also referred to as a shrinkage penalty). Lambda values represent the point at which a non-0 coefficient appears for the designated predictor.</w:t>
      </w:r>
    </w:p>
    <w:tbl>
      <w:tblPr>
        <w:tblStyle w:val="Table"/>
        <w:tblW w:w="0" w:type="auto"/>
        <w:jc w:val="center"/>
        <w:tblLayout w:type="fixed"/>
        <w:tblLook w:val="0420" w:firstRow="1" w:lastRow="0" w:firstColumn="0" w:lastColumn="0" w:noHBand="0" w:noVBand="1"/>
      </w:tblPr>
      <w:tblGrid>
        <w:gridCol w:w="2000"/>
        <w:gridCol w:w="2062"/>
        <w:gridCol w:w="2685"/>
      </w:tblGrid>
      <w:tr w:rsidR="007D3147" w:rsidTr="007D3147">
        <w:trPr>
          <w:cnfStyle w:val="100000000000" w:firstRow="1" w:lastRow="0" w:firstColumn="0" w:lastColumn="0" w:oddVBand="0" w:evenVBand="0" w:oddHBand="0" w:evenHBand="0" w:firstRowFirstColumn="0" w:firstRowLastColumn="0" w:lastRowFirstColumn="0" w:lastRowLastColumn="0"/>
          <w:tblHeader/>
          <w:jc w:val="center"/>
        </w:trPr>
        <w:tc>
          <w:tcPr>
            <w:tcW w:w="200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Importance rank</w:t>
            </w:r>
          </w:p>
        </w:tc>
        <w:tc>
          <w:tcPr>
            <w:tcW w:w="206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268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Non-zero lambda value</w:t>
            </w:r>
          </w:p>
        </w:tc>
      </w:tr>
      <w:tr w:rsidR="007D3147" w:rsidTr="007D3147">
        <w:trPr>
          <w:jc w:val="center"/>
        </w:trPr>
        <w:tc>
          <w:tcPr>
            <w:tcW w:w="200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206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BY_recon_200</w:t>
            </w:r>
          </w:p>
        </w:tc>
        <w:tc>
          <w:tcPr>
            <w:tcW w:w="268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23.45</w:t>
            </w:r>
          </w:p>
        </w:tc>
      </w:tr>
      <w:tr w:rsidR="007D3147" w:rsidTr="007D3147">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RY_discon_200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16.02</w:t>
            </w:r>
          </w:p>
        </w:tc>
      </w:tr>
      <w:tr w:rsidR="007D3147" w:rsidTr="007D3147">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RY_recon_8</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14.54</w:t>
            </w:r>
          </w:p>
        </w:tc>
      </w:tr>
      <w:tr w:rsidR="007D3147" w:rsidTr="007D3147">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11.56</w:t>
            </w:r>
          </w:p>
        </w:tc>
      </w:tr>
      <w:tr w:rsidR="007D3147" w:rsidTr="007D3147">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RY_DS_Mag_90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10.08</w:t>
            </w:r>
          </w:p>
        </w:tc>
      </w:tr>
      <w:tr w:rsidR="007D3147" w:rsidTr="007D3147">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RY_recon_70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8.22</w:t>
            </w:r>
          </w:p>
        </w:tc>
      </w:tr>
      <w:tr w:rsidR="007D3147" w:rsidTr="007D3147">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SY_discon_70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7.85</w:t>
            </w:r>
          </w:p>
        </w:tc>
      </w:tr>
      <w:tr w:rsidR="007D3147" w:rsidTr="007D3147">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RY_Wet_Tim</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6.36</w:t>
            </w:r>
          </w:p>
        </w:tc>
      </w:tr>
      <w:tr w:rsidR="007D3147" w:rsidTr="007D3147">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BY_recon_15</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4.50</w:t>
            </w:r>
          </w:p>
        </w:tc>
      </w:tr>
      <w:tr w:rsidR="007D3147" w:rsidTr="007D3147">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SY_discon_200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4.13</w:t>
            </w:r>
          </w:p>
        </w:tc>
      </w:tr>
      <w:tr w:rsidR="007D3147" w:rsidTr="007D3147">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BY_recon_70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3.39</w:t>
            </w:r>
          </w:p>
        </w:tc>
      </w:tr>
      <w:tr w:rsidR="007D3147" w:rsidTr="007D3147">
        <w:trPr>
          <w:jc w:val="center"/>
        </w:trPr>
        <w:tc>
          <w:tcPr>
            <w:tcW w:w="200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c>
          <w:tcPr>
            <w:tcW w:w="206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RY_discon_100</w:t>
            </w:r>
          </w:p>
        </w:tc>
        <w:tc>
          <w:tcPr>
            <w:tcW w:w="268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3.39</w:t>
            </w:r>
          </w:p>
        </w:tc>
      </w:tr>
    </w:tbl>
    <w:p w:rsidR="007D3147" w:rsidRDefault="00E25219">
      <w:pPr>
        <w:pStyle w:val="TableCaption"/>
      </w:pPr>
      <w:r>
        <w:t>Table 4: Predictors informing the lasso regression for Chinook jpa at decreasing lambda values (also referred to as a shrinkage penalty). Lambda values represent the point at which a non-0 coefficient appears for the designated predictor.</w:t>
      </w:r>
    </w:p>
    <w:tbl>
      <w:tblPr>
        <w:tblStyle w:val="Table"/>
        <w:tblW w:w="0" w:type="auto"/>
        <w:jc w:val="center"/>
        <w:tblLayout w:type="fixed"/>
        <w:tblLook w:val="0420" w:firstRow="1" w:lastRow="0" w:firstColumn="0" w:lastColumn="0" w:noHBand="0" w:noVBand="1"/>
      </w:tblPr>
      <w:tblGrid>
        <w:gridCol w:w="2000"/>
        <w:gridCol w:w="3150"/>
        <w:gridCol w:w="2685"/>
      </w:tblGrid>
      <w:tr w:rsidR="007D3147" w:rsidTr="007D3147">
        <w:trPr>
          <w:cnfStyle w:val="100000000000" w:firstRow="1" w:lastRow="0" w:firstColumn="0" w:lastColumn="0" w:oddVBand="0" w:evenVBand="0" w:oddHBand="0" w:evenHBand="0" w:firstRowFirstColumn="0" w:firstRowLastColumn="0" w:lastRowFirstColumn="0" w:lastRowLastColumn="0"/>
          <w:tblHeader/>
          <w:jc w:val="center"/>
        </w:trPr>
        <w:tc>
          <w:tcPr>
            <w:tcW w:w="200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Importance rank</w:t>
            </w:r>
          </w:p>
        </w:tc>
        <w:tc>
          <w:tcPr>
            <w:tcW w:w="31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268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Non-zero lambda value</w:t>
            </w:r>
          </w:p>
        </w:tc>
      </w:tr>
      <w:tr w:rsidR="007D3147" w:rsidTr="007D3147">
        <w:trPr>
          <w:jc w:val="center"/>
        </w:trPr>
        <w:tc>
          <w:tcPr>
            <w:tcW w:w="200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31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log_BY_tot_flow_sepdec</w:t>
            </w:r>
          </w:p>
        </w:tc>
        <w:tc>
          <w:tcPr>
            <w:tcW w:w="268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55.80</w:t>
            </w:r>
          </w:p>
        </w:tc>
      </w:tr>
      <w:tr w:rsidR="007D3147" w:rsidTr="007D3147">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RY_Wet_BFL_Mag_50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46.35</w:t>
            </w:r>
          </w:p>
        </w:tc>
      </w:tr>
      <w:tr w:rsidR="007D3147" w:rsidTr="007D3147">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RY_SP_Tim</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43.98</w:t>
            </w:r>
          </w:p>
        </w:tc>
      </w:tr>
      <w:tr w:rsidR="007D3147" w:rsidTr="007D3147">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RY_DS_Dur_WS</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40.44</w:t>
            </w:r>
          </w:p>
        </w:tc>
      </w:tr>
      <w:tr w:rsidR="007D3147" w:rsidTr="007D3147">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RY_Wet_BFL_Dur</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39.26</w:t>
            </w:r>
          </w:p>
        </w:tc>
      </w:tr>
      <w:tr w:rsidR="007D3147" w:rsidTr="007D3147">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RY_DS_Mag_90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29.81</w:t>
            </w:r>
          </w:p>
        </w:tc>
      </w:tr>
      <w:tr w:rsidR="007D3147" w:rsidTr="007D3147">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BY_min_flow_sepdec</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27.45</w:t>
            </w:r>
          </w:p>
        </w:tc>
      </w:tr>
      <w:tr w:rsidR="007D3147" w:rsidTr="007D3147">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BY_recon_8</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23.91</w:t>
            </w:r>
          </w:p>
        </w:tc>
      </w:tr>
      <w:tr w:rsidR="007D3147" w:rsidTr="007D3147">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9</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RY_DS_Tim</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16.82</w:t>
            </w:r>
          </w:p>
        </w:tc>
      </w:tr>
      <w:tr w:rsidR="007D3147" w:rsidTr="007D3147">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RY_discon_300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12.10</w:t>
            </w:r>
          </w:p>
        </w:tc>
      </w:tr>
      <w:tr w:rsidR="007D3147" w:rsidTr="007D3147">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RY_recon_8</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10.91</w:t>
            </w:r>
          </w:p>
        </w:tc>
      </w:tr>
      <w:tr w:rsidR="007D3147" w:rsidTr="007D3147">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RY_discon_200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9.73</w:t>
            </w:r>
          </w:p>
        </w:tc>
      </w:tr>
      <w:tr w:rsidR="007D3147" w:rsidTr="007D3147">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RY_discon_150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6.19</w:t>
            </w:r>
          </w:p>
        </w:tc>
      </w:tr>
      <w:tr w:rsidR="007D3147" w:rsidTr="007D3147">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BY_num_days_gt_90_pctile</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6.19</w:t>
            </w:r>
          </w:p>
        </w:tc>
      </w:tr>
      <w:tr w:rsidR="007D3147" w:rsidTr="007D3147">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BY_recon_40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5.01</w:t>
            </w:r>
          </w:p>
        </w:tc>
      </w:tr>
      <w:tr w:rsidR="007D3147" w:rsidTr="007D3147">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RY_SP_ROC</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5.01</w:t>
            </w:r>
          </w:p>
        </w:tc>
      </w:tr>
      <w:tr w:rsidR="007D3147" w:rsidTr="007D3147">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RY_discon_500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3.83</w:t>
            </w:r>
          </w:p>
        </w:tc>
      </w:tr>
      <w:tr w:rsidR="007D3147" w:rsidTr="007D3147">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RY_recon_40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3.83</w:t>
            </w:r>
          </w:p>
        </w:tc>
      </w:tr>
      <w:tr w:rsidR="007D3147" w:rsidTr="007D3147">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r>
      <w:tr w:rsidR="007D3147" w:rsidTr="007D3147">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RY_discon_400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r>
      <w:tr w:rsidR="007D3147" w:rsidTr="007D3147">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RY_discon_750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r>
      <w:tr w:rsidR="007D3147" w:rsidTr="007D3147">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RY_discon_15</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1.47</w:t>
            </w:r>
          </w:p>
        </w:tc>
      </w:tr>
      <w:tr w:rsidR="007D3147" w:rsidTr="007D3147">
        <w:trPr>
          <w:jc w:val="center"/>
        </w:trPr>
        <w:tc>
          <w:tcPr>
            <w:tcW w:w="20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w:t>
            </w:r>
          </w:p>
        </w:tc>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RY_recon_10</w:t>
            </w:r>
          </w:p>
        </w:tc>
        <w:tc>
          <w:tcPr>
            <w:tcW w:w="26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w:t>
            </w:r>
          </w:p>
        </w:tc>
      </w:tr>
      <w:tr w:rsidR="007D3147" w:rsidTr="007D3147">
        <w:trPr>
          <w:jc w:val="center"/>
        </w:trPr>
        <w:tc>
          <w:tcPr>
            <w:tcW w:w="200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w:t>
            </w:r>
          </w:p>
        </w:tc>
        <w:tc>
          <w:tcPr>
            <w:tcW w:w="31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RY_min_flow</w:t>
            </w:r>
          </w:p>
        </w:tc>
        <w:tc>
          <w:tcPr>
            <w:tcW w:w="268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w:t>
            </w:r>
          </w:p>
        </w:tc>
      </w:tr>
    </w:tbl>
    <w:p w:rsidR="007D3147" w:rsidRDefault="00E25219">
      <w:pPr>
        <w:pStyle w:val="Heading3"/>
      </w:pPr>
      <w:bookmarkStart w:id="34" w:name="X37098796cbf36b234f62901db63c93e812ce414"/>
      <w:bookmarkEnd w:id="33"/>
      <w:r>
        <w:rPr>
          <w:rStyle w:val="SectionNumber"/>
        </w:rPr>
        <w:t>4.3.3</w:t>
      </w:r>
      <w:r>
        <w:tab/>
        <w:t>Test error and selection of final lambda value</w:t>
      </w:r>
    </w:p>
    <w:p w:rsidR="007D3147" w:rsidRDefault="00E25219">
      <w:pPr>
        <w:pStyle w:val="FirstParagraph"/>
      </w:pPr>
      <w:r>
        <w:t>An increasing lambda value produced a monotonically decreasing average test error across the whole range of optimal lambda values (Figures 9 and 10, lower panel). This means that for both species, the lowest average test error was found to be at the highest optimal lambda value. If we applied a strict interpretation of the lasso methodology, we would select these upper bounds as the final lambda values (approximately 37 for coho and 110 for Chinook), producing regression models that contained all-zero coefficients and explained 0% of deviation.</w:t>
      </w:r>
    </w:p>
    <w:p w:rsidR="007D3147" w:rsidRDefault="00E25219">
      <w:pPr>
        <w:pStyle w:val="BodyText"/>
      </w:pPr>
      <w:r>
        <w:t>In our professional judgment, this would not match existing understanding that ecological outcomes depend in part on hydrologic conditions. We therefore assumed that this monotonic lambda-test error relationship may be an artefact of the small ecological sample size, and adopted a secondary process for selecting a final lambda value. In this secondary method we set a somewhat arbitrary relative test error threshold of 1.0. The lambda value that explained the maximum deviation without producing an average test error that exceeded 100% of the mean observation value was selected for both species (10 for coho spf and 50 for Chinook jpa).</w:t>
      </w:r>
    </w:p>
    <w:p w:rsidR="007D3147" w:rsidRDefault="00E25219">
      <w:pPr>
        <w:pStyle w:val="Heading2"/>
      </w:pPr>
      <w:bookmarkStart w:id="35" w:name="hydrologic-benefit-function"/>
      <w:bookmarkEnd w:id="31"/>
      <w:bookmarkEnd w:id="34"/>
      <w:r>
        <w:rPr>
          <w:rStyle w:val="SectionNumber"/>
        </w:rPr>
        <w:lastRenderedPageBreak/>
        <w:t>4.4</w:t>
      </w:r>
      <w:r>
        <w:tab/>
        <w:t>Hydrologic Benefit Function</w:t>
      </w:r>
    </w:p>
    <w:p w:rsidR="007D3147" w:rsidRDefault="00E25219">
      <w:pPr>
        <w:pStyle w:val="FirstParagraph"/>
      </w:pPr>
      <w:r>
        <w:t>For each species, the predictive model of ecological observations was based on the selected final lambda values, and refered to as the Hydrologic Benefit (HB) function. The HB function for coho is composed of an intercept and five non-zero coefficients, while for Chinook it includes only one non-zero coefficient (Tables 5 and 6).</w:t>
      </w:r>
    </w:p>
    <w:p w:rsidR="007D3147" w:rsidRDefault="00E25219">
      <w:pPr>
        <w:pStyle w:val="TableCaption"/>
      </w:pPr>
      <w:r>
        <w:t>Table 5: caption for coefs table, coho</w:t>
      </w:r>
    </w:p>
    <w:tbl>
      <w:tblPr>
        <w:tblStyle w:val="Table"/>
        <w:tblW w:w="0" w:type="auto"/>
        <w:jc w:val="center"/>
        <w:tblLayout w:type="fixed"/>
        <w:tblLook w:val="0420" w:firstRow="1" w:lastRow="0" w:firstColumn="0" w:lastColumn="0" w:noHBand="0" w:noVBand="1"/>
      </w:tblPr>
      <w:tblGrid>
        <w:gridCol w:w="2062"/>
        <w:gridCol w:w="1084"/>
        <w:gridCol w:w="3835"/>
      </w:tblGrid>
      <w:tr w:rsidR="007D3147" w:rsidTr="007D3147">
        <w:trPr>
          <w:cnfStyle w:val="100000000000" w:firstRow="1" w:lastRow="0" w:firstColumn="0" w:lastColumn="0" w:oddVBand="0" w:evenVBand="0" w:oddHBand="0" w:evenHBand="0" w:firstRowFirstColumn="0" w:firstRowLastColumn="0" w:lastRowFirstColumn="0" w:lastRowLastColumn="0"/>
          <w:tblHeader/>
          <w:jc w:val="center"/>
        </w:trPr>
        <w:tc>
          <w:tcPr>
            <w:tcW w:w="206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10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Value</w:t>
            </w:r>
          </w:p>
        </w:tc>
        <w:tc>
          <w:tcPr>
            <w:tcW w:w="383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7D3147" w:rsidTr="007D3147">
        <w:trPr>
          <w:jc w:val="center"/>
        </w:trPr>
        <w:tc>
          <w:tcPr>
            <w:tcW w:w="206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7D3147">
            <w:pPr>
              <w:pBdr>
                <w:top w:val="none" w:sz="0" w:space="0" w:color="000000"/>
                <w:left w:val="none" w:sz="0" w:space="0" w:color="000000"/>
                <w:bottom w:val="none" w:sz="0" w:space="0" w:color="000000"/>
                <w:right w:val="none" w:sz="0" w:space="0" w:color="000000"/>
              </w:pBdr>
              <w:spacing w:before="100" w:after="100"/>
              <w:ind w:left="100" w:right="100"/>
            </w:pPr>
          </w:p>
        </w:tc>
        <w:tc>
          <w:tcPr>
            <w:tcW w:w="10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87.400</w:t>
            </w:r>
          </w:p>
        </w:tc>
        <w:tc>
          <w:tcPr>
            <w:tcW w:w="383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Intercept</w:t>
            </w:r>
          </w:p>
        </w:tc>
      </w:tr>
      <w:tr w:rsidR="007D3147" w:rsidTr="007D3147">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BY_recon_100</w:t>
            </w:r>
          </w:p>
        </w:tc>
        <w:tc>
          <w:tcPr>
            <w:tcW w:w="1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-0.030</w:t>
            </w:r>
          </w:p>
        </w:tc>
        <w:tc>
          <w:tcPr>
            <w:tcW w:w="38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Earlier reconnection (100 cfs)</w:t>
            </w:r>
          </w:p>
        </w:tc>
      </w:tr>
      <w:tr w:rsidR="007D3147" w:rsidTr="007D3147">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BY_recon_200</w:t>
            </w:r>
          </w:p>
        </w:tc>
        <w:tc>
          <w:tcPr>
            <w:tcW w:w="1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-0.365</w:t>
            </w:r>
          </w:p>
        </w:tc>
        <w:tc>
          <w:tcPr>
            <w:tcW w:w="38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Earlier reconnection (200 cfs)</w:t>
            </w:r>
          </w:p>
        </w:tc>
      </w:tr>
      <w:tr w:rsidR="007D3147" w:rsidTr="007D3147">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RY_discon_200</w:t>
            </w:r>
          </w:p>
        </w:tc>
        <w:tc>
          <w:tcPr>
            <w:tcW w:w="1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0.033</w:t>
            </w:r>
          </w:p>
        </w:tc>
        <w:tc>
          <w:tcPr>
            <w:tcW w:w="38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Later disconnection (200 cfs)</w:t>
            </w:r>
          </w:p>
        </w:tc>
      </w:tr>
      <w:tr w:rsidR="007D3147" w:rsidTr="007D3147">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RY_recon_8</w:t>
            </w:r>
          </w:p>
        </w:tc>
        <w:tc>
          <w:tcPr>
            <w:tcW w:w="10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-0.191</w:t>
            </w:r>
          </w:p>
        </w:tc>
        <w:tc>
          <w:tcPr>
            <w:tcW w:w="38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Earlier reconnection (8 cfs)</w:t>
            </w:r>
          </w:p>
        </w:tc>
      </w:tr>
      <w:tr w:rsidR="007D3147" w:rsidTr="007D3147">
        <w:trPr>
          <w:jc w:val="center"/>
        </w:trPr>
        <w:tc>
          <w:tcPr>
            <w:tcW w:w="206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RY_DS_Mag_90</w:t>
            </w:r>
          </w:p>
        </w:tc>
        <w:tc>
          <w:tcPr>
            <w:tcW w:w="10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-0.004</w:t>
            </w:r>
          </w:p>
        </w:tc>
        <w:tc>
          <w:tcPr>
            <w:tcW w:w="383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Lower flow magnitude (dry season)</w:t>
            </w:r>
          </w:p>
        </w:tc>
      </w:tr>
    </w:tbl>
    <w:p w:rsidR="007D3147" w:rsidRDefault="00E25219">
      <w:pPr>
        <w:pStyle w:val="TableCaption"/>
      </w:pPr>
      <w:r>
        <w:t>Table 6: caption for coefs table, Chinook</w:t>
      </w:r>
    </w:p>
    <w:tbl>
      <w:tblPr>
        <w:tblStyle w:val="Table"/>
        <w:tblW w:w="0" w:type="auto"/>
        <w:jc w:val="center"/>
        <w:tblLayout w:type="fixed"/>
        <w:tblLook w:val="0420" w:firstRow="1" w:lastRow="0" w:firstColumn="0" w:lastColumn="0" w:noHBand="0" w:noVBand="1"/>
      </w:tblPr>
      <w:tblGrid>
        <w:gridCol w:w="2832"/>
        <w:gridCol w:w="973"/>
        <w:gridCol w:w="5278"/>
      </w:tblGrid>
      <w:tr w:rsidR="007D3147" w:rsidTr="007D3147">
        <w:trPr>
          <w:cnfStyle w:val="100000000000" w:firstRow="1" w:lastRow="0" w:firstColumn="0" w:lastColumn="0" w:oddVBand="0" w:evenVBand="0" w:oddHBand="0" w:evenHBand="0" w:firstRowFirstColumn="0" w:firstRowLastColumn="0" w:lastRowFirstColumn="0" w:lastRowLastColumn="0"/>
          <w:tblHeader/>
          <w:jc w:val="center"/>
        </w:trPr>
        <w:tc>
          <w:tcPr>
            <w:tcW w:w="28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97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Value</w:t>
            </w:r>
          </w:p>
        </w:tc>
        <w:tc>
          <w:tcPr>
            <w:tcW w:w="527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7D3147" w:rsidTr="007D3147">
        <w:trPr>
          <w:jc w:val="center"/>
        </w:trPr>
        <w:tc>
          <w:tcPr>
            <w:tcW w:w="28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7D3147">
            <w:pPr>
              <w:pBdr>
                <w:top w:val="none" w:sz="0" w:space="0" w:color="000000"/>
                <w:left w:val="none" w:sz="0" w:space="0" w:color="000000"/>
                <w:bottom w:val="none" w:sz="0" w:space="0" w:color="000000"/>
                <w:right w:val="none" w:sz="0" w:space="0" w:color="000000"/>
              </w:pBdr>
              <w:spacing w:before="100" w:after="100"/>
              <w:ind w:left="100" w:right="100"/>
            </w:pPr>
          </w:p>
        </w:tc>
        <w:tc>
          <w:tcPr>
            <w:tcW w:w="97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251.9</w:t>
            </w:r>
          </w:p>
        </w:tc>
        <w:tc>
          <w:tcPr>
            <w:tcW w:w="527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Intercept</w:t>
            </w:r>
          </w:p>
        </w:tc>
      </w:tr>
      <w:tr w:rsidR="007D3147" w:rsidTr="007D3147">
        <w:trPr>
          <w:jc w:val="center"/>
        </w:trPr>
        <w:tc>
          <w:tcPr>
            <w:tcW w:w="283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log_BY_tot_flow_sepdec</w:t>
            </w:r>
          </w:p>
        </w:tc>
        <w:tc>
          <w:tcPr>
            <w:tcW w:w="97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-15.8</w:t>
            </w:r>
          </w:p>
        </w:tc>
        <w:tc>
          <w:tcPr>
            <w:tcW w:w="527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rsidR="007D3147" w:rsidRDefault="00E25219">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Lower brooding period total flow (log-transformed)</w:t>
            </w:r>
          </w:p>
        </w:tc>
      </w:tr>
    </w:tbl>
    <w:p w:rsidR="007D3147" w:rsidRDefault="00E25219">
      <w:pPr>
        <w:pStyle w:val="Heading3"/>
      </w:pPr>
      <w:bookmarkStart w:id="36" w:name="X63b9add7216461afc23f6690150dd5be34f90af"/>
      <w:r>
        <w:rPr>
          <w:rStyle w:val="SectionNumber"/>
        </w:rPr>
        <w:t>4.4.1</w:t>
      </w:r>
      <w:r>
        <w:tab/>
        <w:t>Predictors and coefficients in the selected models</w:t>
      </w:r>
    </w:p>
    <w:p w:rsidR="007D3147" w:rsidRDefault="00E25219">
      <w:pPr>
        <w:pStyle w:val="FirstParagraph"/>
      </w:pPr>
      <w:r>
        <w:t xml:space="preserve">The predictive model of coho spf included one positive coefficient, for predictor </w:t>
      </w:r>
      <w:r>
        <w:rPr>
          <w:rStyle w:val="VerbatimChar"/>
        </w:rPr>
        <w:t>RY_discon_200</w:t>
      </w:r>
      <w:r>
        <w:t>. This indicates that delayed river disonnection in the spring is related to higher relative coho reproduction. All other coeficients are negative, including three metrics related reconnection timing, indicating that earlier reconnections at the end of the dry season are related to higher relative coho reproduction. The range of flow values indicate possibly differential sensitivity to different flow phenomena: 8 cfs only occurs at the end of a very dry water year, while 100 cfs typically means that coho salmon have access to some of their preferred tributary habitat. One coefficient is somewhat counterintutive, suggesting that a higher rearing year dry season flow magnitude is associated with reduced coho reproduction; in our experience we would expect the opposite would be true.</w:t>
      </w:r>
    </w:p>
    <w:p w:rsidR="007D3147" w:rsidRDefault="00E25219">
      <w:pPr>
        <w:pStyle w:val="BodyText"/>
      </w:pPr>
      <w:r>
        <w:t xml:space="preserve">The predictive model of Chinook jpa contains one non-zero coefficient, which is associated with predictor </w:t>
      </w:r>
      <w:r>
        <w:rPr>
          <w:rStyle w:val="VerbatimChar"/>
        </w:rPr>
        <w:t>log_by_tot_flow_sepdec</w:t>
      </w:r>
      <w:r>
        <w:t>. This suggests that the order-of-magnitude of brood year total flow is negatively related to relative reproduction of Chinook. It’s possible that this relationship is driven by high-flow events in wet years that could produce scouring flows, negatively impacting Chinook eggs laid in the mainstem of the Scott River.</w:t>
      </w:r>
    </w:p>
    <w:p w:rsidR="007D3147" w:rsidRDefault="00E25219">
      <w:pPr>
        <w:pStyle w:val="Heading3"/>
      </w:pPr>
      <w:bookmarkStart w:id="37" w:name="Xbb3dd5df872c117cae335f43a403d38a2bd7af6"/>
      <w:bookmarkEnd w:id="36"/>
      <w:r>
        <w:rPr>
          <w:rStyle w:val="SectionNumber"/>
        </w:rPr>
        <w:lastRenderedPageBreak/>
        <w:t>4.4.2</w:t>
      </w:r>
      <w:r>
        <w:tab/>
        <w:t>Predicted Hydrologic Benefit value over time</w:t>
      </w:r>
    </w:p>
    <w:p w:rsidR="007D3147" w:rsidRDefault="00E25219">
      <w:pPr>
        <w:pStyle w:val="FirstParagraph"/>
      </w:pPr>
      <w:r>
        <w:t>The visual match between predicted and observed values for coho spf is rather poor: predicted values do not range either as low or as high as observed values (Figure 11, top panel). This matches the expectation that the selected regression model will explain only ~50% of the deviation from the mean (Figure 9, middle panel). The visual match for Chinook, however, is significantly worse (Figure 11, lower panel), corresponding to a regression model that explains &lt;10% of deviation (Figure 10, middle panel).</w:t>
      </w:r>
    </w:p>
    <w:p w:rsidR="007D3147" w:rsidRDefault="00E25219">
      <w:pPr>
        <w:pStyle w:val="BodyText"/>
      </w:pPr>
      <w:r>
        <w:t xml:space="preserve">Matching the historical flow trends discussed above (and tabulated in </w:t>
      </w:r>
      <w:r>
        <w:rPr>
          <w:i/>
          <w:iCs/>
        </w:rPr>
        <w:t>Supplemental Table 2</w:t>
      </w:r>
      <w:r>
        <w:t>), the predicted value of coho spf-equivalent produced by a given water year has trended downward over time (Figure 11, top panel). The lowest predicted value, 25.9 coho spf in brood year 2013, corresponds to the severe drought year of 2014. Conditions were so extreme in water year 2014 that emergency measures were taken by local agencies and conservation organizations to facilitate transport of salmon around disconnected river reaches (California Department of Fish and Wildlife (CDFW) 2015a).</w:t>
      </w:r>
    </w:p>
    <w:p w:rsidR="007D3147" w:rsidRDefault="00E25219">
      <w:pPr>
        <w:pStyle w:val="BodyText"/>
      </w:pPr>
      <w:r>
        <w:t>Conversely, for Chinook, because such an inflexible model was selected, no trend is visible in predicted values (Figure 11, lower panel).</w:t>
      </w:r>
    </w:p>
    <w:p w:rsidR="007D3147" w:rsidRDefault="00E25219">
      <w:pPr>
        <w:pStyle w:val="SourceCode"/>
      </w:pPr>
      <w:r>
        <w:rPr>
          <w:rStyle w:val="VerbatimChar"/>
        </w:rPr>
        <w:t xml:space="preserve">## png </w:t>
      </w:r>
      <w:r>
        <w:br/>
      </w:r>
      <w:r>
        <w:rPr>
          <w:rStyle w:val="VerbatimChar"/>
        </w:rPr>
        <w:t>##   2</w:t>
      </w:r>
    </w:p>
    <w:p w:rsidR="007D3147" w:rsidRDefault="00E25219">
      <w:pPr>
        <w:pStyle w:val="CaptionedFigure"/>
      </w:pPr>
      <w:r>
        <w:rPr>
          <w:noProof/>
        </w:rPr>
        <w:lastRenderedPageBreak/>
        <w:drawing>
          <wp:inline distT="0" distB="0" distL="0" distR="0">
            <wp:extent cx="5334000" cy="6096000"/>
            <wp:effectExtent l="0" t="0" r="0" b="0"/>
            <wp:docPr id="86" name="Picture" descr="Figure 11: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
            <wp:cNvGraphicFramePr/>
            <a:graphic xmlns:a="http://schemas.openxmlformats.org/drawingml/2006/main">
              <a:graphicData uri="http://schemas.openxmlformats.org/drawingml/2006/picture">
                <pic:pic xmlns:pic="http://schemas.openxmlformats.org/drawingml/2006/picture">
                  <pic:nvPicPr>
                    <pic:cNvPr id="87" name="Picture" descr="Graphics%20and%20Supplements/Figure%2010.png"/>
                    <pic:cNvPicPr>
                      <a:picLocks noChangeAspect="1" noChangeArrowheads="1"/>
                    </pic:cNvPicPr>
                  </pic:nvPicPr>
                  <pic:blipFill>
                    <a:blip r:embed="rId17"/>
                    <a:stretch>
                      <a:fillRect/>
                    </a:stretch>
                  </pic:blipFill>
                  <pic:spPr bwMode="auto">
                    <a:xfrm>
                      <a:off x="0" y="0"/>
                      <a:ext cx="5334000" cy="6096000"/>
                    </a:xfrm>
                    <a:prstGeom prst="rect">
                      <a:avLst/>
                    </a:prstGeom>
                    <a:noFill/>
                    <a:ln w="9525">
                      <a:noFill/>
                      <a:headEnd/>
                      <a:tailEnd/>
                    </a:ln>
                  </pic:spPr>
                </pic:pic>
              </a:graphicData>
            </a:graphic>
          </wp:inline>
        </w:drawing>
      </w:r>
    </w:p>
    <w:p w:rsidR="007D3147" w:rsidRDefault="00E25219">
      <w:pPr>
        <w:pStyle w:val="ImageCaption"/>
      </w:pPr>
      <w:r>
        <w:t xml:space="preserve">Figure 11: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w:t>
      </w:r>
    </w:p>
    <w:p w:rsidR="007D3147" w:rsidRDefault="00E25219">
      <w:pPr>
        <w:pStyle w:val="Heading3"/>
      </w:pPr>
      <w:bookmarkStart w:id="38" w:name="X56a3243927ad12ba97c22e4510875d65fa121f7"/>
      <w:bookmarkEnd w:id="37"/>
      <w:r>
        <w:rPr>
          <w:rStyle w:val="SectionNumber"/>
        </w:rPr>
        <w:t>4.4.3</w:t>
      </w:r>
      <w:r>
        <w:tab/>
        <w:t>Hydrologic Benefit function component contributions</w:t>
      </w:r>
    </w:p>
    <w:p w:rsidR="007D3147" w:rsidRDefault="00E25219">
      <w:pPr>
        <w:pStyle w:val="FirstParagraph"/>
      </w:pPr>
      <w:r>
        <w:t>The predicted HB values can be broken out into the value contributed by each predictor (Figure 12; the intercept term is excluded for ease of visualization). For coho spf, the largest contributions are from brood year fall reconnection timing (</w:t>
      </w:r>
      <w:r>
        <w:rPr>
          <w:rStyle w:val="VerbatimChar"/>
        </w:rPr>
        <w:t>BY_recon_200</w:t>
      </w:r>
      <w:r>
        <w:t xml:space="preserve"> and </w:t>
      </w:r>
      <w:r>
        <w:rPr>
          <w:rStyle w:val="VerbatimChar"/>
        </w:rPr>
        <w:t>BY_recon_100</w:t>
      </w:r>
      <w:r>
        <w:t xml:space="preserve">); a negative value indicates that earlier reconnection timing is associated </w:t>
      </w:r>
      <w:r>
        <w:lastRenderedPageBreak/>
        <w:t xml:space="preserve">with higher relative smolt production. The next largest contribution is from spring disconnection in the rearing year: higher smolt production is predicted from later disconnection timing. Two other predictors, </w:t>
      </w:r>
      <w:r>
        <w:rPr>
          <w:rStyle w:val="VerbatimChar"/>
        </w:rPr>
        <w:t>RY_recon_8</w:t>
      </w:r>
      <w:r>
        <w:t xml:space="preserve"> and </w:t>
      </w:r>
      <w:r>
        <w:rPr>
          <w:rStyle w:val="VerbatimChar"/>
        </w:rPr>
        <w:t>RY_DS_Mag_90</w:t>
      </w:r>
      <w:r>
        <w:t xml:space="preserve"> contribute only minor amounts, although occasionally, in years with very low dry season flow and delayed fall reconnections, predictor RY_recon_8 contributes a meaningful negative value (Figure 12, top panel). For Chinook, since only the model includes only one non-zero coefficient, all variation is introduced by the predictor </w:t>
      </w:r>
      <w:r>
        <w:rPr>
          <w:rStyle w:val="VerbatimChar"/>
        </w:rPr>
        <w:t>log_BY_tot_flow_sepdec</w:t>
      </w:r>
      <w:r>
        <w:t>.</w:t>
      </w:r>
    </w:p>
    <w:p w:rsidR="007D3147" w:rsidRDefault="00E25219">
      <w:pPr>
        <w:pStyle w:val="CaptionedFigure"/>
      </w:pPr>
      <w:r>
        <w:rPr>
          <w:noProof/>
        </w:rPr>
        <w:drawing>
          <wp:inline distT="0" distB="0" distL="0" distR="0">
            <wp:extent cx="5334000" cy="6096000"/>
            <wp:effectExtent l="0" t="0" r="0" b="0"/>
            <wp:docPr id="90" name="Picture" descr="Figure 12: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
            <wp:cNvGraphicFramePr/>
            <a:graphic xmlns:a="http://schemas.openxmlformats.org/drawingml/2006/main">
              <a:graphicData uri="http://schemas.openxmlformats.org/drawingml/2006/picture">
                <pic:pic xmlns:pic="http://schemas.openxmlformats.org/drawingml/2006/picture">
                  <pic:nvPicPr>
                    <pic:cNvPr id="91" name="Picture" descr="Graphics%20and%20Supplements/Figure%2011.png"/>
                    <pic:cNvPicPr>
                      <a:picLocks noChangeAspect="1" noChangeArrowheads="1"/>
                    </pic:cNvPicPr>
                  </pic:nvPicPr>
                  <pic:blipFill>
                    <a:blip r:embed="rId18"/>
                    <a:stretch>
                      <a:fillRect/>
                    </a:stretch>
                  </pic:blipFill>
                  <pic:spPr bwMode="auto">
                    <a:xfrm>
                      <a:off x="0" y="0"/>
                      <a:ext cx="5334000" cy="6096000"/>
                    </a:xfrm>
                    <a:prstGeom prst="rect">
                      <a:avLst/>
                    </a:prstGeom>
                    <a:noFill/>
                    <a:ln w="9525">
                      <a:noFill/>
                      <a:headEnd/>
                      <a:tailEnd/>
                    </a:ln>
                  </pic:spPr>
                </pic:pic>
              </a:graphicData>
            </a:graphic>
          </wp:inline>
        </w:drawing>
      </w:r>
    </w:p>
    <w:p w:rsidR="007D3147" w:rsidRDefault="00E25219">
      <w:pPr>
        <w:pStyle w:val="ImageCaption"/>
      </w:pPr>
      <w:r>
        <w:t xml:space="preserve">Figure 12: Contributions to annual Hydrologic Benefit values (coho spf-equivalent, top panel, and Chinook jpa-equivalent, lower panel). A positive value indicates that a greater quantity contributes a positive value to the predicted ecological outcome in that cohort (e.g., a later </w:t>
      </w:r>
      <w:r>
        <w:lastRenderedPageBreak/>
        <w:t>spring disconnection produces more predicted coho spf). A negative value indicates that a larger number contributes a negative value to the predicted outcome (e.g., a later fall reconnection date produces fewer predicted coho spf in that cohort).</w:t>
      </w:r>
    </w:p>
    <w:p w:rsidR="007D3147" w:rsidRDefault="00E25219">
      <w:pPr>
        <w:pStyle w:val="Heading1"/>
      </w:pPr>
      <w:bookmarkStart w:id="39" w:name="discussion"/>
      <w:bookmarkEnd w:id="28"/>
      <w:bookmarkEnd w:id="35"/>
      <w:bookmarkEnd w:id="38"/>
      <w:r>
        <w:rPr>
          <w:rStyle w:val="SectionNumber"/>
        </w:rPr>
        <w:t>5</w:t>
      </w:r>
      <w:r>
        <w:tab/>
        <w:t>Discussion</w:t>
      </w:r>
    </w:p>
    <w:p w:rsidR="007D3147" w:rsidRDefault="00E25219">
      <w:pPr>
        <w:pStyle w:val="Heading2"/>
      </w:pPr>
      <w:bookmarkStart w:id="40" w:name="Xb37462c10a7afe0d06daf6f627e1a683f6dc93e"/>
      <w:r>
        <w:rPr>
          <w:rStyle w:val="SectionNumber"/>
        </w:rPr>
        <w:t>5.1</w:t>
      </w:r>
      <w:r>
        <w:tab/>
        <w:t>Previous work on hydrologic indices and ecological responses</w:t>
      </w:r>
    </w:p>
    <w:p w:rsidR="007D3147" w:rsidRDefault="00E25219">
      <w:pPr>
        <w:pStyle w:val="FirstParagraph"/>
      </w:pPr>
      <w:r>
        <w:t>In many previous studies of flow-ecology relationships, all the predictors used to model the ecological response are flow-derived metrics, because flow data is often continuous and more abundant than other data types. Such models rely on the assumption that spatial habitat extent (with flow as its proxy)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 (J. Rosenfeld 2003; Anderson et al. 2006; Lancaster and Downes 2014; Acreman et al. 2014; Shenton et al. 2012). Additionally, in at least one case, fish population differences were not successfully predicted with a model based only on a predictor of flows; other variables such as water temperature were necessary to capture population shifts (Ryan A. McManamay et al. 2013).</w:t>
      </w:r>
    </w:p>
    <w:p w:rsidR="007D3147" w:rsidRDefault="00E25219">
      <w:pPr>
        <w:pStyle w:val="BodyText"/>
      </w:pPr>
      <w:r>
        <w:t>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in some seasons is the major limiting factor on the local coho salmon fishery (SRWC and Siskiyou RCD 2005; NMFS 2014). Lastly, the proposed HB function avoids some of the disadvantages of the snapshot method of comparing the two states of natural and altered flows (Wheeler, Wenger, and Freeman 2018),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p w:rsidR="007D3147" w:rsidRDefault="00E25219">
      <w:pPr>
        <w:pStyle w:val="Heading2"/>
      </w:pPr>
      <w:bookmarkStart w:id="41" w:name="X1e5150e60c8c7a8a48f98236bacb875804e9653"/>
      <w:bookmarkEnd w:id="40"/>
      <w:r>
        <w:rPr>
          <w:rStyle w:val="SectionNumber"/>
        </w:rPr>
        <w:t>5.2</w:t>
      </w:r>
      <w:r>
        <w:tab/>
        <w:t>Correlations suggest distinct flow-ecology relationships for different species and life stages</w:t>
      </w:r>
    </w:p>
    <w:p w:rsidR="007D3147" w:rsidRDefault="00E25219">
      <w:pPr>
        <w:pStyle w:val="Compact"/>
        <w:numPr>
          <w:ilvl w:val="0"/>
          <w:numId w:val="7"/>
        </w:numPr>
      </w:pPr>
      <w:r>
        <w:rPr>
          <w:b/>
          <w:bCs/>
        </w:rPr>
        <w:t>correlations between ecological metrics</w:t>
      </w:r>
    </w:p>
    <w:p w:rsidR="007D3147" w:rsidRDefault="00E25219">
      <w:pPr>
        <w:pStyle w:val="Compact"/>
        <w:numPr>
          <w:ilvl w:val="0"/>
          <w:numId w:val="7"/>
        </w:numPr>
      </w:pPr>
      <w:r>
        <w:rPr>
          <w:b/>
          <w:bCs/>
        </w:rPr>
        <w:t>smolt abundance estimates bias high or low?</w:t>
      </w:r>
    </w:p>
    <w:p w:rsidR="007D3147" w:rsidRDefault="00E25219">
      <w:pPr>
        <w:pStyle w:val="FirstParagraph"/>
      </w:pPr>
      <w:r>
        <w:lastRenderedPageBreak/>
        <w:t xml:space="preserve">The correlation analysis findings were dissimilar for coho and Chinook, suggesting that the two species are subject to distinct flow-ecology relationships. The strength of these relationships, estimated as </w:t>
      </w:r>
      <m:oMath>
        <m:r>
          <w:rPr>
            <w:rFonts w:ascii="Cambria Math" w:hAnsi="Cambria Math"/>
          </w:rPr>
          <m:t>R</m:t>
        </m:r>
      </m:oMath>
      <w:r>
        <w:t xml:space="preserve"> values, support several findings that match existing understanding of coho and Chinook ecohydrology. For example, experiencing a longer wet season as newly hatched fry (</w:t>
      </w:r>
      <w:r>
        <w:rPr>
          <w:rStyle w:val="VerbatimChar"/>
        </w:rPr>
        <w:t>RY_Wet_BFL_Dur</w:t>
      </w:r>
      <w:r>
        <w:t>, or rearing year wet season baseflow duration) is associated with higher juvenile abundance for both species (Figure 8). Relatedly, so is a later rearing year dry season onset, and a later spring disconnection (in both the rearing and smolt years) is associated with more outmigrating coho smolt. Additionally, a higher number of RY scouring days does seem to be related to lower Chinook outmigrants, whereas it has no relationship with coho outmigrants.</w:t>
      </w:r>
    </w:p>
    <w:p w:rsidR="007D3147" w:rsidRDefault="00E25219">
      <w:pPr>
        <w:pStyle w:val="BodyText"/>
      </w:pPr>
      <w:r>
        <w:t xml:space="preserve">The correlations also suggest some findings that do not match current understanding. One strong signal is that earlier fall reconnection timing (earlier fall spawning flows) is associated with a higher production of coho spf. In general, earlier fall flows in the brood year are thought to be beneficial to coho salmon, but it appears that this is only true for the number of outmigrating juveniles. The correlations suggest that a higher number of </w:t>
      </w:r>
      <w:r>
        <w:rPr>
          <w:i/>
          <w:iCs/>
        </w:rPr>
        <w:t>spawners</w:t>
      </w:r>
      <w:r>
        <w:t xml:space="preserve"> is in fact associated with </w:t>
      </w:r>
      <w:r>
        <w:rPr>
          <w:i/>
          <w:iCs/>
        </w:rPr>
        <w:t>later</w:t>
      </w:r>
      <w:r>
        <w:t xml:space="preserve"> fall flows (Figure 8). Relatedly, the total flow volume in the four months of the brood year period is also negatively correlated with the number of coho spawners. These two correlations suggest that the apparent benefits of early flows for normalized coho reproduction is partially driven by a negative effect on the denominator (spawners) in addition to a positive effect on the numerator (outmigrating juveniles). </w:t>
      </w:r>
      <w:r>
        <w:rPr>
          <w:b/>
          <w:bCs/>
        </w:rPr>
        <w:t>why? later fall flows mean more coho primed to migrate all at once? consult a fish person for interpretation?</w:t>
      </w:r>
    </w:p>
    <w:p w:rsidR="007D3147" w:rsidRDefault="00E25219">
      <w:pPr>
        <w:pStyle w:val="Heading2"/>
      </w:pPr>
      <w:bookmarkStart w:id="42" w:name="Xd53a54d38a7331c2e03bc8ce0087285fcc7489a"/>
      <w:bookmarkEnd w:id="41"/>
      <w:r>
        <w:rPr>
          <w:rStyle w:val="SectionNumber"/>
        </w:rPr>
        <w:t>5.3</w:t>
      </w:r>
      <w:r>
        <w:tab/>
        <w:t>Differences in model flexibility possibly driven by biology</w:t>
      </w:r>
    </w:p>
    <w:p w:rsidR="007D3147" w:rsidRDefault="00E25219">
      <w:pPr>
        <w:pStyle w:val="FirstParagraph"/>
      </w:pPr>
      <w:r>
        <w:t>At a given relative test error, the Chinook model explains a smaller fraction of deviation than the coho model (Figures 9 and 10). This could be interpreted as a meaningful finding; i.e., it may be due to Chinook being less sensitive than coho to flow conditions. Or, it could be a statistical artifact: the Chinook model, with a larger sample size, may produce higher relative test errors in general. Given the size of the difference between the species (i.e., 5 non-zero coefficients for coho at 1.0 relative test error versus one for Chinook), it is possible both effects are present.</w:t>
      </w:r>
    </w:p>
    <w:p w:rsidR="007D3147" w:rsidRDefault="00E25219">
      <w:pPr>
        <w:pStyle w:val="BodyText"/>
      </w:pPr>
      <w:r>
        <w:t>If we adopt the interpretation that hydrologic metrics have a much greater capacity to predict relative reproduction in coho salmon than in Chinook, this difference can be attributed to any number of distinctions in the life history and reproductive strategies of the two species (see Section 2.2.4). Some possibilities include:</w:t>
      </w:r>
    </w:p>
    <w:p w:rsidR="007D3147" w:rsidRDefault="00E25219">
      <w:pPr>
        <w:pStyle w:val="Compact"/>
        <w:numPr>
          <w:ilvl w:val="0"/>
          <w:numId w:val="8"/>
        </w:numPr>
      </w:pPr>
      <w:r>
        <w:t>Chinook prefer larger spawning gravels found on the mainstem of the Scott River, while coho salmon prefer smaller tributary streams, meaning that coho salmon must travel farther through the stream system to access their preferred spawning habitat. Consequently, coho salmon may be more sensitive to the amount and timing of river connectivity during their spawning window.</w:t>
      </w:r>
    </w:p>
    <w:p w:rsidR="007D3147" w:rsidRDefault="00E25219">
      <w:pPr>
        <w:pStyle w:val="Compact"/>
        <w:numPr>
          <w:ilvl w:val="0"/>
          <w:numId w:val="8"/>
        </w:numPr>
      </w:pPr>
      <w:r>
        <w:t>Chinook populations tend to be larger than coho, which could mean they are more limited by internal population dynamics, while coho reproduction limits may be more determined by flow conditions.</w:t>
      </w:r>
    </w:p>
    <w:p w:rsidR="007D3147" w:rsidRDefault="00E25219">
      <w:pPr>
        <w:pStyle w:val="Compact"/>
        <w:numPr>
          <w:ilvl w:val="0"/>
          <w:numId w:val="8"/>
        </w:numPr>
      </w:pPr>
      <w:r>
        <w:lastRenderedPageBreak/>
        <w:t>Chinook typically do not oversummer in the freshwater system, potentially making them less vulnerable than coho to dry season conditions.</w:t>
      </w:r>
    </w:p>
    <w:p w:rsidR="007D3147" w:rsidRDefault="00E25219">
      <w:pPr>
        <w:pStyle w:val="Compact"/>
        <w:numPr>
          <w:ilvl w:val="0"/>
          <w:numId w:val="8"/>
        </w:numPr>
      </w:pPr>
      <w:r>
        <w:t>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rsidR="007D3147" w:rsidRDefault="00E25219">
      <w:pPr>
        <w:pStyle w:val="FirstParagraph"/>
      </w:pPr>
      <w:r>
        <w:t>Regardless of the ultimate cause(s), this difference in predictability underscores the fact that the prediction exercise undertaken in this study can only be performed successfully for some species and some regions.</w:t>
      </w:r>
    </w:p>
    <w:p w:rsidR="007D3147" w:rsidRDefault="00E25219">
      <w:pPr>
        <w:pStyle w:val="Heading2"/>
      </w:pPr>
      <w:bookmarkStart w:id="43" w:name="X6b9b119df2b070daf4d2db4af6fa3aa7d30e1d5"/>
      <w:bookmarkEnd w:id="42"/>
      <w:r>
        <w:rPr>
          <w:rStyle w:val="SectionNumber"/>
        </w:rPr>
        <w:t>5.4</w:t>
      </w:r>
      <w:r>
        <w:tab/>
        <w:t>Hydrologic Benefit (HB) function could be used to predict high or low years for coho spf</w:t>
      </w:r>
    </w:p>
    <w:p w:rsidR="007D3147" w:rsidRDefault="00E25219">
      <w:pPr>
        <w:pStyle w:val="FirstParagraph"/>
      </w:pPr>
      <w:r>
        <w:t>The threshold of a 1.0 average relative test error generated a much more flexible model for coho spf than for Chinook jpa (Tables 5 and 6). The Chinook model has virtually no utility for predicting salmon outcomes (Figure 11); therefore, only the coho model will be evaluated as a predictive tool.</w:t>
      </w:r>
    </w:p>
    <w:p w:rsidR="007D3147" w:rsidRDefault="00E25219">
      <w:pPr>
        <w:pStyle w:val="BodyText"/>
      </w:pPr>
      <w:r>
        <w:t xml:space="preserve">The predictive exercise for coho spf suggests that using flow alone to predict fish outcomes involves non-negligible uncertainties: HB function error terms (predicted minus observed values) are substantial (Figure 11). The coho spf HB function can somewhat accurately indicate a high or a low year (if we define the boundary between the two domains as 55 coho spf), though the range of predictions does not match the variability in the observations. </w:t>
      </w:r>
      <w:r>
        <w:rPr>
          <w:b/>
          <w:bCs/>
        </w:rPr>
        <w:t>this is a consequence of lasso regression imposing a penalty on model flexibility, and represents a conservative estimate of the degree of variation in ecological outcomes that can be explained with flow metrics.</w:t>
      </w:r>
    </w:p>
    <w:p w:rsidR="007D3147" w:rsidRDefault="00E25219">
      <w:pPr>
        <w:pStyle w:val="Heading2"/>
      </w:pPr>
      <w:bookmarkStart w:id="44" w:name="critical-flow-thresholds"/>
      <w:bookmarkEnd w:id="43"/>
      <w:r>
        <w:rPr>
          <w:rStyle w:val="SectionNumber"/>
        </w:rPr>
        <w:t>5.5</w:t>
      </w:r>
      <w:r>
        <w:tab/>
      </w:r>
      <w:del w:id="45" w:author="Claire Kouba" w:date="2024-07-23T11:33:00Z">
        <w:r w:rsidDel="00005D8E">
          <w:delText xml:space="preserve">Critical </w:delText>
        </w:r>
      </w:del>
      <w:ins w:id="46" w:author="Claire Kouba" w:date="2024-07-23T11:33:00Z">
        <w:r w:rsidR="00005D8E">
          <w:t>Interpretation of selected</w:t>
        </w:r>
        <w:r w:rsidR="00005D8E">
          <w:t xml:space="preserve"> </w:t>
        </w:r>
      </w:ins>
      <w:r>
        <w:t>flow thresholds</w:t>
      </w:r>
      <w:ins w:id="47" w:author="Claire Kouba" w:date="2024-07-23T11:34:00Z">
        <w:r w:rsidR="00005D8E">
          <w:t xml:space="preserve"> and HB function contributions</w:t>
        </w:r>
      </w:ins>
    </w:p>
    <w:p w:rsidR="007D3147" w:rsidRDefault="00E25219">
      <w:pPr>
        <w:pStyle w:val="FirstParagraph"/>
      </w:pPr>
      <w:r>
        <w:rPr>
          <w:i/>
          <w:iCs/>
        </w:rPr>
        <w:t>discussion of why the lasso regression picked multiple flow thresholds. which ones contributed a lot to the hb value</w:t>
      </w:r>
    </w:p>
    <w:p w:rsidR="007D3147" w:rsidRDefault="00E25219" w:rsidP="001200C0">
      <w:pPr>
        <w:pStyle w:val="Compact"/>
        <w:ind w:left="720"/>
        <w:pPrChange w:id="48" w:author="Claire Kouba" w:date="2024-07-23T11:38:00Z">
          <w:pPr>
            <w:pStyle w:val="Compact"/>
            <w:numPr>
              <w:numId w:val="9"/>
            </w:numPr>
            <w:ind w:left="720" w:hanging="480"/>
          </w:pPr>
        </w:pPrChange>
      </w:pPr>
      <w:r>
        <w:t xml:space="preserve">In this watershed, </w:t>
      </w:r>
      <w:ins w:id="49" w:author="Claire Kouba" w:date="2024-07-23T11:38:00Z">
        <w:r w:rsidR="001200C0">
          <w:t>flow thresholds at the Fort Jones gauge can be closely tied to physical access for spaw</w:t>
        </w:r>
      </w:ins>
      <w:ins w:id="50" w:author="Claire Kouba" w:date="2024-07-23T11:39:00Z">
        <w:r w:rsidR="001200C0">
          <w:t>ning. S</w:t>
        </w:r>
      </w:ins>
      <w:del w:id="51" w:author="Claire Kouba" w:date="2024-07-23T11:39:00Z">
        <w:r w:rsidDel="001200C0">
          <w:delText>s</w:delText>
        </w:r>
      </w:del>
      <w:r>
        <w:t xml:space="preserve">almon passage to access the lower mainstem is possible at a Fort Jones flowrate (~20-40 cfs), while access to upper tributaries is generally associated with a Fort Jones flowrate of 100 </w:t>
      </w:r>
      <w:proofErr w:type="spellStart"/>
      <w:r>
        <w:t>cfs</w:t>
      </w:r>
      <w:proofErr w:type="spellEnd"/>
      <w:r>
        <w:t xml:space="preserve"> (</w:t>
      </w:r>
      <w:proofErr w:type="spellStart"/>
      <w:r>
        <w:t>Sommarstrom</w:t>
      </w:r>
      <w:proofErr w:type="spellEnd"/>
      <w:r>
        <w:t xml:space="preserve"> 2020).</w:t>
      </w:r>
      <w:ins w:id="52" w:author="Claire Kouba" w:date="2024-07-23T11:39:00Z">
        <w:r w:rsidR="001200C0">
          <w:t xml:space="preserve"> </w:t>
        </w:r>
        <w:r w:rsidR="001200C0">
          <w:t xml:space="preserve">The fact that the lasso </w:t>
        </w:r>
        <w:r w:rsidR="001200C0">
          <w:t>method</w:t>
        </w:r>
        <w:r w:rsidR="001200C0">
          <w:t xml:space="preserve"> identified multiple flow thresholds </w:t>
        </w:r>
        <w:r w:rsidR="001200C0">
          <w:t xml:space="preserve">in the </w:t>
        </w:r>
        <w:proofErr w:type="spellStart"/>
        <w:r w:rsidR="001200C0">
          <w:t>coho</w:t>
        </w:r>
        <w:proofErr w:type="spellEnd"/>
        <w:r w:rsidR="001200C0">
          <w:t xml:space="preserve"> </w:t>
        </w:r>
        <w:proofErr w:type="spellStart"/>
        <w:r w:rsidR="001200C0">
          <w:t>spf</w:t>
        </w:r>
        <w:proofErr w:type="spellEnd"/>
        <w:r w:rsidR="001200C0">
          <w:t xml:space="preserve"> model </w:t>
        </w:r>
        <w:r w:rsidR="001200C0">
          <w:t>may support this understanding, and suggest</w:t>
        </w:r>
        <w:r w:rsidR="001200C0">
          <w:t xml:space="preserve"> that the </w:t>
        </w:r>
        <w:proofErr w:type="spellStart"/>
        <w:r w:rsidR="001200C0">
          <w:t>coho</w:t>
        </w:r>
        <w:proofErr w:type="spellEnd"/>
        <w:r w:rsidR="001200C0">
          <w:t xml:space="preserve"> may experience these different degrees of river connectivity and/or flow conditions as events with different ecological consequences. </w:t>
        </w:r>
      </w:ins>
    </w:p>
    <w:p w:rsidR="00E25219" w:rsidRDefault="00E25219" w:rsidP="001200C0">
      <w:pPr>
        <w:pStyle w:val="FirstParagraph"/>
        <w:rPr>
          <w:ins w:id="53" w:author="Claire Kouba" w:date="2024-07-23T11:32:00Z"/>
        </w:rPr>
        <w:pPrChange w:id="54" w:author="Claire Kouba" w:date="2024-07-23T11:40:00Z">
          <w:pPr>
            <w:pStyle w:val="BodyText"/>
          </w:pPr>
        </w:pPrChange>
      </w:pPr>
      <w:r>
        <w:t>The river reconnection dates of multiple flow thresholds are</w:t>
      </w:r>
      <w:ins w:id="55" w:author="Claire Kouba" w:date="2024-07-23T11:16:00Z">
        <w:r>
          <w:t xml:space="preserve"> strongly correlated with each other and are</w:t>
        </w:r>
      </w:ins>
      <w:r>
        <w:t xml:space="preserve"> correlated</w:t>
      </w:r>
      <w:del w:id="56" w:author="Claire Kouba" w:date="2024-07-23T11:16:00Z">
        <w:r w:rsidDel="00E25219">
          <w:delText>,</w:delText>
        </w:r>
      </w:del>
      <w:r>
        <w:t xml:space="preserve"> to varying degrees</w:t>
      </w:r>
      <w:del w:id="57" w:author="Claire Kouba" w:date="2024-07-23T11:16:00Z">
        <w:r w:rsidDel="00E25219">
          <w:delText>,</w:delText>
        </w:r>
      </w:del>
      <w:r>
        <w:t xml:space="preserve"> with biological monitoring data (see Results). These correlations support the current scientific understanding that the timing of restoration of habitat connectivity after dry periods in the Scott River is related to the </w:t>
      </w:r>
      <w:r>
        <w:lastRenderedPageBreak/>
        <w:t xml:space="preserve">reproductive success of spawning salmon (e.g., Siskiyou County 2021; </w:t>
      </w:r>
      <w:r>
        <w:rPr>
          <w:i/>
          <w:iCs/>
        </w:rPr>
        <w:t>pers. comm.</w:t>
      </w:r>
      <w:r>
        <w:t xml:space="preserve">, </w:t>
      </w:r>
      <w:proofErr w:type="spellStart"/>
      <w:r>
        <w:t>Sommarstrom</w:t>
      </w:r>
      <w:proofErr w:type="spellEnd"/>
      <w:r>
        <w:t xml:space="preserve"> 2020; SRWC 2018a).</w:t>
      </w:r>
      <w:ins w:id="58" w:author="Claire Kouba" w:date="2024-07-23T11:16:00Z">
        <w:r>
          <w:t xml:space="preserve"> However, the details, such as which flow threshold was identified as th</w:t>
        </w:r>
      </w:ins>
      <w:ins w:id="59" w:author="Claire Kouba" w:date="2024-07-23T11:17:00Z">
        <w:r>
          <w:t xml:space="preserve">e most important in the minimization of the equation in Section </w:t>
        </w:r>
      </w:ins>
      <w:ins w:id="60" w:author="Claire Kouba" w:date="2024-07-23T11:18:00Z">
        <w:r>
          <w:t>3</w:t>
        </w:r>
      </w:ins>
      <w:ins w:id="61" w:author="Claire Kouba" w:date="2024-07-23T11:39:00Z">
        <w:r w:rsidR="001200C0">
          <w:t>.</w:t>
        </w:r>
      </w:ins>
      <w:ins w:id="62" w:author="Claire Kouba" w:date="2024-07-23T11:18:00Z">
        <w:r>
          <w:t>6.1</w:t>
        </w:r>
      </w:ins>
      <w:ins w:id="63" w:author="Claire Kouba" w:date="2024-07-23T11:16:00Z">
        <w:r>
          <w:t xml:space="preserve">, </w:t>
        </w:r>
      </w:ins>
      <w:ins w:id="64" w:author="Claire Kouba" w:date="2024-07-23T11:17:00Z">
        <w:r>
          <w:t xml:space="preserve">are </w:t>
        </w:r>
      </w:ins>
      <w:ins w:id="65" w:author="Claire Kouba" w:date="2024-07-23T11:18:00Z">
        <w:r>
          <w:t>probably</w:t>
        </w:r>
      </w:ins>
      <w:ins w:id="66" w:author="Claire Kouba" w:date="2024-07-23T11:17:00Z">
        <w:r>
          <w:t xml:space="preserve"> </w:t>
        </w:r>
      </w:ins>
      <w:ins w:id="67" w:author="Claire Kouba" w:date="2024-07-23T11:18:00Z">
        <w:r>
          <w:t xml:space="preserve">somewhat artifactual and would be sensitive to the addition of new </w:t>
        </w:r>
      </w:ins>
      <w:ins w:id="68" w:author="Claire Kouba" w:date="2024-07-23T11:19:00Z">
        <w:r>
          <w:t>future data points.</w:t>
        </w:r>
      </w:ins>
    </w:p>
    <w:p w:rsidR="00F71542" w:rsidRDefault="00005D8E" w:rsidP="00F71542">
      <w:pPr>
        <w:pStyle w:val="BodyText"/>
        <w:rPr>
          <w:ins w:id="69" w:author="Claire Kouba" w:date="2024-07-23T11:37:00Z"/>
        </w:rPr>
      </w:pPr>
      <w:ins w:id="70" w:author="Claire Kouba" w:date="2024-07-23T11:33:00Z">
        <w:r>
          <w:t>**</w:t>
        </w:r>
      </w:ins>
      <w:ins w:id="71" w:author="Claire Kouba" w:date="2024-07-23T11:32:00Z">
        <w:r>
          <w:t xml:space="preserve">Later flows good for </w:t>
        </w:r>
        <w:proofErr w:type="spellStart"/>
        <w:r>
          <w:t>spawners</w:t>
        </w:r>
        <w:proofErr w:type="spellEnd"/>
        <w:r>
          <w:t xml:space="preserve"> but early flows good for </w:t>
        </w:r>
        <w:proofErr w:type="spellStart"/>
        <w:r>
          <w:t>outmigrating</w:t>
        </w:r>
        <w:proofErr w:type="spellEnd"/>
        <w:r>
          <w:t xml:space="preserve"> </w:t>
        </w:r>
        <w:proofErr w:type="gramStart"/>
        <w:r>
          <w:t>juveniles?</w:t>
        </w:r>
      </w:ins>
      <w:ins w:id="72" w:author="Claire Kouba" w:date="2024-07-23T11:33:00Z">
        <w:r>
          <w:t>*</w:t>
        </w:r>
        <w:proofErr w:type="gramEnd"/>
        <w:r>
          <w:t>*</w:t>
        </w:r>
      </w:ins>
      <w:ins w:id="73" w:author="Claire Kouba" w:date="2024-07-23T11:36:00Z">
        <w:r w:rsidR="00F71542">
          <w:t xml:space="preserve"> </w:t>
        </w:r>
      </w:ins>
      <w:ins w:id="74" w:author="Claire Kouba" w:date="2024-07-23T11:37:00Z">
        <w:r w:rsidR="00F71542">
          <w:t>**</w:t>
        </w:r>
      </w:ins>
      <w:ins w:id="75" w:author="Claire Kouba" w:date="2024-07-23T11:36:00Z">
        <w:r>
          <w:t xml:space="preserve">cohorts that experience a long period &lt;8 </w:t>
        </w:r>
        <w:proofErr w:type="spellStart"/>
        <w:r>
          <w:t>cfs</w:t>
        </w:r>
        <w:proofErr w:type="spellEnd"/>
        <w:r>
          <w:t xml:space="preserve"> </w:t>
        </w:r>
        <w:r w:rsidR="00F71542">
          <w:t xml:space="preserve">seem to have a bad time.** </w:t>
        </w:r>
      </w:ins>
    </w:p>
    <w:p w:rsidR="00F71542" w:rsidRDefault="00F71542" w:rsidP="00F71542">
      <w:pPr>
        <w:pStyle w:val="BodyText"/>
        <w:rPr>
          <w:ins w:id="76" w:author="Claire Kouba" w:date="2024-07-23T11:37:00Z"/>
        </w:rPr>
      </w:pPr>
      <w:ins w:id="77" w:author="Claire Kouba" w:date="2024-07-23T11:37:00Z">
        <w:r>
          <w:t xml:space="preserve">**HB contributions: BY200 introduces most of the </w:t>
        </w:r>
        <w:proofErr w:type="gramStart"/>
        <w:r>
          <w:t>variability.*</w:t>
        </w:r>
        <w:proofErr w:type="gramEnd"/>
        <w:r>
          <w:t>*</w:t>
        </w:r>
        <w:r>
          <w:t xml:space="preserve"> *rephrase below text to include negative impact on </w:t>
        </w:r>
        <w:proofErr w:type="spellStart"/>
        <w:r>
          <w:t>spawners</w:t>
        </w:r>
        <w:proofErr w:type="spellEnd"/>
        <w:r>
          <w:t xml:space="preserve"> and good impact on juveniles.**</w:t>
        </w:r>
      </w:ins>
    </w:p>
    <w:p w:rsidR="00F71542" w:rsidRPr="00E25219" w:rsidRDefault="00F71542" w:rsidP="00E25219">
      <w:pPr>
        <w:pStyle w:val="BodyText"/>
        <w:pPrChange w:id="78" w:author="Claire Kouba" w:date="2024-07-23T11:19:00Z">
          <w:pPr>
            <w:pStyle w:val="FirstParagraph"/>
          </w:pPr>
        </w:pPrChange>
      </w:pPr>
      <w:ins w:id="79" w:author="Claire Kouba" w:date="2024-07-23T11:37:00Z">
        <w:r>
          <w:t xml:space="preserve">The metrics most related to watershed-scale </w:t>
        </w:r>
        <w:proofErr w:type="spellStart"/>
        <w:r>
          <w:t>coho</w:t>
        </w:r>
        <w:proofErr w:type="spellEnd"/>
        <w:r>
          <w:t xml:space="preserve"> </w:t>
        </w:r>
        <w:proofErr w:type="spellStart"/>
        <w:r>
          <w:t>spf</w:t>
        </w:r>
        <w:proofErr w:type="spellEnd"/>
        <w:r>
          <w:t xml:space="preserve"> occur during the window of their parents’ spawning and, to a lesser extent, in the winter through summer of their early rearing. At least three potential mechanisms have been hypothesized regarding the importance of fall flow timing and magnitude to </w:t>
        </w:r>
        <w:proofErr w:type="spellStart"/>
        <w:r>
          <w:t>coho</w:t>
        </w:r>
        <w:proofErr w:type="spellEnd"/>
        <w:r>
          <w:t xml:space="preserve"> salmon. During dry water years, when fall reconnection dates are delayed, </w:t>
        </w:r>
        <w:proofErr w:type="spellStart"/>
        <w:r>
          <w:t>coho</w:t>
        </w:r>
        <w:proofErr w:type="spellEnd"/>
        <w:r>
          <w:t xml:space="preserve"> have been known to spawn in suboptimal habitat (e.g., Siskiyou RCD 2014). Eggs laid in suboptimal conditions suffer from higher mortality rates for multiple reasons, including egg burial by transported sediment, channel bed scouring, or unfavorable water quality (</w:t>
        </w:r>
        <w:proofErr w:type="spellStart"/>
        <w:r>
          <w:t>Bjornn</w:t>
        </w:r>
        <w:proofErr w:type="spellEnd"/>
        <w:r>
          <w:t xml:space="preserve"> and Reiser 1991).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 (e.g., sockeye salmon in </w:t>
        </w:r>
        <w:proofErr w:type="spellStart"/>
        <w:r>
          <w:t>Crossin</w:t>
        </w:r>
        <w:proofErr w:type="spellEnd"/>
        <w:r>
          <w:t xml:space="preserve"> et al. 2004). Finally, early reconnection flows and related access to more and higher-quality habitat may allow spawning salmon to select more favorable nesting sites, which could exert a controlling influence on the mortality rates of the young produced that year.</w:t>
        </w:r>
      </w:ins>
    </w:p>
    <w:p w:rsidR="007D3147" w:rsidRDefault="00E25219">
      <w:pPr>
        <w:pStyle w:val="BodyText"/>
      </w:pPr>
      <w:r>
        <w:t>Additional fish population monitoring in future water years will be instrumental in better constraining the nuances of these hydro-ecological relationships and the conditions in which hydrology can be used to predict outcomes for anadromous fish.</w:t>
      </w:r>
    </w:p>
    <w:p w:rsidR="007D3147" w:rsidDel="001200C0" w:rsidRDefault="00E25219">
      <w:pPr>
        <w:pStyle w:val="Heading2"/>
        <w:rPr>
          <w:del w:id="80" w:author="Claire Kouba" w:date="2024-07-23T11:40:00Z"/>
        </w:rPr>
      </w:pPr>
      <w:bookmarkStart w:id="81" w:name="X22899a7bc665f95f7d1ce82e1c981266ee41a0c"/>
      <w:bookmarkEnd w:id="44"/>
      <w:del w:id="82" w:author="Claire Kouba" w:date="2024-07-23T11:40:00Z">
        <w:r w:rsidDel="001200C0">
          <w:rPr>
            <w:rStyle w:val="SectionNumber"/>
          </w:rPr>
          <w:delText>5.6</w:delText>
        </w:r>
        <w:r w:rsidDel="001200C0">
          <w:tab/>
          <w:delText xml:space="preserve">Hydrologic Benefit (HB) function </w:delText>
        </w:r>
      </w:del>
      <w:del w:id="83" w:author="Claire Kouba" w:date="2024-07-23T11:34:00Z">
        <w:r w:rsidDel="00005D8E">
          <w:delText>predictive performance and sensitivity</w:delText>
        </w:r>
      </w:del>
    </w:p>
    <w:p w:rsidR="007D3147" w:rsidDel="001200C0" w:rsidRDefault="00E25219" w:rsidP="001200C0">
      <w:pPr>
        <w:pStyle w:val="Heading2"/>
        <w:rPr>
          <w:del w:id="84" w:author="Claire Kouba" w:date="2024-07-23T11:40:00Z"/>
        </w:rPr>
        <w:pPrChange w:id="85" w:author="Claire Kouba" w:date="2024-07-23T11:40:00Z">
          <w:pPr>
            <w:pStyle w:val="FirstParagraph"/>
          </w:pPr>
        </w:pPrChange>
      </w:pPr>
      <w:bookmarkStart w:id="86" w:name="_GoBack"/>
      <w:bookmarkEnd w:id="86"/>
      <w:del w:id="87" w:author="Claire Kouba" w:date="2024-07-23T11:40:00Z">
        <w:r w:rsidDel="001200C0">
          <w:delText>For the 11 years in which observed coho spf values are available, the HB function was reasonably accurate in its predictions (Figure 11).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 “high-coho spf” or “low-coho spf” year based on its relation to this threshold. However, for purposes of this discussion we retain the full distribution of values.</w:delText>
        </w:r>
      </w:del>
    </w:p>
    <w:p w:rsidR="007D3147" w:rsidDel="001200C0" w:rsidRDefault="00E25219">
      <w:pPr>
        <w:pStyle w:val="BodyText"/>
        <w:rPr>
          <w:del w:id="88" w:author="Claire Kouba" w:date="2024-07-23T11:40:00Z"/>
        </w:rPr>
      </w:pPr>
      <w:del w:id="89" w:author="Claire Kouba" w:date="2024-07-23T11:40:00Z">
        <w:r w:rsidDel="001200C0">
          <w:delText xml:space="preserve">These linear models have been developed for a Coho Freshwater Life Period (see Figure 3 ), but the relevant time period for decisionmakers is typically a water year or shorter. It was possible to select a set of best models that fit within one water year, in that they range from </w:delText>
        </w:r>
        <w:r w:rsidDel="001200C0">
          <w:lastRenderedPageBreak/>
          <w:delText>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delText>
        </w:r>
      </w:del>
    </w:p>
    <w:p w:rsidR="007D3147" w:rsidDel="001200C0" w:rsidRDefault="00E25219">
      <w:pPr>
        <w:pStyle w:val="BodyText"/>
        <w:rPr>
          <w:del w:id="90" w:author="Claire Kouba" w:date="2024-07-23T11:40:00Z"/>
        </w:rPr>
      </w:pPr>
      <w:del w:id="91" w:author="Claire Kouba" w:date="2024-07-23T11:40:00Z">
        <w:r w:rsidDel="001200C0">
          <w:delText>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delText>
        </w:r>
      </w:del>
    </w:p>
    <w:p w:rsidR="007D3147" w:rsidDel="001200C0" w:rsidRDefault="00E25219">
      <w:pPr>
        <w:pStyle w:val="BodyText"/>
        <w:rPr>
          <w:del w:id="92" w:author="Claire Kouba" w:date="2024-07-23T11:40:00Z"/>
        </w:rPr>
      </w:pPr>
      <w:del w:id="93" w:author="Claire Kouba" w:date="2024-07-23T11:40:00Z">
        <w:r w:rsidDel="001200C0">
          <w:delText>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delText>
        </w:r>
      </w:del>
    </w:p>
    <w:p w:rsidR="007D3147" w:rsidDel="001200C0" w:rsidRDefault="00E25219">
      <w:pPr>
        <w:pStyle w:val="Heading2"/>
        <w:rPr>
          <w:del w:id="94" w:author="Claire Kouba" w:date="2024-07-23T11:40:00Z"/>
        </w:rPr>
      </w:pPr>
      <w:bookmarkStart w:id="95" w:name="metric-weights-and-importance"/>
      <w:bookmarkEnd w:id="81"/>
      <w:del w:id="96" w:author="Claire Kouba" w:date="2024-07-23T11:40:00Z">
        <w:r w:rsidDel="001200C0">
          <w:rPr>
            <w:rStyle w:val="SectionNumber"/>
          </w:rPr>
          <w:delText>5.7</w:delText>
        </w:r>
        <w:r w:rsidDel="001200C0">
          <w:tab/>
          <w:delText>Metric weights and importance</w:delText>
        </w:r>
      </w:del>
    </w:p>
    <w:p w:rsidR="007D3147" w:rsidDel="001200C0" w:rsidRDefault="00E25219">
      <w:pPr>
        <w:pStyle w:val="FirstParagraph"/>
        <w:rPr>
          <w:del w:id="97" w:author="Claire Kouba" w:date="2024-07-23T11:40:00Z"/>
        </w:rPr>
      </w:pPr>
      <w:del w:id="98" w:author="Claire Kouba" w:date="2024-07-23T11:40:00Z">
        <w:r w:rsidDel="001200C0">
          <w:delText>The relative contributions of each metric, shown in Figure 12,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delText>
        </w:r>
      </w:del>
    </w:p>
    <w:p w:rsidR="007D3147" w:rsidDel="001200C0" w:rsidRDefault="00E25219">
      <w:pPr>
        <w:pStyle w:val="BodyText"/>
        <w:rPr>
          <w:del w:id="99" w:author="Claire Kouba" w:date="2024-07-23T11:40:00Z"/>
        </w:rPr>
      </w:pPr>
      <w:del w:id="100" w:author="Claire Kouba" w:date="2024-07-23T11:40:00Z">
        <w:r w:rsidDel="001200C0">
          <w:delText>Figure 12 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(Figure 3).</w:delText>
        </w:r>
      </w:del>
    </w:p>
    <w:p w:rsidR="007D3147" w:rsidDel="001200C0" w:rsidRDefault="00E25219">
      <w:pPr>
        <w:pStyle w:val="BodyText"/>
        <w:rPr>
          <w:del w:id="101" w:author="Claire Kouba" w:date="2024-07-23T11:40:00Z"/>
        </w:rPr>
      </w:pPr>
      <w:del w:id="102" w:author="Claire Kouba" w:date="2024-07-23T11:40:00Z">
        <w:r w:rsidDel="001200C0">
          <w:delText>Unfortunately, observed coho spf values are not available for any of the water years in which a negative value is predicted (2002, 2016 and 2021; Figure 11),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delText>
        </w:r>
      </w:del>
    </w:p>
    <w:p w:rsidR="007D3147" w:rsidDel="001200C0" w:rsidRDefault="00E25219">
      <w:pPr>
        <w:pStyle w:val="BodyText"/>
        <w:rPr>
          <w:del w:id="103" w:author="Claire Kouba" w:date="2024-07-23T11:40:00Z"/>
        </w:rPr>
      </w:pPr>
      <w:del w:id="104" w:author="Claire Kouba" w:date="2024-07-23T11:40:00Z">
        <w:r w:rsidDel="001200C0">
          <w:delText xml:space="preserve">The metrics most related to watershed-scale coho spf occur during the window of their parents’ spawning and, to a lesser extent, in the winter through summer of their early rearing. At least three potential mechanisms have been hypothesized regarding the </w:delText>
        </w:r>
        <w:r w:rsidDel="001200C0">
          <w:lastRenderedPageBreak/>
          <w:delText>importance of fall flow timing and magnitude to coho salmon. During dry water years, when fall reconnection dates are delayed, coho have been known to spawn in suboptimal habitat (e.g., Siskiyou RCD 2014). Eggs laid in suboptimal conditions suffer from higher mortality rates for multiple reasons, including egg burial by transported sediment, channel bed scouring, or unfavorable water quality (Bjornn and Reiser 1991).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 (e.g., sockeye salmon in Crossin et al. 2004). Finally, early reconnection flows and related access to more and higher-quality habitat may allow spawning salmon to select more favorable nesting sites, which could exert a controlling influence on the mortality rates of the young produced that year.</w:delText>
        </w:r>
      </w:del>
    </w:p>
    <w:p w:rsidR="00005D8E" w:rsidRDefault="00E25219">
      <w:pPr>
        <w:pStyle w:val="BodyText"/>
      </w:pPr>
      <w:del w:id="105" w:author="Claire Kouba" w:date="2024-07-23T11:40:00Z">
        <w:r w:rsidDel="001200C0">
          <w:delText>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delText>
        </w:r>
      </w:del>
    </w:p>
    <w:p w:rsidR="007D3147" w:rsidRDefault="00E25219">
      <w:pPr>
        <w:pStyle w:val="Heading2"/>
      </w:pPr>
      <w:bookmarkStart w:id="106" w:name="Xe7b831585be370552e5eda248af1ddb6912a940"/>
      <w:bookmarkEnd w:id="95"/>
      <w:r>
        <w:rPr>
          <w:rStyle w:val="SectionNumber"/>
        </w:rPr>
        <w:t>5.8</w:t>
      </w:r>
      <w:r>
        <w:tab/>
        <w:t>Implications for water and fisheries management</w:t>
      </w:r>
    </w:p>
    <w:p w:rsidR="007D3147" w:rsidRDefault="00E25219">
      <w:pPr>
        <w:pStyle w:val="FirstParagraph"/>
      </w:pPr>
      <w:r>
        <w:t>This study represents a contribution to the large body of work seeking to understand and conserve aquatic ecosystems in the Klamath basin, and in aquatic ecosystems in Mediterranean climates more generally. Viability of the SONCC ESU population of coho salmon has been examined at a regional scale in the past, though conclusions were preliminary, due to data limitations (Williams et al. 2006, 2008). A proposed framework to assess viability included the following factors (Williams et al. 2008):</w:t>
      </w:r>
    </w:p>
    <w:p w:rsidR="007D3147" w:rsidRDefault="00E25219">
      <w:pPr>
        <w:pStyle w:val="Compact"/>
        <w:numPr>
          <w:ilvl w:val="0"/>
          <w:numId w:val="10"/>
        </w:numPr>
      </w:pPr>
      <w:r>
        <w:t>Effective population size</w:t>
      </w:r>
    </w:p>
    <w:p w:rsidR="007D3147" w:rsidRDefault="00E25219">
      <w:pPr>
        <w:pStyle w:val="Compact"/>
        <w:numPr>
          <w:ilvl w:val="0"/>
          <w:numId w:val="10"/>
        </w:numPr>
      </w:pPr>
      <w:r>
        <w:t>Population size per generation</w:t>
      </w:r>
    </w:p>
    <w:p w:rsidR="007D3147" w:rsidRDefault="00E25219">
      <w:pPr>
        <w:pStyle w:val="Compact"/>
        <w:numPr>
          <w:ilvl w:val="0"/>
          <w:numId w:val="10"/>
        </w:numPr>
      </w:pPr>
      <w:r>
        <w:t>Population decline (rate of decline)</w:t>
      </w:r>
    </w:p>
    <w:p w:rsidR="007D3147" w:rsidRDefault="00E25219">
      <w:pPr>
        <w:pStyle w:val="Compact"/>
        <w:numPr>
          <w:ilvl w:val="0"/>
          <w:numId w:val="10"/>
        </w:numPr>
      </w:pPr>
      <w:r>
        <w:t>Catastrophic decline (order of magnitude decline within 1 generation)</w:t>
      </w:r>
    </w:p>
    <w:p w:rsidR="007D3147" w:rsidRDefault="00E25219">
      <w:pPr>
        <w:pStyle w:val="Compact"/>
        <w:numPr>
          <w:ilvl w:val="0"/>
          <w:numId w:val="10"/>
        </w:numPr>
      </w:pPr>
      <w:r>
        <w:t>Spawner density</w:t>
      </w:r>
    </w:p>
    <w:p w:rsidR="007D3147" w:rsidRDefault="00E25219">
      <w:pPr>
        <w:pStyle w:val="Compact"/>
        <w:numPr>
          <w:ilvl w:val="0"/>
          <w:numId w:val="10"/>
        </w:numPr>
      </w:pPr>
      <w:r>
        <w:t>Potential spatial habitat capacity, in units of Intrinsic Potential (IP)</w:t>
      </w:r>
    </w:p>
    <w:p w:rsidR="007D3147" w:rsidRDefault="00E25219">
      <w:pPr>
        <w:pStyle w:val="Compact"/>
        <w:numPr>
          <w:ilvl w:val="0"/>
          <w:numId w:val="10"/>
        </w:numPr>
      </w:pPr>
      <w:r>
        <w:t>Hatchery influence</w:t>
      </w:r>
    </w:p>
    <w:p w:rsidR="007D3147" w:rsidRDefault="00E25219">
      <w:pPr>
        <w:pStyle w:val="Compact"/>
        <w:numPr>
          <w:ilvl w:val="0"/>
          <w:numId w:val="10"/>
        </w:numPr>
      </w:pPr>
      <w:r>
        <w:t>Extinction risk from population viability analysis model</w:t>
      </w:r>
    </w:p>
    <w:p w:rsidR="007D3147" w:rsidRDefault="00E25219">
      <w:pPr>
        <w:pStyle w:val="FirstParagraph"/>
      </w:pPr>
      <w:r>
        <w:t>This work can potentially help managers understand some of the mechanisms driving the population size per generation dimension of this viability schematic - though its predictive power is limited to being relative to the size of the escapement.</w:t>
      </w:r>
    </w:p>
    <w:p w:rsidR="007D3147" w:rsidRDefault="00E25219">
      <w:pPr>
        <w:pStyle w:val="BodyText"/>
      </w:pPr>
      <w:r>
        <w:t xml:space="preserve">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 (CDFW 2015a). It is possible the coho spf for water year 2014 (Brood Year 2013) would have been even lower without </w:t>
      </w:r>
      <w:r>
        <w:lastRenderedPageBreak/>
        <w:t>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rsidR="007D3147" w:rsidRDefault="00E25219">
      <w:pPr>
        <w:pStyle w:val="BodyText"/>
      </w:pPr>
      <w:r>
        <w:t>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p w:rsidR="007D3147" w:rsidRDefault="00E25219">
      <w:pPr>
        <w:pStyle w:val="Heading1"/>
      </w:pPr>
      <w:bookmarkStart w:id="107" w:name="conclusions"/>
      <w:bookmarkEnd w:id="39"/>
      <w:bookmarkEnd w:id="106"/>
      <w:r>
        <w:rPr>
          <w:rStyle w:val="SectionNumber"/>
        </w:rPr>
        <w:t>6</w:t>
      </w:r>
      <w:r>
        <w:tab/>
        <w:t>Conclusions</w:t>
      </w:r>
    </w:p>
    <w:p w:rsidR="007D3147" w:rsidRDefault="00E25219">
      <w:pPr>
        <w:pStyle w:val="FirstParagraph"/>
      </w:pPr>
      <w:r>
        <w:t>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rsidR="007D3147" w:rsidRDefault="00E25219">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 (Patterson et al. 2020; Yarnell et al. 2020) and designed for this study (Figure 5), that appeared correlated with the number of coho smolts produced per female spawner (coho spf) and the number of Chinook juveniles produced per adult spawner (Chinook jpa). </w:t>
      </w:r>
      <w:r>
        <w:rPr>
          <w:b/>
          <w:bCs/>
        </w:rPr>
        <w:t>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rsidR="007D3147" w:rsidRDefault="00E25219">
      <w:pPr>
        <w:pStyle w:val="BodyText"/>
      </w:pPr>
      <w:r>
        <w:rPr>
          <w:b/>
          <w:bCs/>
        </w:rPr>
        <w:t>We used linear models to predict coho spf values for each water year based on potential combinations of one and two hydrologic metric predictors. The intercept and slopes of the three best of these linear models were aggregated to formulate a Hydrologic Benefit function (Figure 11).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rsidR="007D3147" w:rsidRDefault="00E25219">
      <w:pPr>
        <w:pStyle w:val="BodyText"/>
      </w:pPr>
      <w:r>
        <w:t>Conversely, we did not find that Chinook reproduction observations could be predicted with as much success as coho using the same set of hydrologic data. This suggests that the utility of this type of analysis is both region- and species-dependent.</w:t>
      </w:r>
    </w:p>
    <w:p w:rsidR="007D3147" w:rsidRDefault="00E25219">
      <w:pPr>
        <w:pStyle w:val="BodyText"/>
      </w:pPr>
      <w:r>
        <w:lastRenderedPageBreak/>
        <w:t>With continuing trends of a narrowing wet season in the Scott River watershed (e.g., Figure 7),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sidR="007D3147" w:rsidRDefault="00E25219">
      <w:r>
        <w:br w:type="page"/>
      </w:r>
    </w:p>
    <w:p w:rsidR="007D3147" w:rsidRDefault="00E25219">
      <w:pPr>
        <w:pStyle w:val="Heading1"/>
      </w:pPr>
      <w:bookmarkStart w:id="108" w:name="scratch-work"/>
      <w:bookmarkEnd w:id="107"/>
      <w:r>
        <w:rPr>
          <w:rStyle w:val="SectionNumber"/>
        </w:rPr>
        <w:lastRenderedPageBreak/>
        <w:t>7</w:t>
      </w:r>
      <w:r>
        <w:tab/>
        <w:t>scratch work</w:t>
      </w:r>
    </w:p>
    <w:p w:rsidR="007D3147" w:rsidRDefault="00E25219">
      <w:pPr>
        <w:pStyle w:val="Heading2"/>
      </w:pPr>
      <w:bookmarkStart w:id="109" w:name="linear-modeling"/>
      <w:r>
        <w:rPr>
          <w:rStyle w:val="SectionNumber"/>
        </w:rPr>
        <w:t>7.1</w:t>
      </w:r>
      <w:r>
        <w:tab/>
        <w:t>linear modeling</w:t>
      </w:r>
    </w:p>
    <w:p w:rsidR="007D3147" w:rsidRDefault="00E25219">
      <w:pPr>
        <w:pStyle w:val="Heading2"/>
      </w:pPr>
      <w:bookmarkStart w:id="110" w:name="threshold-selection"/>
      <w:bookmarkEnd w:id="109"/>
      <w:r>
        <w:rPr>
          <w:rStyle w:val="SectionNumber"/>
        </w:rPr>
        <w:t>7.2</w:t>
      </w:r>
      <w:r>
        <w:tab/>
        <w:t>threshold selection</w:t>
      </w:r>
    </w:p>
    <w:p w:rsidR="007D3147" w:rsidRDefault="00E25219">
      <w:pPr>
        <w:pStyle w:val="Heading2"/>
      </w:pPr>
      <w:bookmarkStart w:id="111" w:name="best-lm-summary"/>
      <w:bookmarkEnd w:id="110"/>
      <w:r>
        <w:rPr>
          <w:rStyle w:val="SectionNumber"/>
        </w:rPr>
        <w:t>7.3</w:t>
      </w:r>
      <w:r>
        <w:tab/>
        <w:t>best LM summary</w:t>
      </w:r>
    </w:p>
    <w:p w:rsidR="007D3147" w:rsidRDefault="00E25219">
      <w:pPr>
        <w:pStyle w:val="Heading2"/>
      </w:pPr>
      <w:bookmarkStart w:id="112" w:name="loocv-scribbling"/>
      <w:bookmarkEnd w:id="111"/>
      <w:r>
        <w:rPr>
          <w:rStyle w:val="SectionNumber"/>
        </w:rPr>
        <w:t>7.4</w:t>
      </w:r>
      <w:r>
        <w:tab/>
        <w:t>loocv scribbling</w:t>
      </w:r>
    </w:p>
    <w:p w:rsidR="007D3147" w:rsidRDefault="00E25219">
      <w:pPr>
        <w:pStyle w:val="Heading2"/>
      </w:pPr>
      <w:bookmarkStart w:id="113" w:name="hb-formula"/>
      <w:bookmarkEnd w:id="112"/>
      <w:r>
        <w:rPr>
          <w:rStyle w:val="SectionNumber"/>
        </w:rPr>
        <w:t>7.5</w:t>
      </w:r>
      <w:r>
        <w:tab/>
        <w:t>HB formula</w:t>
      </w:r>
    </w:p>
    <w:p w:rsidR="007D3147" w:rsidRDefault="00E25219">
      <w:pPr>
        <w:pStyle w:val="Bibliography"/>
      </w:pPr>
      <w:bookmarkStart w:id="114" w:name="ref-AceroTriana2021"/>
      <w:bookmarkStart w:id="115" w:name="refs"/>
      <w:r>
        <w:t xml:space="preserve">Acero Triana, Juan S., Maria L. Chu, and Jeffrey A. Stein. 2021. “Assessing the impacts of agricultural conservation practices on freshwater biodiversity under changing climate.” </w:t>
      </w:r>
      <w:r>
        <w:rPr>
          <w:i/>
          <w:iCs/>
        </w:rPr>
        <w:t>Ecological Modelling</w:t>
      </w:r>
      <w:r>
        <w:t xml:space="preserve"> 453 (September 2020): 109604. </w:t>
      </w:r>
      <w:hyperlink r:id="rId19">
        <w:r>
          <w:rPr>
            <w:rStyle w:val="Hyperlink"/>
          </w:rPr>
          <w:t>https://doi.org/10.1016/j.ecolmodel.2021.109604</w:t>
        </w:r>
      </w:hyperlink>
      <w:r>
        <w:t>.</w:t>
      </w:r>
    </w:p>
    <w:p w:rsidR="007D3147" w:rsidRDefault="00E25219">
      <w:pPr>
        <w:pStyle w:val="Bibliography"/>
      </w:pPr>
      <w:bookmarkStart w:id="116" w:name="ref-Acreman2014"/>
      <w:bookmarkEnd w:id="114"/>
      <w:r>
        <w:t xml:space="preserve">Acreman, Mike, Angela H. Arthington, Matthew J. Colloff, Carol Couch, Neville D. Crossman, Fiona Dyer, Ian Overton, Carmel A. Pollino, Michael J. Stewardson, and William Young. 2014. “Environmental flows for natural, hybrid, and novel riverine ecosystems in a changing world.” </w:t>
      </w:r>
      <w:r>
        <w:rPr>
          <w:i/>
          <w:iCs/>
        </w:rPr>
        <w:t>Frontiers in Ecology and the Environment</w:t>
      </w:r>
      <w:r>
        <w:t xml:space="preserve"> 12 (8): 466–73. </w:t>
      </w:r>
      <w:hyperlink r:id="rId20">
        <w:r>
          <w:rPr>
            <w:rStyle w:val="Hyperlink"/>
          </w:rPr>
          <w:t>https://doi.org/10.1890/130134</w:t>
        </w:r>
      </w:hyperlink>
      <w:r>
        <w:t>.</w:t>
      </w:r>
    </w:p>
    <w:p w:rsidR="007D3147" w:rsidRDefault="00E25219">
      <w:pPr>
        <w:pStyle w:val="Bibliography"/>
      </w:pPr>
      <w:bookmarkStart w:id="117" w:name="ref-NMFS2005"/>
      <w:bookmarkEnd w:id="116"/>
      <w:r>
        <w:t>Agrawal, A, R S Schick, E P Bjorkstedt, R G Szerlong, M N Goslin, B C Spence, T H Williams, and K M Burnett. 2005. “NOAA Technical Memorandum NMFS PREDICTING THE POTENTIAL FOR HISTORICAL COHO , CHINOOK AND STEELHEAD HABITAT IN NORTHERN CALIFORNIA.” June. Santa Cruz, CA: NOAA National Marine Fisheries Service (NMFS).</w:t>
      </w:r>
    </w:p>
    <w:p w:rsidR="007D3147" w:rsidRDefault="00E25219">
      <w:pPr>
        <w:pStyle w:val="Bibliography"/>
      </w:pPr>
      <w:bookmarkStart w:id="118" w:name="ref-AlomiaHerrera2017"/>
      <w:bookmarkEnd w:id="117"/>
      <w:r>
        <w:t xml:space="preserve">Alomía Herrera, Ilia, and Patricia Carrera Burneo. 2017. “Environmental flow assessment in Andean rivers of Ecuador, case study: Chanlud and El Labrado dams in the Machángara River.” </w:t>
      </w:r>
      <w:r>
        <w:rPr>
          <w:i/>
          <w:iCs/>
        </w:rPr>
        <w:t>Ecohydrology and Hydrobiology</w:t>
      </w:r>
      <w:r>
        <w:t xml:space="preserve"> 17 (2): 103–12. </w:t>
      </w:r>
      <w:hyperlink r:id="rId21">
        <w:r>
          <w:rPr>
            <w:rStyle w:val="Hyperlink"/>
          </w:rPr>
          <w:t>https://doi.org/10.1016/j.ecohyd.2017.01.002</w:t>
        </w:r>
      </w:hyperlink>
      <w:r>
        <w:t>.</w:t>
      </w:r>
    </w:p>
    <w:p w:rsidR="007D3147" w:rsidRDefault="00E25219">
      <w:pPr>
        <w:pStyle w:val="Bibliography"/>
      </w:pPr>
      <w:bookmarkStart w:id="119" w:name="ref-Anderson2006"/>
      <w:bookmarkEnd w:id="118"/>
      <w:r>
        <w:t xml:space="preserve">Anderson, Kurt E., Andrew J. Paul, Edward McCauley, Leland J. Jackson, John R. Post, and Roger M. Nisbet. 2006. “Instream flow needs in streams and rivers: The importance of understanding ecological dynamics.” </w:t>
      </w:r>
      <w:r>
        <w:rPr>
          <w:i/>
          <w:iCs/>
        </w:rPr>
        <w:t>Frontiers in Ecology and the Environment</w:t>
      </w:r>
      <w:r>
        <w:t xml:space="preserve"> 4 (6): 309–18. </w:t>
      </w:r>
      <w:hyperlink r:id="rId22">
        <w:r>
          <w:rPr>
            <w:rStyle w:val="Hyperlink"/>
          </w:rPr>
          <w:t>https://doi.org/10.1890/1540-9295(2006)4[309:IFNISA]2.0.CO;2</w:t>
        </w:r>
      </w:hyperlink>
      <w:r>
        <w:t>.</w:t>
      </w:r>
    </w:p>
    <w:p w:rsidR="007D3147" w:rsidRDefault="00E25219">
      <w:pPr>
        <w:pStyle w:val="Bibliography"/>
      </w:pPr>
      <w:bookmarkStart w:id="120" w:name="ref-Arthington2014"/>
      <w:bookmarkEnd w:id="119"/>
      <w:r>
        <w:t xml:space="preserve">Arthington, A. H., J. M. Bernardo, and M. Ilhéu. 2014. “Temporary Rivers: Linking Ecohydrology, Ecological Quality and Reconciliation Ecology.” </w:t>
      </w:r>
      <w:r>
        <w:rPr>
          <w:i/>
          <w:iCs/>
        </w:rPr>
        <w:t>River Research and Applications</w:t>
      </w:r>
      <w:r>
        <w:t xml:space="preserve"> 30 (August): 1209–15. </w:t>
      </w:r>
      <w:hyperlink r:id="rId23">
        <w:r>
          <w:rPr>
            <w:rStyle w:val="Hyperlink"/>
          </w:rPr>
          <w:t>https://doi.org/10.1002/rra</w:t>
        </w:r>
      </w:hyperlink>
      <w:r>
        <w:t>.</w:t>
      </w:r>
    </w:p>
    <w:p w:rsidR="007D3147" w:rsidRDefault="00E25219">
      <w:pPr>
        <w:pStyle w:val="Bibliography"/>
      </w:pPr>
      <w:bookmarkStart w:id="121" w:name="ref-Ayllon2014"/>
      <w:bookmarkEnd w:id="120"/>
      <w:r>
        <w:t xml:space="preserve">Ayllón, Daniel, Graciela G. Nicola, Irene Parra, Benigno Elvira, and Ana Almodóvar. 2014. “Spatio-temporal habitat selection shifts in brown trout populations under contrasting natural flow regimes.” </w:t>
      </w:r>
      <w:r>
        <w:rPr>
          <w:i/>
          <w:iCs/>
        </w:rPr>
        <w:t>Ecohydrology</w:t>
      </w:r>
      <w:r>
        <w:t xml:space="preserve"> 7: 569–79. </w:t>
      </w:r>
      <w:hyperlink r:id="rId24">
        <w:r>
          <w:rPr>
            <w:rStyle w:val="Hyperlink"/>
          </w:rPr>
          <w:t>https://doi.org/10.1002/eco.1379</w:t>
        </w:r>
      </w:hyperlink>
      <w:r>
        <w:t>.</w:t>
      </w:r>
    </w:p>
    <w:p w:rsidR="007D3147" w:rsidRDefault="00E25219">
      <w:pPr>
        <w:pStyle w:val="Bibliography"/>
      </w:pPr>
      <w:bookmarkStart w:id="122" w:name="ref-BjornnReiser1991"/>
      <w:bookmarkEnd w:id="121"/>
      <w:r>
        <w:t xml:space="preserve">Bjornn, T. C., and D. W. Reiser. 1991. “Habitat Requirements of Salmonids in Streams.” In </w:t>
      </w:r>
      <w:r>
        <w:rPr>
          <w:i/>
          <w:iCs/>
        </w:rPr>
        <w:t>Influences of Forest and Rangeland Management on Salmonid Fishes and Their Habitats</w:t>
      </w:r>
      <w:r>
        <w:t xml:space="preserve">, </w:t>
      </w:r>
      <w:r>
        <w:lastRenderedPageBreak/>
        <w:t xml:space="preserve">edited by W. R. Meehan, 83–138. Special Publication 19. Bethesda, Maryland: American Fisheries Society. </w:t>
      </w:r>
      <w:hyperlink r:id="rId25">
        <w:r>
          <w:rPr>
            <w:rStyle w:val="Hyperlink"/>
          </w:rPr>
          <w:t>https://doi.org/10.2307/1446234</w:t>
        </w:r>
      </w:hyperlink>
      <w:r>
        <w:t>.</w:t>
      </w:r>
    </w:p>
    <w:p w:rsidR="007D3147" w:rsidRDefault="00E25219">
      <w:pPr>
        <w:pStyle w:val="Bibliography"/>
      </w:pPr>
      <w:bookmarkStart w:id="123" w:name="ref-Booth2014"/>
      <w:bookmarkEnd w:id="122"/>
      <w:r>
        <w:t xml:space="preserve">Booth, Derek B., Yantao Cui, Zooey Diggory, Dirk Pedersen, Jordan Kear, and Michael Bowen. 2014. “Determining appropriate instream flows for anadromous fish passage on an intermittent mainstem river, coastal southern California, USA.” </w:t>
      </w:r>
      <w:r>
        <w:rPr>
          <w:i/>
          <w:iCs/>
        </w:rPr>
        <w:t>Ecohydrology</w:t>
      </w:r>
      <w:r>
        <w:t xml:space="preserve"> 7: 745–59. </w:t>
      </w:r>
      <w:hyperlink r:id="rId26">
        <w:r>
          <w:rPr>
            <w:rStyle w:val="Hyperlink"/>
          </w:rPr>
          <w:t>https://doi.org/10.1002/eco.1396</w:t>
        </w:r>
      </w:hyperlink>
      <w:r>
        <w:t>.</w:t>
      </w:r>
    </w:p>
    <w:p w:rsidR="007D3147" w:rsidRDefault="00E25219">
      <w:pPr>
        <w:pStyle w:val="Bibliography"/>
      </w:pPr>
      <w:bookmarkStart w:id="124" w:name="ref-Bourret2016"/>
      <w:bookmarkEnd w:id="123"/>
      <w:r>
        <w:t xml:space="preserve">Bourret, Samuel L., Christopher C. Caudill, and Matthew L. Keefer. 2016. “Diversity of juvenile Chinook salmon life history pathways.” </w:t>
      </w:r>
      <w:r>
        <w:rPr>
          <w:i/>
          <w:iCs/>
        </w:rPr>
        <w:t>Reviews in Fish Biology and Fisheries</w:t>
      </w:r>
      <w:r>
        <w:t xml:space="preserve"> 26 (3): 375–403. </w:t>
      </w:r>
      <w:hyperlink r:id="rId27">
        <w:r>
          <w:rPr>
            <w:rStyle w:val="Hyperlink"/>
          </w:rPr>
          <w:t>https://doi.org/10.1007/s11160-016-9432-3</w:t>
        </w:r>
      </w:hyperlink>
      <w:r>
        <w:t>.</w:t>
      </w:r>
    </w:p>
    <w:p w:rsidR="007D3147" w:rsidRDefault="00E25219">
      <w:pPr>
        <w:pStyle w:val="Bibliography"/>
      </w:pPr>
      <w:bookmarkStart w:id="125" w:name="ref-Bower2022"/>
      <w:bookmarkEnd w:id="124"/>
      <w:r>
        <w:t xml:space="preserve">Bower, Luke M., Brandon K. Peoples, Michele C. Eddy, and Mark C. Scott. 2022. “Quantifying flow–ecology relationships across flow regime class and ecoregions in South Carolina.” </w:t>
      </w:r>
      <w:r>
        <w:rPr>
          <w:i/>
          <w:iCs/>
        </w:rPr>
        <w:t>Science of the Total Environment</w:t>
      </w:r>
      <w:r>
        <w:t xml:space="preserve"> 802: 149721. </w:t>
      </w:r>
      <w:hyperlink r:id="rId28">
        <w:r>
          <w:rPr>
            <w:rStyle w:val="Hyperlink"/>
          </w:rPr>
          <w:t>https://doi.org/10.1016/j.scitotenv.2021.149721</w:t>
        </w:r>
      </w:hyperlink>
      <w:r>
        <w:t>.</w:t>
      </w:r>
    </w:p>
    <w:p w:rsidR="007D3147" w:rsidRDefault="00E25219">
      <w:pPr>
        <w:pStyle w:val="Bibliography"/>
      </w:pPr>
      <w:bookmarkStart w:id="126" w:name="ref-Bradford2016"/>
      <w:bookmarkEnd w:id="125"/>
      <w:r>
        <w:t xml:space="preserve">Bradford, Michael J, Garth C Taylor, J Andrew Allan, Michael J Bradford, Garth C Taylor, J Andrew Allan Empirical, Michael J Bradford, Garth C Taylor, and J Andrew Allan. 2016. “Empirical Review of Coho Salmon Smolt Abundance and the Prediction of Smolt Production at the Regional Level.” </w:t>
      </w:r>
      <w:r>
        <w:rPr>
          <w:i/>
          <w:iCs/>
        </w:rPr>
        <w:t>Transactions of the American Fisheries Society</w:t>
      </w:r>
      <w:r>
        <w:t xml:space="preserve"> 126 (June): 48–64. </w:t>
      </w:r>
      <w:hyperlink r:id="rId29">
        <w:r>
          <w:rPr>
            <w:rStyle w:val="Hyperlink"/>
          </w:rPr>
          <w:t>https://doi.org/10.1577/1548-8659(1997)126&lt;0049</w:t>
        </w:r>
      </w:hyperlink>
      <w:r>
        <w:t>.</w:t>
      </w:r>
    </w:p>
    <w:p w:rsidR="007D3147" w:rsidRDefault="00E25219">
      <w:pPr>
        <w:pStyle w:val="Bibliography"/>
      </w:pPr>
      <w:bookmarkStart w:id="127" w:name="ref-Bradley2017"/>
      <w:bookmarkEnd w:id="126"/>
      <w:r>
        <w:t xml:space="preserve">Bradley, D. C., M. J. Streetly, D. Cadman, M. Dunscombe, E. Farren, and A. Banham. 2017. “A hydroecological model to assess the relative effects of groundwater abstraction and fine sediment pressures on riverine macro-invertebrates.” </w:t>
      </w:r>
      <w:r>
        <w:rPr>
          <w:i/>
          <w:iCs/>
        </w:rPr>
        <w:t>River Research and Applications</w:t>
      </w:r>
      <w:r>
        <w:t xml:space="preserve"> 33 (10): 1630–41. </w:t>
      </w:r>
      <w:hyperlink r:id="rId30">
        <w:r>
          <w:rPr>
            <w:rStyle w:val="Hyperlink"/>
          </w:rPr>
          <w:t>https://doi.org/10.1002/rra.3191</w:t>
        </w:r>
      </w:hyperlink>
      <w:r>
        <w:t>.</w:t>
      </w:r>
    </w:p>
    <w:p w:rsidR="007D3147" w:rsidRDefault="00E25219">
      <w:pPr>
        <w:pStyle w:val="Bibliography"/>
      </w:pPr>
      <w:bookmarkStart w:id="128" w:name="ref-Brand2011"/>
      <w:bookmarkEnd w:id="127"/>
      <w:r>
        <w:t xml:space="preserve">Brand, L. Arriana, Juliet C. Stromberg, David C. Goodrich, Mark D. Dixon, Kevin Lansey, Doosun Kang, David S. Brookshire, and David J. Cerasale. 2011. “Projecting avian response to linked changes in groundwater and riparian floodplain vegetation along a dryland river: a scenario analysis.” </w:t>
      </w:r>
      <w:r>
        <w:rPr>
          <w:i/>
          <w:iCs/>
        </w:rPr>
        <w:t>Ecohydrology</w:t>
      </w:r>
      <w:r>
        <w:t xml:space="preserve"> 4 (July): 130–42. </w:t>
      </w:r>
      <w:hyperlink r:id="rId31">
        <w:r>
          <w:rPr>
            <w:rStyle w:val="Hyperlink"/>
          </w:rPr>
          <w:t>https://doi.org/10.1002/eco</w:t>
        </w:r>
      </w:hyperlink>
      <w:r>
        <w:t>.</w:t>
      </w:r>
    </w:p>
    <w:p w:rsidR="007D3147" w:rsidRDefault="00E25219">
      <w:pPr>
        <w:pStyle w:val="Bibliography"/>
      </w:pPr>
      <w:bookmarkStart w:id="129" w:name="ref-Brown1994"/>
      <w:bookmarkEnd w:id="128"/>
      <w:r>
        <w:t xml:space="preserve">Brown, Larry R., Peter B. Moyle, and Ronald M. Yoshiyama. 1994. “Historical Decline and Current Status of Coho Salmon in California.” </w:t>
      </w:r>
      <w:r>
        <w:rPr>
          <w:i/>
          <w:iCs/>
        </w:rPr>
        <w:t>North American Journal of Fisheries Management</w:t>
      </w:r>
      <w:r>
        <w:t xml:space="preserve"> 14 (2): 237–61. </w:t>
      </w:r>
      <w:hyperlink r:id="rId32">
        <w:r>
          <w:rPr>
            <w:rStyle w:val="Hyperlink"/>
          </w:rPr>
          <w:t>https://doi.org/10.1577/1548-8675(1994)014&lt;0237:hdacso&gt;2.3.co;2</w:t>
        </w:r>
      </w:hyperlink>
      <w:r>
        <w:t>.</w:t>
      </w:r>
    </w:p>
    <w:p w:rsidR="007D3147" w:rsidRDefault="00E25219">
      <w:pPr>
        <w:pStyle w:val="Bibliography"/>
      </w:pPr>
      <w:bookmarkStart w:id="130" w:name="ref-Brummer2016"/>
      <w:bookmarkEnd w:id="129"/>
      <w:r>
        <w:t xml:space="preserve">Brummer, T. J., A. E. Byrom, J. J. Sullivan, and P. E. Hume. 2016. “A QUANTITATIVE FRAMEWORK TO DERIVE ROBUST CHARACTERIZATION OF HYDROLOGICAL GRADIENTS.” </w:t>
      </w:r>
      <w:r>
        <w:rPr>
          <w:i/>
          <w:iCs/>
        </w:rPr>
        <w:t>River Research and Applications</w:t>
      </w:r>
      <w:r>
        <w:t xml:space="preserve"> 32 (February): 1517–29. </w:t>
      </w:r>
      <w:hyperlink r:id="rId33">
        <w:r>
          <w:rPr>
            <w:rStyle w:val="Hyperlink"/>
          </w:rPr>
          <w:t>https://doi.org/10.1002/rra</w:t>
        </w:r>
      </w:hyperlink>
      <w:r>
        <w:t>.</w:t>
      </w:r>
    </w:p>
    <w:p w:rsidR="007D3147" w:rsidRDefault="00E25219">
      <w:pPr>
        <w:pStyle w:val="Bibliography"/>
      </w:pPr>
      <w:bookmarkStart w:id="131" w:name="ref-Bunn2002a"/>
      <w:bookmarkEnd w:id="130"/>
      <w:r>
        <w:t xml:space="preserve">Bunn, Stuart E., and Angela H. Arthington. 2002. “Basic principles and ecological consequences of altered flow regimes for aquatic biodiversity.” </w:t>
      </w:r>
      <w:r>
        <w:rPr>
          <w:i/>
          <w:iCs/>
        </w:rPr>
        <w:t>Environmental Management</w:t>
      </w:r>
      <w:r>
        <w:t xml:space="preserve"> 30 (4): 492–507. </w:t>
      </w:r>
      <w:hyperlink r:id="rId34">
        <w:r>
          <w:rPr>
            <w:rStyle w:val="Hyperlink"/>
          </w:rPr>
          <w:t>https://doi.org/10.1007/s00267-002-2737-0</w:t>
        </w:r>
      </w:hyperlink>
      <w:r>
        <w:t>.</w:t>
      </w:r>
    </w:p>
    <w:p w:rsidR="007D3147" w:rsidRDefault="00E25219">
      <w:pPr>
        <w:pStyle w:val="Bibliography"/>
      </w:pPr>
      <w:bookmarkStart w:id="132" w:name="ref-Bustard1975"/>
      <w:bookmarkEnd w:id="131"/>
      <w:r>
        <w:lastRenderedPageBreak/>
        <w:t xml:space="preserve">Bustard, David R., and David W. Narver. 1975. “Aspects of the Winter Ecology of Juvenile Coho Sahnon (Oncorhynchus kisutch) and Steelhead Trout (Salmo gairdneri).” </w:t>
      </w:r>
      <w:r>
        <w:rPr>
          <w:i/>
          <w:iCs/>
        </w:rPr>
        <w:t>Journal of the Fish Resources Board of Canada</w:t>
      </w:r>
      <w:r>
        <w:t xml:space="preserve"> 32: 667–80.</w:t>
      </w:r>
    </w:p>
    <w:p w:rsidR="007D3147" w:rsidRDefault="00E25219">
      <w:pPr>
        <w:pStyle w:val="Bibliography"/>
      </w:pPr>
      <w:bookmarkStart w:id="133" w:name="ref-CDFW2015a"/>
      <w:bookmarkEnd w:id="132"/>
      <w:r>
        <w:t xml:space="preserve">California Department of Fish and Wildlife (CDFW). 2015a. “Cooperative Report of the Scott River Coho Salmon Rescue and Relocation Effort: 2014 Drought Emergency.” August. California Department of Fish; Wildlife (CDFW). </w:t>
      </w:r>
      <w:hyperlink r:id="rId35">
        <w:r>
          <w:rPr>
            <w:rStyle w:val="Hyperlink"/>
          </w:rPr>
          <w:t>https://www.fs.usda.gov/Internet/FSE{\_}DOCUMENTS/stelprd3850544.pdf</w:t>
        </w:r>
      </w:hyperlink>
      <w:r>
        <w:t>.</w:t>
      </w:r>
    </w:p>
    <w:p w:rsidR="007D3147" w:rsidRDefault="00E25219">
      <w:pPr>
        <w:pStyle w:val="Bibliography"/>
      </w:pPr>
      <w:bookmarkStart w:id="134" w:name="ref-CDFW2015b"/>
      <w:bookmarkEnd w:id="133"/>
      <w:r>
        <w:t xml:space="preserve">———. 2015b. “Recovery Strategy for California Coho Salmon Progress Report 2004-2012.” California Department of Fish; Wildlife (CDFW). </w:t>
      </w:r>
      <w:hyperlink r:id="rId36">
        <w:r>
          <w:rPr>
            <w:rStyle w:val="Hyperlink"/>
          </w:rPr>
          <w:t>http://www.fgc.ca.gov/meetings/2015/Aug/Exhibits/0805{\_}Item{\_}38{\_}CohoStatusReport.pdf</w:t>
        </w:r>
      </w:hyperlink>
      <w:r>
        <w:t>.</w:t>
      </w:r>
    </w:p>
    <w:p w:rsidR="007D3147" w:rsidRDefault="00E25219">
      <w:pPr>
        <w:pStyle w:val="Bibliography"/>
      </w:pPr>
      <w:bookmarkStart w:id="135" w:name="ref-CDFW2017"/>
      <w:bookmarkEnd w:id="134"/>
      <w:r>
        <w:t xml:space="preserve">———. 2017. “Interim Instream Flow Criteria for the Protection of Fishery Resources in the Scott River Watershed, Siskiyou County.” California Department of Fish; Wildlife (CDFW). </w:t>
      </w:r>
      <w:hyperlink r:id="rId37">
        <w:r>
          <w:rPr>
            <w:rStyle w:val="Hyperlink"/>
          </w:rPr>
          <w:t>https://wildlife.ca.gov/Conservation/Watersheds/Instream-Flow/Studies/Scott-Shasta-Study</w:t>
        </w:r>
      </w:hyperlink>
      <w:r>
        <w:t>.</w:t>
      </w:r>
    </w:p>
    <w:p w:rsidR="007D3147" w:rsidRDefault="00E25219">
      <w:pPr>
        <w:pStyle w:val="Bibliography"/>
      </w:pPr>
      <w:bookmarkStart w:id="136" w:name="ref-NCRWQCB2006b"/>
      <w:bookmarkEnd w:id="135"/>
      <w:r>
        <w:t>California North Coast Regional Water Quality Control Board (NCRWQCB). 2006. “Report for the Action Plan for the Shasta River Watershed Temperature and Dissolved Oxygen Total Maximum Daily Loads,” 1123.</w:t>
      </w:r>
    </w:p>
    <w:p w:rsidR="007D3147" w:rsidRDefault="00E25219">
      <w:pPr>
        <w:pStyle w:val="Bibliography"/>
      </w:pPr>
      <w:bookmarkStart w:id="137" w:name="ref-SWRCB2022"/>
      <w:bookmarkEnd w:id="136"/>
      <w:r>
        <w:t xml:space="preserve">California State Water Resources Control Board (SWRCB). 2022. “Establishment of Minimum Instream Flow Requirements, Curtailment Authority, and Information Order Authority in the Klamath Watershed.” Sacramento, CA. </w:t>
      </w:r>
      <w:hyperlink r:id="rId38">
        <w:r>
          <w:rPr>
            <w:rStyle w:val="Hyperlink"/>
          </w:rPr>
          <w:t>https://www.waterboards.ca.gov/drought/scott{\_}shasta{\_}rivers/docs/2022/klamath-reg-oal-approval-2022.pdf</w:t>
        </w:r>
      </w:hyperlink>
      <w:r>
        <w:t>.</w:t>
      </w:r>
    </w:p>
    <w:p w:rsidR="007D3147" w:rsidRDefault="00E25219">
      <w:pPr>
        <w:pStyle w:val="Bibliography"/>
      </w:pPr>
      <w:bookmarkStart w:id="138" w:name="ref-Cartwright2017"/>
      <w:bookmarkEnd w:id="137"/>
      <w:r>
        <w:t xml:space="preserve">Cartwright, Jennifer, Casey Caldwell, Steven Nebiker, and Rodney Knight. 2017. “Putting flow-ecology relationships into practice: A decision-support system to assess fish community response to water-management scenarios.” </w:t>
      </w:r>
      <w:r>
        <w:rPr>
          <w:i/>
          <w:iCs/>
        </w:rPr>
        <w:t>Water</w:t>
      </w:r>
      <w:r>
        <w:t xml:space="preserve"> 9 (196): 18. </w:t>
      </w:r>
      <w:hyperlink r:id="rId39">
        <w:r>
          <w:rPr>
            <w:rStyle w:val="Hyperlink"/>
          </w:rPr>
          <w:t>https://doi.org/10.3390/w9030196</w:t>
        </w:r>
      </w:hyperlink>
      <w:r>
        <w:t>.</w:t>
      </w:r>
    </w:p>
    <w:p w:rsidR="007D3147" w:rsidRDefault="00E25219">
      <w:pPr>
        <w:pStyle w:val="Bibliography"/>
      </w:pPr>
      <w:bookmarkStart w:id="139" w:name="ref-Catford2014"/>
      <w:bookmarkEnd w:id="138"/>
      <w:r>
        <w:t xml:space="preserve">Catford, Jane A., William K. Morris, Peter A. Vesk, Christopher J. Gippel, and Barbara J. Downes. 2014. “Species and environmental characteristics point to flow regulation and drought as drivers of riparian plant invasion.” </w:t>
      </w:r>
      <w:r>
        <w:rPr>
          <w:i/>
          <w:iCs/>
        </w:rPr>
        <w:t>Diversity and Distributions</w:t>
      </w:r>
      <w:r>
        <w:t xml:space="preserve"> 20 (9): 1084–96. </w:t>
      </w:r>
      <w:hyperlink r:id="rId40">
        <w:r>
          <w:rPr>
            <w:rStyle w:val="Hyperlink"/>
          </w:rPr>
          <w:t>https://doi.org/10.1111/ddi.12225</w:t>
        </w:r>
      </w:hyperlink>
      <w:r>
        <w:t>.</w:t>
      </w:r>
    </w:p>
    <w:p w:rsidR="007D3147" w:rsidRDefault="00E25219">
      <w:pPr>
        <w:pStyle w:val="Bibliography"/>
      </w:pPr>
      <w:bookmarkStart w:id="140" w:name="ref-CDFW2021b"/>
      <w:bookmarkEnd w:id="139"/>
      <w:r>
        <w:t>CDFW. 2021. “Scott River Best Available Scientific Information for Instream Flow Criteria and Potential Next Steps.” California Department of Fish; Wildlife (CDFW).</w:t>
      </w:r>
    </w:p>
    <w:p w:rsidR="007D3147" w:rsidRDefault="00E25219">
      <w:pPr>
        <w:pStyle w:val="Bibliography"/>
      </w:pPr>
      <w:bookmarkStart w:id="141" w:name="ref-Chowdhury2007"/>
      <w:bookmarkEnd w:id="140"/>
      <w:r>
        <w:t xml:space="preserve">Chowdhury, Shahadat, and Patrick Driver. 2007. “An ecohydrological model of waterbird nesting events to altered floodplain hydrology.” In </w:t>
      </w:r>
      <w:r>
        <w:rPr>
          <w:i/>
          <w:iCs/>
        </w:rPr>
        <w:t>MODSIM07 - Land, Water and Environmental Management: Integrated Systems for Sustainability, Proceedings</w:t>
      </w:r>
      <w:r>
        <w:t>, 2896–2902. Christchurch, NZ.</w:t>
      </w:r>
    </w:p>
    <w:p w:rsidR="007D3147" w:rsidRDefault="00E25219">
      <w:pPr>
        <w:pStyle w:val="Bibliography"/>
      </w:pPr>
      <w:bookmarkStart w:id="142" w:name="ref-Crossin2004"/>
      <w:bookmarkEnd w:id="141"/>
      <w:r>
        <w:lastRenderedPageBreak/>
        <w:t xml:space="preserve">Crossin, G. T., S. G. Hinch, A. P. Farrell, D. A. Higgs, A. G. Lotto, J. D. Oakes, and M. C. Healey. 2004. “Energetics and morphology of sockeye salmon: Effects of upriver migratory distance and elevation.” </w:t>
      </w:r>
      <w:r>
        <w:rPr>
          <w:i/>
          <w:iCs/>
        </w:rPr>
        <w:t>Journal of Fish Biology</w:t>
      </w:r>
      <w:r>
        <w:t xml:space="preserve"> 65 (3): 788–810. </w:t>
      </w:r>
      <w:hyperlink r:id="rId41">
        <w:r>
          <w:rPr>
            <w:rStyle w:val="Hyperlink"/>
          </w:rPr>
          <w:t>https://doi.org/10.1111/j.0022-1112.2004.00486.x</w:t>
        </w:r>
      </w:hyperlink>
      <w:r>
        <w:t>.</w:t>
      </w:r>
    </w:p>
    <w:p w:rsidR="007D3147" w:rsidRDefault="00E25219">
      <w:pPr>
        <w:pStyle w:val="Bibliography"/>
      </w:pPr>
      <w:bookmarkStart w:id="143" w:name="ref-Daneshvar2017"/>
      <w:bookmarkEnd w:id="142"/>
      <w:r>
        <w:t xml:space="preserve">Daneshvar, Fariborz, Amir Pouyan Nejadhashemi, Matthew R. Herman, and Mohammad Abouali. 2017. “Response of benthic macroinvertebrate communities to climate change.” </w:t>
      </w:r>
      <w:r>
        <w:rPr>
          <w:i/>
          <w:iCs/>
        </w:rPr>
        <w:t>Ecohydrology and Hydrobiology</w:t>
      </w:r>
      <w:r>
        <w:t xml:space="preserve"> 17 (1): 63–72. </w:t>
      </w:r>
      <w:hyperlink r:id="rId42">
        <w:r>
          <w:rPr>
            <w:rStyle w:val="Hyperlink"/>
          </w:rPr>
          <w:t>https://doi.org/10.1016/j.ecohyd.2016.12.002</w:t>
        </w:r>
      </w:hyperlink>
      <w:r>
        <w:t>.</w:t>
      </w:r>
    </w:p>
    <w:p w:rsidR="007D3147" w:rsidRDefault="00E25219">
      <w:pPr>
        <w:pStyle w:val="Bibliography"/>
      </w:pPr>
      <w:bookmarkStart w:id="144" w:name="ref-DeWeber2020"/>
      <w:bookmarkEnd w:id="143"/>
      <w:r>
        <w:t xml:space="preserve">DeWeber, J. Tyrell, and James T. Peterson. 2020. “Comparing Environmental Flow Implementation Options with Structured Decision Making: Case Study from the Willamette River, Oregon.” </w:t>
      </w:r>
      <w:r>
        <w:rPr>
          <w:i/>
          <w:iCs/>
        </w:rPr>
        <w:t>Journal of the American Water Resources Association</w:t>
      </w:r>
      <w:r>
        <w:t xml:space="preserve"> 56 (4): 599–614. </w:t>
      </w:r>
      <w:hyperlink r:id="rId43">
        <w:r>
          <w:rPr>
            <w:rStyle w:val="Hyperlink"/>
          </w:rPr>
          <w:t>https://doi.org/10.1111/1752-1688.12845</w:t>
        </w:r>
      </w:hyperlink>
      <w:r>
        <w:t>.</w:t>
      </w:r>
    </w:p>
    <w:p w:rsidR="007D3147" w:rsidRDefault="00E25219">
      <w:pPr>
        <w:pStyle w:val="Bibliography"/>
      </w:pPr>
      <w:bookmarkStart w:id="145" w:name="ref-Drake2000a"/>
      <w:bookmarkEnd w:id="144"/>
      <w:r>
        <w:t xml:space="preserve">Drake, Daniel J., Kenneth W. Tate, and Harry Carlson. 2000. “Analysis shows climate-caused decreases in Scott River fall flows.” </w:t>
      </w:r>
      <w:r>
        <w:rPr>
          <w:i/>
          <w:iCs/>
        </w:rPr>
        <w:t>California Agriculture</w:t>
      </w:r>
      <w:r>
        <w:t xml:space="preserve"> 54 (6): 46–49. </w:t>
      </w:r>
      <w:hyperlink r:id="rId44">
        <w:r>
          <w:rPr>
            <w:rStyle w:val="Hyperlink"/>
          </w:rPr>
          <w:t>https://doi.org/10.3733/ca.v054n06p46</w:t>
        </w:r>
      </w:hyperlink>
      <w:r>
        <w:t>.</w:t>
      </w:r>
    </w:p>
    <w:p w:rsidR="007D3147" w:rsidRDefault="00E25219">
      <w:pPr>
        <w:pStyle w:val="Bibliography"/>
      </w:pPr>
      <w:bookmarkStart w:id="146" w:name="ref-DWR2021"/>
      <w:bookmarkEnd w:id="145"/>
      <w:r>
        <w:t xml:space="preserve">DWR. 2021. “Agricultural Land &amp; Water Use Estimates.” </w:t>
      </w:r>
      <w:hyperlink r:id="rId45">
        <w:r>
          <w:rPr>
            <w:rStyle w:val="Hyperlink"/>
          </w:rPr>
          <w:t>https://water.ca.gov/Programs/Water-Use-And-Efficiency/Land-And-Water-Use/Agricultural-Land-And-Water-Use-Estimates</w:t>
        </w:r>
      </w:hyperlink>
      <w:r>
        <w:t>.</w:t>
      </w:r>
    </w:p>
    <w:p w:rsidR="007D3147" w:rsidRDefault="00E25219">
      <w:pPr>
        <w:pStyle w:val="Bibliography"/>
      </w:pPr>
      <w:bookmarkStart w:id="147" w:name="ref-Foglia2013a"/>
      <w:bookmarkEnd w:id="146"/>
      <w:r>
        <w:t xml:space="preserve">Foglia, Laura, Alison McNally, Courtney Hall, Lauren Ledesma, Ryan Hines, and Thomas Harter. 2013. “Scott Valley Integrated Hydrologic Model : Data Collection , Analysis , and Water Budget.” April. University of California, Davis. </w:t>
      </w:r>
      <w:hyperlink r:id="rId46">
        <w:r>
          <w:rPr>
            <w:rStyle w:val="Hyperlink"/>
          </w:rPr>
          <w:t>http://groundwater.ucdavis.edu/files/165395.pdf</w:t>
        </w:r>
      </w:hyperlink>
      <w:r>
        <w:t>.</w:t>
      </w:r>
    </w:p>
    <w:p w:rsidR="007D3147" w:rsidRDefault="00E25219">
      <w:pPr>
        <w:pStyle w:val="Bibliography"/>
      </w:pPr>
      <w:bookmarkStart w:id="148" w:name="ref-Friedman2010"/>
      <w:bookmarkEnd w:id="147"/>
      <w:r>
        <w:t xml:space="preserve">Friedman, Jerome, Trevor Hastie, and Rob Tibshirani. 2010. “Regularization Paths for Generalized Linear Models via Coordinate Descent.” </w:t>
      </w:r>
      <w:r>
        <w:rPr>
          <w:i/>
          <w:iCs/>
        </w:rPr>
        <w:t>Journal of Statistical Software</w:t>
      </w:r>
      <w:r>
        <w:t xml:space="preserve"> 33 (1): 1–22. </w:t>
      </w:r>
      <w:hyperlink r:id="rId47">
        <w:r>
          <w:rPr>
            <w:rStyle w:val="Hyperlink"/>
          </w:rPr>
          <w:t>https://arxiv.org/abs/0908.3817</w:t>
        </w:r>
      </w:hyperlink>
      <w:r>
        <w:t>.</w:t>
      </w:r>
    </w:p>
    <w:p w:rsidR="007D3147" w:rsidRDefault="00E25219">
      <w:pPr>
        <w:pStyle w:val="Bibliography"/>
      </w:pPr>
      <w:bookmarkStart w:id="149" w:name="ref-Gao2020"/>
      <w:bookmarkEnd w:id="148"/>
      <w:r>
        <w:t xml:space="preserve">Gao, Ye, Yong hong Xie, and Dong sheng Zou. 2020. “Hydrological regime change and its ecological responses in East Dongting Lake, China.” </w:t>
      </w:r>
      <w:r>
        <w:rPr>
          <w:i/>
          <w:iCs/>
        </w:rPr>
        <w:t>Ecohydrology and Hydrobiology</w:t>
      </w:r>
      <w:r>
        <w:t xml:space="preserve"> 20 (1): 142–50. </w:t>
      </w:r>
      <w:hyperlink r:id="rId48">
        <w:r>
          <w:rPr>
            <w:rStyle w:val="Hyperlink"/>
          </w:rPr>
          <w:t>https://doi.org/10.1016/j.ecohyd.2019.07.003</w:t>
        </w:r>
      </w:hyperlink>
      <w:r>
        <w:t>.</w:t>
      </w:r>
    </w:p>
    <w:p w:rsidR="007D3147" w:rsidRDefault="00E25219">
      <w:pPr>
        <w:pStyle w:val="Bibliography"/>
      </w:pPr>
      <w:bookmarkStart w:id="150" w:name="ref-Graham2012"/>
      <w:bookmarkEnd w:id="149"/>
      <w:r>
        <w:t xml:space="preserve">Graham, Rhea. 2012. “Klamath River Basin Restoration Nonuse Value Survey.” </w:t>
      </w:r>
      <w:hyperlink r:id="rId49">
        <w:r>
          <w:rPr>
            <w:rStyle w:val="Hyperlink"/>
          </w:rPr>
          <w:t>https://kbifrm.psmfc.org/wp-content/uploads/2016/12/Graham{\_}2012{\_}0010{\_}Klamath-River-Basin-Restoration-Nonuse-Value-Survey-Final-Report.pdf</w:t>
        </w:r>
      </w:hyperlink>
      <w:r>
        <w:t>.</w:t>
      </w:r>
    </w:p>
    <w:p w:rsidR="007D3147" w:rsidRDefault="00E25219">
      <w:pPr>
        <w:pStyle w:val="Bibliography"/>
      </w:pPr>
      <w:bookmarkStart w:id="151" w:name="ref-Guareschi2014"/>
      <w:bookmarkEnd w:id="150"/>
      <w:r>
        <w:t xml:space="preserve">Guareschi, S., A. Laini, E. Racchetti, T. Bo, S. Fenoglio, and M. Bartoli. 2014. “How do hydromorphological constraints and regulated flows govern macroinvertebrate communities along an entire lowland river?” </w:t>
      </w:r>
      <w:r>
        <w:rPr>
          <w:i/>
          <w:iCs/>
        </w:rPr>
        <w:t>Ecohydrology</w:t>
      </w:r>
      <w:r>
        <w:t xml:space="preserve"> 7 (2): 366–77. </w:t>
      </w:r>
      <w:hyperlink r:id="rId50">
        <w:r>
          <w:rPr>
            <w:rStyle w:val="Hyperlink"/>
          </w:rPr>
          <w:t>https://doi.org/10.1002/eco.1354</w:t>
        </w:r>
      </w:hyperlink>
      <w:r>
        <w:t>.</w:t>
      </w:r>
    </w:p>
    <w:p w:rsidR="007D3147" w:rsidRDefault="00E25219">
      <w:pPr>
        <w:pStyle w:val="Bibliography"/>
      </w:pPr>
      <w:bookmarkStart w:id="152" w:name="ref-Guedes2020"/>
      <w:bookmarkEnd w:id="151"/>
      <w:r>
        <w:t xml:space="preserve">Guedes, Gustavo Henrique Soares, Tailan Moretti Mattos, Geysa da Silva Camilo, Wagner Uehara, Débora Lisandra de Paiva Ferreira, and Francisco Gerson Araújo. 2020. “Artificial </w:t>
      </w:r>
      <w:r>
        <w:lastRenderedPageBreak/>
        <w:t xml:space="preserve">flow regime promotes abiotic and biotic gradients: Testing the concept of longitudinal zonation in an off-river reservoir.” </w:t>
      </w:r>
      <w:r>
        <w:rPr>
          <w:i/>
          <w:iCs/>
        </w:rPr>
        <w:t>Ecohydrology and Hydrobiology</w:t>
      </w:r>
      <w:r>
        <w:t xml:space="preserve"> 20 (2): 256–64. </w:t>
      </w:r>
      <w:hyperlink r:id="rId51">
        <w:r>
          <w:rPr>
            <w:rStyle w:val="Hyperlink"/>
          </w:rPr>
          <w:t>https://doi.org/10.1016/j.ecohyd.2020.02.002</w:t>
        </w:r>
      </w:hyperlink>
      <w:r>
        <w:t>.</w:t>
      </w:r>
    </w:p>
    <w:p w:rsidR="007D3147" w:rsidRDefault="00E25219">
      <w:pPr>
        <w:pStyle w:val="Bibliography"/>
      </w:pPr>
      <w:bookmarkStart w:id="153" w:name="ref-Gwinn2016"/>
      <w:bookmarkEnd w:id="152"/>
      <w:r>
        <w:t xml:space="preserve">Gwinn, Daniel C., Leah S. Beesley, Paul Close, Ben Gawne, and Peter M. Davies. 2016. “Imperfect detection and the determination of environmental flows for fish: Challenges, implications and solutions.” </w:t>
      </w:r>
      <w:r>
        <w:rPr>
          <w:i/>
          <w:iCs/>
        </w:rPr>
        <w:t>Freshwater Biology</w:t>
      </w:r>
      <w:r>
        <w:t xml:space="preserve"> 61 (1): 172–80. </w:t>
      </w:r>
      <w:hyperlink r:id="rId52">
        <w:r>
          <w:rPr>
            <w:rStyle w:val="Hyperlink"/>
          </w:rPr>
          <w:t>https://doi.org/10.1111/fwb.12684</w:t>
        </w:r>
      </w:hyperlink>
      <w:r>
        <w:t>.</w:t>
      </w:r>
    </w:p>
    <w:p w:rsidR="007D3147" w:rsidRDefault="00E25219">
      <w:pPr>
        <w:pStyle w:val="Bibliography"/>
      </w:pPr>
      <w:bookmarkStart w:id="154" w:name="ref-Hain2018"/>
      <w:bookmarkEnd w:id="153"/>
      <w:r>
        <w:t xml:space="preserve">Hain, Ernie F., Jonathan G. Kennen, Peter V. Caldwell, Stacy A. C. Nelson, Ge Sun, and Steven G. McNulty. 2018. “Using regional scale flow–ecology modeling to identify catchments where fish assemblages are most vulnerable to changes in water availability.” </w:t>
      </w:r>
      <w:r>
        <w:rPr>
          <w:i/>
          <w:iCs/>
        </w:rPr>
        <w:t>Freshwater Biology</w:t>
      </w:r>
      <w:r>
        <w:t xml:space="preserve"> 63 (8): 928–45. </w:t>
      </w:r>
      <w:hyperlink r:id="rId53">
        <w:r>
          <w:rPr>
            <w:rStyle w:val="Hyperlink"/>
          </w:rPr>
          <w:t>https://doi.org/10.1111/fwb.13048</w:t>
        </w:r>
      </w:hyperlink>
      <w:r>
        <w:t>.</w:t>
      </w:r>
    </w:p>
    <w:p w:rsidR="007D3147" w:rsidRDefault="00E25219">
      <w:pPr>
        <w:pStyle w:val="Bibliography"/>
      </w:pPr>
      <w:bookmarkStart w:id="155" w:name="ref-Hale2023"/>
      <w:bookmarkEnd w:id="154"/>
      <w:r>
        <w:t xml:space="preserve">Hale, Robin, Jian D. L. Yen, Charles R. Todd, Ivor G. Stuart, Henry F. Wootton, Jason D. Thiem, John D. Koehn, et al. 2023. “Is my model fit for purpose? Validating a population model for predicting freshwater fish responses to flow management.” </w:t>
      </w:r>
      <w:r>
        <w:rPr>
          <w:i/>
          <w:iCs/>
        </w:rPr>
        <w:t>Ecosphere</w:t>
      </w:r>
      <w:r>
        <w:t xml:space="preserve"> 14 (9): 1–13. </w:t>
      </w:r>
      <w:hyperlink r:id="rId54">
        <w:r>
          <w:rPr>
            <w:rStyle w:val="Hyperlink"/>
          </w:rPr>
          <w:t>https://doi.org/10.1002/ecs2.4660</w:t>
        </w:r>
      </w:hyperlink>
      <w:r>
        <w:t>.</w:t>
      </w:r>
    </w:p>
    <w:p w:rsidR="007D3147" w:rsidRDefault="00E25219">
      <w:pPr>
        <w:pStyle w:val="Bibliography"/>
      </w:pPr>
      <w:bookmarkStart w:id="156" w:name="ref-Han2015"/>
      <w:bookmarkEnd w:id="155"/>
      <w:r>
        <w:t xml:space="preserve">Han, Ming, Chengyi Zhao, Gary Feng, Markus Disse, Fengzhi Shi, and Juyan Li. 2015. “An eco-hydrological approach to predicting regional vegetation and groundwater response to ecological water conveyance in dryland riparian ecosystems.” </w:t>
      </w:r>
      <w:r>
        <w:rPr>
          <w:i/>
          <w:iCs/>
        </w:rPr>
        <w:t>Quaternary International</w:t>
      </w:r>
      <w:r>
        <w:t xml:space="preserve"> 380-381: 224–36. </w:t>
      </w:r>
      <w:hyperlink r:id="rId55">
        <w:r>
          <w:rPr>
            <w:rStyle w:val="Hyperlink"/>
          </w:rPr>
          <w:t>https://doi.org/10.1016/j.quaint.2015.02.032</w:t>
        </w:r>
      </w:hyperlink>
      <w:r>
        <w:t>.</w:t>
      </w:r>
    </w:p>
    <w:p w:rsidR="007D3147" w:rsidRDefault="00E25219">
      <w:pPr>
        <w:pStyle w:val="Bibliography"/>
      </w:pPr>
      <w:bookmarkStart w:id="157" w:name="ref-Harter2008a"/>
      <w:bookmarkEnd w:id="156"/>
      <w:r>
        <w:t xml:space="preserve">Harter, Thomas, and Ryan Hines. 2008. “Scott Valley Community Groundwater Study Plan,” 98. </w:t>
      </w:r>
      <w:hyperlink r:id="rId56">
        <w:r>
          <w:rPr>
            <w:rStyle w:val="Hyperlink"/>
          </w:rPr>
          <w:t>http://groundwater.ucdavis.edu/files/136426.pdf</w:t>
        </w:r>
      </w:hyperlink>
      <w:r>
        <w:t>.</w:t>
      </w:r>
    </w:p>
    <w:p w:rsidR="007D3147" w:rsidRDefault="00E25219">
      <w:pPr>
        <w:pStyle w:val="Bibliography"/>
      </w:pPr>
      <w:bookmarkStart w:id="158" w:name="ref-Healey1991"/>
      <w:bookmarkEnd w:id="157"/>
      <w:r>
        <w:t xml:space="preserve">Healey, M. C. 1991. “Life History of Chinook Salmon (Onchorhynchus tshawytscha).” In </w:t>
      </w:r>
      <w:r>
        <w:rPr>
          <w:i/>
          <w:iCs/>
        </w:rPr>
        <w:t>Pacific Salmon Life Histories</w:t>
      </w:r>
      <w:r>
        <w:t>, edited by C. Groot and L. Margolis, 313–93. Vancouver: University of British Columbia Press.</w:t>
      </w:r>
    </w:p>
    <w:p w:rsidR="007D3147" w:rsidRDefault="00E25219">
      <w:pPr>
        <w:pStyle w:val="Bibliography"/>
      </w:pPr>
      <w:bookmarkStart w:id="159" w:name="ref-Herbst2019"/>
      <w:bookmarkEnd w:id="158"/>
      <w:r>
        <w:t xml:space="preserve">Herbst, David B., Scott D. Cooper, Robert Bruce Medhurst, Sheila W. Wiseman, and Carolyn T. Hunsaker. 2019. “Drought ecohydrology alters the structure and function of benthic invertebrate communities in mountain streams.” </w:t>
      </w:r>
      <w:r>
        <w:rPr>
          <w:i/>
          <w:iCs/>
        </w:rPr>
        <w:t>Freshwater Biology</w:t>
      </w:r>
      <w:r>
        <w:t xml:space="preserve"> 64 (5): 886–902. </w:t>
      </w:r>
      <w:hyperlink r:id="rId57">
        <w:r>
          <w:rPr>
            <w:rStyle w:val="Hyperlink"/>
          </w:rPr>
          <w:t>https://doi.org/10.1111/fwb.13270</w:t>
        </w:r>
      </w:hyperlink>
      <w:r>
        <w:t>.</w:t>
      </w:r>
    </w:p>
    <w:p w:rsidR="007D3147" w:rsidRDefault="00E25219">
      <w:pPr>
        <w:pStyle w:val="Bibliography"/>
      </w:pPr>
      <w:bookmarkStart w:id="160" w:name="ref-Hunt1999"/>
      <w:bookmarkEnd w:id="159"/>
      <w:r>
        <w:t xml:space="preserve">Hunt, Sharon L, Timothy J Mulligan, and Kenichiro Komori. 1999. “Oceanic feeding habits of chinook salmon, Oncorhynchus tshawytscha, off northern California.” </w:t>
      </w:r>
      <w:r>
        <w:rPr>
          <w:i/>
          <w:iCs/>
        </w:rPr>
        <w:t>Fishery Bulletin</w:t>
      </w:r>
      <w:r>
        <w:t xml:space="preserve"> 97 (October 1998): 717–21.</w:t>
      </w:r>
    </w:p>
    <w:p w:rsidR="007D3147" w:rsidRDefault="00E25219">
      <w:pPr>
        <w:pStyle w:val="Bibliography"/>
      </w:pPr>
      <w:bookmarkStart w:id="161" w:name="ref-James2013"/>
      <w:bookmarkEnd w:id="160"/>
      <w:r>
        <w:t xml:space="preserve">James, Gareth, Daniela Witten, Trevor Hastie, and Robert Tibshirani. 2013. </w:t>
      </w:r>
      <w:r>
        <w:rPr>
          <w:i/>
          <w:iCs/>
        </w:rPr>
        <w:t>An Introduction to Statistical Learning</w:t>
      </w:r>
      <w:r>
        <w:t xml:space="preserve">. 7th ed. New York: Springer Science+Business Media. </w:t>
      </w:r>
      <w:hyperlink r:id="rId58">
        <w:r>
          <w:rPr>
            <w:rStyle w:val="Hyperlink"/>
          </w:rPr>
          <w:t>https://doi.org/10.1007/978-1-4614-7138-7</w:t>
        </w:r>
      </w:hyperlink>
      <w:r>
        <w:t>.</w:t>
      </w:r>
    </w:p>
    <w:p w:rsidR="007D3147" w:rsidRDefault="00E25219">
      <w:pPr>
        <w:pStyle w:val="Bibliography"/>
      </w:pPr>
      <w:bookmarkStart w:id="162" w:name="ref-Kevic2018"/>
      <w:bookmarkEnd w:id="161"/>
      <w:r>
        <w:t xml:space="preserve">Kevic, Maja, Johannes Ortlepp, Uta Mürle, and Christopher T. Robinson. 2018. “Effects of experimental floods in two rivers with contrasting valley morphologies.” </w:t>
      </w:r>
      <w:r>
        <w:rPr>
          <w:i/>
          <w:iCs/>
        </w:rPr>
        <w:t>Fundamental and Applied Limnology</w:t>
      </w:r>
      <w:r>
        <w:t xml:space="preserve"> 192 (2): 145–60. </w:t>
      </w:r>
      <w:hyperlink r:id="rId59">
        <w:r>
          <w:rPr>
            <w:rStyle w:val="Hyperlink"/>
          </w:rPr>
          <w:t>https://doi.org/10.1127/fal/2018/1177</w:t>
        </w:r>
      </w:hyperlink>
      <w:r>
        <w:t>.</w:t>
      </w:r>
    </w:p>
    <w:p w:rsidR="007D3147" w:rsidRDefault="00E25219">
      <w:pPr>
        <w:pStyle w:val="Bibliography"/>
      </w:pPr>
      <w:bookmarkStart w:id="163" w:name="ref-Knechtle2012"/>
      <w:bookmarkEnd w:id="162"/>
      <w:r>
        <w:lastRenderedPageBreak/>
        <w:t xml:space="preserve">Knechtle, Morgan, and Diana Chesney. 2012. “2012 Scott River Salmon Studies.” Yreka, CA: California Department of Fish; Wildlife (CDFW). </w:t>
      </w:r>
      <w:hyperlink r:id="rId60">
        <w:r>
          <w:rPr>
            <w:rStyle w:val="Hyperlink"/>
          </w:rPr>
          <w:t>https://nrm.dfg.ca.gov/FileHandler.ashx?DocumentID=77836</w:t>
        </w:r>
      </w:hyperlink>
      <w:r>
        <w:t>.</w:t>
      </w:r>
    </w:p>
    <w:p w:rsidR="007D3147" w:rsidRDefault="00E25219">
      <w:pPr>
        <w:pStyle w:val="Bibliography"/>
      </w:pPr>
      <w:bookmarkStart w:id="164" w:name="ref-CDFW2020"/>
      <w:bookmarkEnd w:id="163"/>
      <w:r>
        <w:t>Knechtle, Morgan, and Domenic Giudice. 2020. “2019 Scott River Salmon Studies.” 530. Yreka, CA: California Department of Fish; Wildlife (CDFW).</w:t>
      </w:r>
    </w:p>
    <w:p w:rsidR="007D3147" w:rsidRDefault="00E25219">
      <w:pPr>
        <w:pStyle w:val="Bibliography"/>
      </w:pPr>
      <w:bookmarkStart w:id="165" w:name="ref-CDFW2021a"/>
      <w:bookmarkEnd w:id="164"/>
      <w:r>
        <w:t>———. 2021. “2020 Scott River Salmon Studies, Final Report.” Yreka, CA: California Department of Fish; Wildlife (CDFW).</w:t>
      </w:r>
    </w:p>
    <w:p w:rsidR="007D3147" w:rsidRDefault="00E25219">
      <w:pPr>
        <w:pStyle w:val="Bibliography"/>
      </w:pPr>
      <w:bookmarkStart w:id="166" w:name="ref-CDFW2023a"/>
      <w:bookmarkEnd w:id="165"/>
      <w:r>
        <w:t>———. 2023. “2022 SCOTT RIVER SALMON STUDIES.” Yreka, CA: CDFW.</w:t>
      </w:r>
    </w:p>
    <w:p w:rsidR="007D3147" w:rsidRDefault="00E25219">
      <w:pPr>
        <w:pStyle w:val="Bibliography"/>
      </w:pPr>
      <w:bookmarkStart w:id="167" w:name="ref-Knight2014"/>
      <w:bookmarkEnd w:id="166"/>
      <w:r>
        <w:t xml:space="preserve">Knight, Rodney R., Jennifer C. Murphy, William J. Wolfe, Charles F. Saylor, and Amy K. Wales. 2014. “Ecological limit functions relating fish community response to hydrologic departures of the ecological flow regime in the Tennessee River basin, United States.” </w:t>
      </w:r>
      <w:r>
        <w:rPr>
          <w:i/>
          <w:iCs/>
        </w:rPr>
        <w:t>Ecohydrology</w:t>
      </w:r>
      <w:r>
        <w:t xml:space="preserve"> 7 (5): 1262–80. </w:t>
      </w:r>
      <w:hyperlink r:id="rId61">
        <w:r>
          <w:rPr>
            <w:rStyle w:val="Hyperlink"/>
          </w:rPr>
          <w:t>https://doi.org/10.1002/eco.1460</w:t>
        </w:r>
      </w:hyperlink>
      <w:r>
        <w:t>.</w:t>
      </w:r>
    </w:p>
    <w:p w:rsidR="007D3147" w:rsidRDefault="00E25219">
      <w:pPr>
        <w:pStyle w:val="Bibliography"/>
      </w:pPr>
      <w:bookmarkStart w:id="168" w:name="ref-Konrad2011"/>
      <w:bookmarkEnd w:id="167"/>
      <w:r>
        <w:t xml:space="preserve">Konrad, Christopher P., Julian D. Olden, David A. Lytle, Theodore S. Melis, John C. Schmidt, Erin N. Bray, Mary C. Freeman, et al. 2011. “Large-scale flow experiments for managing river systems.” </w:t>
      </w:r>
      <w:r>
        <w:rPr>
          <w:i/>
          <w:iCs/>
        </w:rPr>
        <w:t>BioScience</w:t>
      </w:r>
      <w:r>
        <w:t xml:space="preserve"> 61 (12): 948–59. </w:t>
      </w:r>
      <w:hyperlink r:id="rId62">
        <w:r>
          <w:rPr>
            <w:rStyle w:val="Hyperlink"/>
          </w:rPr>
          <w:t>https://doi.org/10.1525/bio.2011.61.12.5</w:t>
        </w:r>
      </w:hyperlink>
      <w:r>
        <w:t>.</w:t>
      </w:r>
    </w:p>
    <w:p w:rsidR="007D3147" w:rsidRDefault="00E25219">
      <w:pPr>
        <w:pStyle w:val="Bibliography"/>
      </w:pPr>
      <w:bookmarkStart w:id="169" w:name="ref-Lamouroux2015"/>
      <w:bookmarkEnd w:id="168"/>
      <w:r>
        <w:t xml:space="preserve">Lamouroux, Nicolas, and Jean Michel Olivier. 2015. “Testing predictions of changes in fish abundance and community structure after flow restoration in four reaches of a large river (French Rhône).” </w:t>
      </w:r>
      <w:r>
        <w:rPr>
          <w:i/>
          <w:iCs/>
        </w:rPr>
        <w:t>Freshwater Biology</w:t>
      </w:r>
      <w:r>
        <w:t xml:space="preserve"> 60 (6): 1118–30. </w:t>
      </w:r>
      <w:hyperlink r:id="rId63">
        <w:r>
          <w:rPr>
            <w:rStyle w:val="Hyperlink"/>
          </w:rPr>
          <w:t>https://doi.org/10.1111/fwb.12324</w:t>
        </w:r>
      </w:hyperlink>
      <w:r>
        <w:t>.</w:t>
      </w:r>
    </w:p>
    <w:p w:rsidR="007D3147" w:rsidRDefault="00E25219">
      <w:pPr>
        <w:pStyle w:val="Bibliography"/>
      </w:pPr>
      <w:bookmarkStart w:id="170" w:name="ref-LancasterDownes2014"/>
      <w:bookmarkEnd w:id="169"/>
      <w:r>
        <w:t xml:space="preserve">Lancaster, Jill, and Barbara J. Downes. 2014. “Linking the hydraulic world of individual organisms to ecological processes: putting ecology into ecohydraulics.” </w:t>
      </w:r>
      <w:r>
        <w:rPr>
          <w:i/>
          <w:iCs/>
        </w:rPr>
        <w:t>River Research and Applications</w:t>
      </w:r>
      <w:r>
        <w:t xml:space="preserve"> 30 (January): 132–33. </w:t>
      </w:r>
      <w:hyperlink r:id="rId64">
        <w:r>
          <w:rPr>
            <w:rStyle w:val="Hyperlink"/>
          </w:rPr>
          <w:t>https://doi.org/10.1002/rra</w:t>
        </w:r>
      </w:hyperlink>
      <w:r>
        <w:t>.</w:t>
      </w:r>
    </w:p>
    <w:p w:rsidR="007D3147" w:rsidRDefault="00E25219">
      <w:pPr>
        <w:pStyle w:val="Bibliography"/>
      </w:pPr>
      <w:bookmarkStart w:id="171" w:name="ref-Larsen2021"/>
      <w:bookmarkEnd w:id="170"/>
      <w:r>
        <w:t xml:space="preserve">Larsen, Stefano, Bruno Majone, Patrick Zulian, Elisa Stella, Alberto Bellin, Maria Cristina Bruno, and Guido Zolezzi. 2021. “Combining Hydrologic Simulations and Stream-network Models to Reveal Flow-ecology Relationships in a Large Alpine Catchment.” </w:t>
      </w:r>
      <w:r>
        <w:rPr>
          <w:i/>
          <w:iCs/>
        </w:rPr>
        <w:t>Water Resources Research</w:t>
      </w:r>
      <w:r>
        <w:t xml:space="preserve"> 57 (4). </w:t>
      </w:r>
      <w:hyperlink r:id="rId65">
        <w:r>
          <w:rPr>
            <w:rStyle w:val="Hyperlink"/>
          </w:rPr>
          <w:t>https://doi.org/10.1029/2020WR028496</w:t>
        </w:r>
      </w:hyperlink>
      <w:r>
        <w:t>.</w:t>
      </w:r>
    </w:p>
    <w:p w:rsidR="007D3147" w:rsidRDefault="00E25219">
      <w:pPr>
        <w:pStyle w:val="Bibliography"/>
      </w:pPr>
      <w:bookmarkStart w:id="172" w:name="ref-Lueders2023"/>
      <w:bookmarkEnd w:id="171"/>
      <w:r>
        <w:t xml:space="preserve">Lueders, Mark B., and Ryan A. McManamay. 2023. “Species depletion profiles as an alternative to streamflow alteration thresholds in a hydroecological risk assessment.” </w:t>
      </w:r>
      <w:r>
        <w:rPr>
          <w:i/>
          <w:iCs/>
        </w:rPr>
        <w:t>Ecological Indicators</w:t>
      </w:r>
      <w:r>
        <w:t xml:space="preserve"> 147 (December 2022): 109989. </w:t>
      </w:r>
      <w:hyperlink r:id="rId66">
        <w:r>
          <w:rPr>
            <w:rStyle w:val="Hyperlink"/>
          </w:rPr>
          <w:t>https://doi.org/10.1016/j.ecolind.2023.109989</w:t>
        </w:r>
      </w:hyperlink>
      <w:r>
        <w:t>.</w:t>
      </w:r>
    </w:p>
    <w:p w:rsidR="007D3147" w:rsidRDefault="00E25219">
      <w:pPr>
        <w:pStyle w:val="Bibliography"/>
      </w:pPr>
      <w:bookmarkStart w:id="173" w:name="ref-Mack1958"/>
      <w:bookmarkEnd w:id="172"/>
      <w:r>
        <w:t xml:space="preserve">Mack, Seymour. 1958. “Geology and Ground-Water Features of Scott Valley Siskiyou County, California.” Geological Survey Water-Supply Paper 1462. </w:t>
      </w:r>
      <w:hyperlink r:id="rId67">
        <w:r>
          <w:rPr>
            <w:rStyle w:val="Hyperlink"/>
          </w:rPr>
          <w:t>https://pubs.usgs.gov/wsp/1462/report.pdf</w:t>
        </w:r>
      </w:hyperlink>
      <w:r>
        <w:t>.</w:t>
      </w:r>
    </w:p>
    <w:p w:rsidR="007D3147" w:rsidRDefault="00E25219">
      <w:pPr>
        <w:pStyle w:val="Bibliography"/>
      </w:pPr>
      <w:bookmarkStart w:id="174" w:name="ref-Massie2020"/>
      <w:bookmarkEnd w:id="173"/>
      <w:r>
        <w:t>Massie, Margaret, and Harrison Morrow. 2020. “2020 Scott River Juvenile Salmonid Outmigrant Study.” Yreka, CA: California Department of Fish; Wildlife.</w:t>
      </w:r>
    </w:p>
    <w:p w:rsidR="007D3147" w:rsidRDefault="00E25219">
      <w:pPr>
        <w:pStyle w:val="Bibliography"/>
      </w:pPr>
      <w:bookmarkStart w:id="175" w:name="ref-Maurer2003"/>
      <w:bookmarkEnd w:id="174"/>
      <w:r>
        <w:t>Maurer, Sue. 2003. “Scott River Watershed Adult Coho Salmon Spawning Survey December 2002-January 2003.” Etna, CA: Siskiyou RCD.</w:t>
      </w:r>
    </w:p>
    <w:p w:rsidR="007D3147" w:rsidRDefault="00E25219">
      <w:pPr>
        <w:pStyle w:val="Bibliography"/>
      </w:pPr>
      <w:bookmarkStart w:id="176" w:name="ref-Mazor2018"/>
      <w:bookmarkEnd w:id="175"/>
      <w:r>
        <w:lastRenderedPageBreak/>
        <w:t xml:space="preserve">Mazor, Raphael D., Jason T. May, Ashmita Sengupta, Kenneth S. McCune, Brian P. Bledsoe, and Eric D. Stein. 2018. “Tools for managing hydrologic alteration on a regional scale: Setting targets to protect stream health.” </w:t>
      </w:r>
      <w:r>
        <w:rPr>
          <w:i/>
          <w:iCs/>
        </w:rPr>
        <w:t>Freshwater Biology</w:t>
      </w:r>
      <w:r>
        <w:t xml:space="preserve"> 63 (8): 786–803. </w:t>
      </w:r>
      <w:hyperlink r:id="rId68">
        <w:r>
          <w:rPr>
            <w:rStyle w:val="Hyperlink"/>
          </w:rPr>
          <w:t>https://doi.org/10.1111/fwb.13062</w:t>
        </w:r>
      </w:hyperlink>
      <w:r>
        <w:t>.</w:t>
      </w:r>
    </w:p>
    <w:p w:rsidR="007D3147" w:rsidRDefault="00E25219">
      <w:pPr>
        <w:pStyle w:val="Bibliography"/>
      </w:pPr>
      <w:bookmarkStart w:id="177" w:name="ref-McMahon1983"/>
      <w:bookmarkEnd w:id="176"/>
      <w:r>
        <w:t>McMahon, Thomas E. 1983. “Habitat Suitability Index Models: Coho Salmon. U.S. Dept. Int., Fish Wildl. Serv. FWS/OBS-92/10.49.” Fort Collins, CO: U.S. Dept. Int., U.S. Fish; Wildlife Service. FWS/OBS-92/10.49.</w:t>
      </w:r>
    </w:p>
    <w:p w:rsidR="007D3147" w:rsidRDefault="00E25219">
      <w:pPr>
        <w:pStyle w:val="Bibliography"/>
      </w:pPr>
      <w:bookmarkStart w:id="178" w:name="ref-McManamay2015"/>
      <w:bookmarkEnd w:id="177"/>
      <w:r>
        <w:t xml:space="preserve">McManamay, Ryan A., and Emmanuel A. Frimpong. 2015. “Hydrologic filtering of fish life history strategies across the United States: Implications for stream flow alteration.” </w:t>
      </w:r>
      <w:r>
        <w:rPr>
          <w:i/>
          <w:iCs/>
        </w:rPr>
        <w:t>Ecological Applications</w:t>
      </w:r>
      <w:r>
        <w:t xml:space="preserve"> 25 (1): 243–63. </w:t>
      </w:r>
      <w:hyperlink r:id="rId69">
        <w:r>
          <w:rPr>
            <w:rStyle w:val="Hyperlink"/>
          </w:rPr>
          <w:t>https://doi.org/10.1890/14-0247.1</w:t>
        </w:r>
      </w:hyperlink>
      <w:r>
        <w:t>.</w:t>
      </w:r>
    </w:p>
    <w:p w:rsidR="007D3147" w:rsidRDefault="00E25219">
      <w:pPr>
        <w:pStyle w:val="Bibliography"/>
      </w:pPr>
      <w:bookmarkStart w:id="179" w:name="ref-McManamay2013"/>
      <w:bookmarkEnd w:id="178"/>
      <w:r>
        <w:t xml:space="preserve">McManamay, Ryan A, Donald J Orth, Charles A Dolloff, and David C Mathews. 2013. “Application of the ELOHA Framework to Regulated Rivers in the Upper Tennessee River Basin: A Case Study.” </w:t>
      </w:r>
      <w:r>
        <w:rPr>
          <w:i/>
          <w:iCs/>
        </w:rPr>
        <w:t>Environmental Management</w:t>
      </w:r>
      <w:r>
        <w:t xml:space="preserve"> 51: 1210–35. </w:t>
      </w:r>
      <w:hyperlink r:id="rId70">
        <w:r>
          <w:rPr>
            <w:rStyle w:val="Hyperlink"/>
          </w:rPr>
          <w:t>https://doi.org/10.1007/s00267-013-0055-3</w:t>
        </w:r>
      </w:hyperlink>
      <w:r>
        <w:t>.</w:t>
      </w:r>
    </w:p>
    <w:p w:rsidR="007D3147" w:rsidRDefault="00E25219">
      <w:pPr>
        <w:pStyle w:val="Bibliography"/>
      </w:pPr>
      <w:bookmarkStart w:id="180" w:name="ref-Medallo-Diaz2019"/>
      <w:bookmarkEnd w:id="179"/>
      <w:r>
        <w:t xml:space="preserve">Mellado-Díaz, Andrés, Jorge Rubén Sánchez-González, Simone Guareschi, Fernando Magdaleno, and Manuel Toro Velasco. 2019. “Exploring longitudinal trends and recovery gradients in macroinvertebrate communities and biomonitoring tools along regulated rivers.” </w:t>
      </w:r>
      <w:r>
        <w:rPr>
          <w:i/>
          <w:iCs/>
        </w:rPr>
        <w:t>Science of the Total Environment</w:t>
      </w:r>
      <w:r>
        <w:t xml:space="preserve"> 695: 133774. </w:t>
      </w:r>
      <w:hyperlink r:id="rId71">
        <w:r>
          <w:rPr>
            <w:rStyle w:val="Hyperlink"/>
          </w:rPr>
          <w:t>https://doi.org/10.1016/j.scitotenv.2019.133774</w:t>
        </w:r>
      </w:hyperlink>
      <w:r>
        <w:t>.</w:t>
      </w:r>
    </w:p>
    <w:p w:rsidR="007D3147" w:rsidRDefault="00E25219">
      <w:pPr>
        <w:pStyle w:val="Bibliography"/>
      </w:pPr>
      <w:bookmarkStart w:id="181" w:name="ref-Monk2006"/>
      <w:bookmarkEnd w:id="180"/>
      <w:r>
        <w:t xml:space="preserve">Monk, Wendy A., Paul J. Wood, David M. Hannah, Douglas A. Wilson, Chris A. Extence, and Richard P. Chadd. 2006. “Flow variability and macroinvertebrate community response within riverine systems.” </w:t>
      </w:r>
      <w:r>
        <w:rPr>
          <w:i/>
          <w:iCs/>
        </w:rPr>
        <w:t>River Research and Applications</w:t>
      </w:r>
      <w:r>
        <w:t xml:space="preserve"> 22 (5): 595–615. </w:t>
      </w:r>
      <w:hyperlink r:id="rId72">
        <w:r>
          <w:rPr>
            <w:rStyle w:val="Hyperlink"/>
          </w:rPr>
          <w:t>https://doi.org/10.1002/rra.933</w:t>
        </w:r>
      </w:hyperlink>
      <w:r>
        <w:t>.</w:t>
      </w:r>
    </w:p>
    <w:p w:rsidR="007D3147" w:rsidRDefault="00E25219">
      <w:pPr>
        <w:pStyle w:val="Bibliography"/>
      </w:pPr>
      <w:bookmarkStart w:id="182" w:name="ref-Monk2008"/>
      <w:bookmarkEnd w:id="181"/>
      <w:r>
        <w:t xml:space="preserve">Monk, Wendy A., Paul J. Wood, David M Hannah, and Douglas A Wilson. 2008. “MACROINVERTEBRATE COMMUNITY RESPONSE TO INTER-ANNUAL AND REGIONAL RIVER FLOW REGIME DYNAMICS.” </w:t>
      </w:r>
      <w:r>
        <w:rPr>
          <w:i/>
          <w:iCs/>
        </w:rPr>
        <w:t>River Research and Applications</w:t>
      </w:r>
      <w:r>
        <w:t xml:space="preserve"> 24: 988–1001.</w:t>
      </w:r>
    </w:p>
    <w:p w:rsidR="007D3147" w:rsidRDefault="00E25219">
      <w:pPr>
        <w:pStyle w:val="Bibliography"/>
      </w:pPr>
      <w:bookmarkStart w:id="183" w:name="ref-Moyle2002"/>
      <w:bookmarkEnd w:id="182"/>
      <w:r>
        <w:t xml:space="preserve">Moyle, P. B. 2002. </w:t>
      </w:r>
      <w:r>
        <w:rPr>
          <w:i/>
          <w:iCs/>
        </w:rPr>
        <w:t>Inland Fishes of California</w:t>
      </w:r>
      <w:r>
        <w:t>. University of California Press.</w:t>
      </w:r>
    </w:p>
    <w:p w:rsidR="007D3147" w:rsidRDefault="00E25219">
      <w:pPr>
        <w:pStyle w:val="Bibliography"/>
      </w:pPr>
      <w:bookmarkStart w:id="184" w:name="ref-Moyle2014"/>
      <w:bookmarkEnd w:id="183"/>
      <w:r>
        <w:t xml:space="preserve">———. 2014. “Novel aquatic ecosystems: the new reality for streams in California and other Mediterranean climate regions.” </w:t>
      </w:r>
      <w:r>
        <w:rPr>
          <w:i/>
          <w:iCs/>
        </w:rPr>
        <w:t>River Research and Applications</w:t>
      </w:r>
      <w:r>
        <w:t xml:space="preserve"> 30 (January): 1335–44. </w:t>
      </w:r>
      <w:hyperlink r:id="rId73">
        <w:r>
          <w:rPr>
            <w:rStyle w:val="Hyperlink"/>
          </w:rPr>
          <w:t>https://doi.org/10.1002/rra</w:t>
        </w:r>
      </w:hyperlink>
      <w:r>
        <w:t>.</w:t>
      </w:r>
    </w:p>
    <w:p w:rsidR="007D3147" w:rsidRDefault="00E25219">
      <w:pPr>
        <w:pStyle w:val="Bibliography"/>
      </w:pPr>
      <w:bookmarkStart w:id="185" w:name="ref-NCRWQCB2005"/>
      <w:bookmarkEnd w:id="184"/>
      <w:r>
        <w:t xml:space="preserve">NCRWQCB. 2005. “Staff Report for the Action Plan for the Scott River Watershed Sediment and Temperature Total Maximum Daily Loads.” North Coast Regional Water Quality Control Board. </w:t>
      </w:r>
      <w:hyperlink r:id="rId74">
        <w:r>
          <w:rPr>
            <w:rStyle w:val="Hyperlink"/>
          </w:rPr>
          <w:t>https://www.waterboards.ca.gov/water{\_}issues/programs/tmdl/records/region{\_}1/2010/ref3872.pdf</w:t>
        </w:r>
      </w:hyperlink>
      <w:r>
        <w:t>.</w:t>
      </w:r>
    </w:p>
    <w:p w:rsidR="007D3147" w:rsidRDefault="00E25219">
      <w:pPr>
        <w:pStyle w:val="Bibliography"/>
      </w:pPr>
      <w:bookmarkStart w:id="186" w:name="ref-Nickelson1992"/>
      <w:bookmarkEnd w:id="185"/>
      <w:r>
        <w:t xml:space="preserve">Nickelson, Thomas E, Jeffrey D Rodgers, Steven L Johnson, and Mario F Solazzi. 1992. “Seasonal Changes in Habitat Use by Juvenile Coho Salmon (Oncorhynchus kisutch) in Oregon Coastal Streams.” </w:t>
      </w:r>
      <w:r>
        <w:rPr>
          <w:i/>
          <w:iCs/>
        </w:rPr>
        <w:t>Canadian Journal of Fisheries and Aquatic Sciences</w:t>
      </w:r>
      <w:r>
        <w:t xml:space="preserve"> 49: 783–89.</w:t>
      </w:r>
    </w:p>
    <w:p w:rsidR="007D3147" w:rsidRDefault="00E25219">
      <w:pPr>
        <w:pStyle w:val="Bibliography"/>
      </w:pPr>
      <w:bookmarkStart w:id="187" w:name="ref-NMFS2014"/>
      <w:bookmarkEnd w:id="186"/>
      <w:r>
        <w:lastRenderedPageBreak/>
        <w:t xml:space="preserve">NMFS. 2014. “Final SONCC Coho Recovery Plan - Scott River Population.” </w:t>
      </w:r>
      <w:hyperlink r:id="rId75">
        <w:r>
          <w:rPr>
            <w:rStyle w:val="Hyperlink"/>
          </w:rPr>
          <w:t>https://www.fisheries.noaa.gov/resource/document/final-recovery-plan-southern-oregon-northern-california-coast-evolutionarily</w:t>
        </w:r>
      </w:hyperlink>
      <w:r>
        <w:t>.</w:t>
      </w:r>
    </w:p>
    <w:p w:rsidR="007D3147" w:rsidRDefault="00E25219">
      <w:pPr>
        <w:pStyle w:val="Bibliography"/>
      </w:pPr>
      <w:bookmarkStart w:id="188" w:name="ref-Parry2013"/>
      <w:bookmarkEnd w:id="187"/>
      <w:r>
        <w:t xml:space="preserve">Parry, Ashley. 2013. “Evaluation and modernization of the Scott Valley Irrigation District.” PhD thesis. </w:t>
      </w:r>
      <w:hyperlink r:id="rId76">
        <w:r>
          <w:rPr>
            <w:rStyle w:val="Hyperlink"/>
          </w:rPr>
          <w:t>https://doi.org/10.1017/CBO9781107415324.004</w:t>
        </w:r>
      </w:hyperlink>
      <w:r>
        <w:t>.</w:t>
      </w:r>
    </w:p>
    <w:p w:rsidR="007D3147" w:rsidRDefault="00E25219">
      <w:pPr>
        <w:pStyle w:val="Bibliography"/>
      </w:pPr>
      <w:bookmarkStart w:id="189" w:name="ref-Patterson2020"/>
      <w:bookmarkEnd w:id="188"/>
      <w:r>
        <w:t xml:space="preserve">Patterson, Noelle K., Belize A. Lane, Sarah M. Yarnell, Yexuan Qiu, Samuel Sandoval-Solis, and Gregory B. Pasternack. 2020. “A hydrologic feature detection algorithm to quantify seasonal components of flow regimes.” </w:t>
      </w:r>
      <w:r>
        <w:rPr>
          <w:i/>
          <w:iCs/>
        </w:rPr>
        <w:t>Journal of Hydrology</w:t>
      </w:r>
      <w:r>
        <w:t xml:space="preserve"> 585 (June).</w:t>
      </w:r>
    </w:p>
    <w:p w:rsidR="007D3147" w:rsidRDefault="00E25219">
      <w:pPr>
        <w:pStyle w:val="Bibliography"/>
      </w:pPr>
      <w:bookmarkStart w:id="190" w:name="ref-Pearson1895"/>
      <w:bookmarkEnd w:id="189"/>
      <w:r>
        <w:t xml:space="preserve">Pearson, Karl. 1895. “Note on Regression and Inheritance in the Case of Two Parents.” </w:t>
      </w:r>
      <w:r>
        <w:rPr>
          <w:i/>
          <w:iCs/>
        </w:rPr>
        <w:t>Proceedings of the Royal Society of London Series I</w:t>
      </w:r>
      <w:r>
        <w:t xml:space="preserve"> 58 (Jan): 240–42.</w:t>
      </w:r>
    </w:p>
    <w:p w:rsidR="007D3147" w:rsidRDefault="00E25219">
      <w:pPr>
        <w:pStyle w:val="Bibliography"/>
      </w:pPr>
      <w:bookmarkStart w:id="191" w:name="ref-Peek2022"/>
      <w:bookmarkEnd w:id="190"/>
      <w:r>
        <w:t xml:space="preserve">Peek, Ryan, Katie Irving, Sarah M. Yarnell, Rob Lusardi, Eric D. Stein, and Raphael Mazor. 2022. “Identifying Functional Flow Linkages Between Stream Alteration and Biological Stream Condition Indices Across California.” </w:t>
      </w:r>
      <w:r>
        <w:rPr>
          <w:i/>
          <w:iCs/>
        </w:rPr>
        <w:t>Frontiers in Environmental Science</w:t>
      </w:r>
      <w:r>
        <w:t xml:space="preserve"> 9 (January): 1–14. </w:t>
      </w:r>
      <w:hyperlink r:id="rId77">
        <w:r>
          <w:rPr>
            <w:rStyle w:val="Hyperlink"/>
          </w:rPr>
          <w:t>https://doi.org/10.3389/fenvs.2021.790667</w:t>
        </w:r>
      </w:hyperlink>
      <w:r>
        <w:t>.</w:t>
      </w:r>
    </w:p>
    <w:p w:rsidR="007D3147" w:rsidRDefault="00E25219">
      <w:pPr>
        <w:pStyle w:val="Bibliography"/>
      </w:pPr>
      <w:bookmarkStart w:id="192" w:name="ref-Peterson2016"/>
      <w:bookmarkEnd w:id="191"/>
      <w:r>
        <w:t xml:space="preserve">Peterson, James T., and Mary C. Freeman. 2016. “Integrating modeling, monitoring, and management to reduce critical uncertainties in water resource decision making.” </w:t>
      </w:r>
      <w:r>
        <w:rPr>
          <w:i/>
          <w:iCs/>
        </w:rPr>
        <w:t>Journal of Environmental Management</w:t>
      </w:r>
      <w:r>
        <w:t xml:space="preserve"> 183: 361–70. </w:t>
      </w:r>
      <w:hyperlink r:id="rId78">
        <w:r>
          <w:rPr>
            <w:rStyle w:val="Hyperlink"/>
          </w:rPr>
          <w:t>https://doi.org/10.1016/j.jenvman.2016.03.015</w:t>
        </w:r>
      </w:hyperlink>
      <w:r>
        <w:t>.</w:t>
      </w:r>
    </w:p>
    <w:p w:rsidR="007D3147" w:rsidRDefault="00E25219">
      <w:pPr>
        <w:pStyle w:val="Bibliography"/>
      </w:pPr>
      <w:bookmarkStart w:id="193" w:name="ref-Poff1997"/>
      <w:bookmarkEnd w:id="192"/>
      <w:r>
        <w:t xml:space="preserve">Poff, N. L., J David Allan, Mark B Bain, James R Karr, Karen L Prestegaard, Brian D Richter, Richard E Sparks, and Julie C Stromberg. 1997. “A paradigm for river conservation and restoration.” </w:t>
      </w:r>
      <w:r>
        <w:rPr>
          <w:i/>
          <w:iCs/>
        </w:rPr>
        <w:t>BioScience</w:t>
      </w:r>
      <w:r>
        <w:t xml:space="preserve"> 47 (11): 769–84. </w:t>
      </w:r>
      <w:hyperlink r:id="rId79">
        <w:r>
          <w:rPr>
            <w:rStyle w:val="Hyperlink"/>
          </w:rPr>
          <w:t>https://doi.org/10.2307/1313099</w:t>
        </w:r>
      </w:hyperlink>
      <w:r>
        <w:t>.</w:t>
      </w:r>
    </w:p>
    <w:p w:rsidR="007D3147" w:rsidRDefault="00E25219">
      <w:pPr>
        <w:pStyle w:val="Bibliography"/>
      </w:pPr>
      <w:bookmarkStart w:id="194" w:name="ref-Poff2010b"/>
      <w:bookmarkEnd w:id="193"/>
      <w:r>
        <w:t xml:space="preserve">Poff, N. L., Brian D. Richter, Angela H. Arthington, Stuart E. Bunn, Robert J. Naiman, Eloise Kendy, Mike Acreman, et al. 2010. “The ecological limits of hydrologic alteration (ELOHA): A new framework for developing regional environmental flow standards.” </w:t>
      </w:r>
      <w:r>
        <w:rPr>
          <w:i/>
          <w:iCs/>
        </w:rPr>
        <w:t>Freshwater Biology</w:t>
      </w:r>
      <w:r>
        <w:t xml:space="preserve"> 55 (1): 147–70. </w:t>
      </w:r>
      <w:hyperlink r:id="rId80">
        <w:r>
          <w:rPr>
            <w:rStyle w:val="Hyperlink"/>
          </w:rPr>
          <w:t>https://doi.org/10.1111/j.1365-2427.2009.02204.x</w:t>
        </w:r>
      </w:hyperlink>
      <w:r>
        <w:t>.</w:t>
      </w:r>
    </w:p>
    <w:p w:rsidR="007D3147" w:rsidRDefault="00E25219">
      <w:pPr>
        <w:pStyle w:val="Bibliography"/>
      </w:pPr>
      <w:bookmarkStart w:id="195" w:name="ref-Poff2010a"/>
      <w:bookmarkEnd w:id="194"/>
      <w:r>
        <w:t xml:space="preserve">Poff, N. L., and Julie K. H. Zimmerman. 2010. “Ecological responses to altered flow regimes: A literature review to inform the science and management of environmental flows.” </w:t>
      </w:r>
      <w:r>
        <w:rPr>
          <w:i/>
          <w:iCs/>
        </w:rPr>
        <w:t>Freshwater Biology</w:t>
      </w:r>
      <w:r>
        <w:t xml:space="preserve"> 55 (1): 194–205. </w:t>
      </w:r>
      <w:hyperlink r:id="rId81">
        <w:r>
          <w:rPr>
            <w:rStyle w:val="Hyperlink"/>
          </w:rPr>
          <w:t>https://doi.org/10.1111/j.1365-2427.2009.02272.x</w:t>
        </w:r>
      </w:hyperlink>
      <w:r>
        <w:t>.</w:t>
      </w:r>
    </w:p>
    <w:p w:rsidR="007D3147" w:rsidRDefault="00E25219">
      <w:pPr>
        <w:pStyle w:val="Bibliography"/>
      </w:pPr>
      <w:bookmarkStart w:id="196" w:name="ref-Qian2016"/>
      <w:bookmarkEnd w:id="195"/>
      <w:r>
        <w:t xml:space="preserve">Qian, Kuimei, Xia Liu, and Yuwei Chen. 2016. “Effects of water level fluctuation on phytoplankton succession in Poyang Lake, China – A five year study.” </w:t>
      </w:r>
      <w:r>
        <w:rPr>
          <w:i/>
          <w:iCs/>
        </w:rPr>
        <w:t>Ecohydrology and Hydrobiology</w:t>
      </w:r>
      <w:r>
        <w:t xml:space="preserve"> 16 (3): 175–84. </w:t>
      </w:r>
      <w:hyperlink r:id="rId82">
        <w:r>
          <w:rPr>
            <w:rStyle w:val="Hyperlink"/>
          </w:rPr>
          <w:t>https://doi.org/10.1016/j.ecohyd.2016.08.001</w:t>
        </w:r>
      </w:hyperlink>
      <w:r>
        <w:t>.</w:t>
      </w:r>
    </w:p>
    <w:p w:rsidR="007D3147" w:rsidRDefault="00E25219">
      <w:pPr>
        <w:pStyle w:val="Bibliography"/>
      </w:pPr>
      <w:bookmarkStart w:id="197" w:name="ref-Quigley2007"/>
      <w:bookmarkEnd w:id="196"/>
      <w:r>
        <w:t xml:space="preserve">Quigley, Danielle. 2007. “Final Report Adult Coho Spawning Ground Surveys 2006-2007.” Etna, CA: Siskiyou RCD. </w:t>
      </w:r>
      <w:hyperlink r:id="rId83">
        <w:r>
          <w:rPr>
            <w:rStyle w:val="Hyperlink"/>
          </w:rPr>
          <w:t>https://www.siskiyourcd.com/resources</w:t>
        </w:r>
      </w:hyperlink>
      <w:r>
        <w:t>.</w:t>
      </w:r>
    </w:p>
    <w:p w:rsidR="007D3147" w:rsidRDefault="00E25219">
      <w:pPr>
        <w:pStyle w:val="Bibliography"/>
      </w:pPr>
      <w:bookmarkStart w:id="198" w:name="ref-Quinones2014"/>
      <w:bookmarkEnd w:id="197"/>
      <w:r>
        <w:t xml:space="preserve">Quiñones, Rebecca M., Marcel Holyoak, Michael L. Johnson, and Peter B. Moyle. 2014. “Potential factors affecting survival differ by run-timing and location: Linear mixed-effects models of Pacific salmonids (Oncorhynchus spp.) in the Klamath River, California.” </w:t>
      </w:r>
      <w:r>
        <w:rPr>
          <w:i/>
          <w:iCs/>
        </w:rPr>
        <w:t>PLoS ONE</w:t>
      </w:r>
      <w:r>
        <w:t xml:space="preserve"> 9 (5): 1–12. </w:t>
      </w:r>
      <w:hyperlink r:id="rId84">
        <w:r>
          <w:rPr>
            <w:rStyle w:val="Hyperlink"/>
          </w:rPr>
          <w:t>https://doi.org/10.1371/journal.pone.0098392</w:t>
        </w:r>
      </w:hyperlink>
      <w:r>
        <w:t>.</w:t>
      </w:r>
    </w:p>
    <w:p w:rsidR="007D3147" w:rsidRDefault="00E25219">
      <w:pPr>
        <w:pStyle w:val="Bibliography"/>
      </w:pPr>
      <w:bookmarkStart w:id="199" w:name="ref-RManual"/>
      <w:bookmarkEnd w:id="198"/>
      <w:r>
        <w:lastRenderedPageBreak/>
        <w:t xml:space="preserve">R Core Team. 2020. “R: A Language and Environment for Statistical Computing.” Vienna, Austria: R Foundation for Statistical Computing. </w:t>
      </w:r>
      <w:hyperlink r:id="rId85">
        <w:r>
          <w:rPr>
            <w:rStyle w:val="Hyperlink"/>
          </w:rPr>
          <w:t>https://www.r-project.org/</w:t>
        </w:r>
      </w:hyperlink>
      <w:r>
        <w:t>.</w:t>
      </w:r>
    </w:p>
    <w:p w:rsidR="007D3147" w:rsidRDefault="00E25219">
      <w:pPr>
        <w:pStyle w:val="Bibliography"/>
      </w:pPr>
      <w:bookmarkStart w:id="200" w:name="ref-Ranstam2018"/>
      <w:bookmarkEnd w:id="199"/>
      <w:r>
        <w:t xml:space="preserve">Ranstam, J., and J. A. Cook. 2018. “LASSO regression.” </w:t>
      </w:r>
      <w:r>
        <w:rPr>
          <w:i/>
          <w:iCs/>
        </w:rPr>
        <w:t>British Journal of Surgery</w:t>
      </w:r>
      <w:r>
        <w:t xml:space="preserve"> 105 (10): 1348. </w:t>
      </w:r>
      <w:hyperlink r:id="rId86">
        <w:r>
          <w:rPr>
            <w:rStyle w:val="Hyperlink"/>
          </w:rPr>
          <w:t>https://doi.org/10.1002/bjs.10895</w:t>
        </w:r>
      </w:hyperlink>
      <w:r>
        <w:t>.</w:t>
      </w:r>
    </w:p>
    <w:p w:rsidR="007D3147" w:rsidRDefault="00E25219">
      <w:pPr>
        <w:pStyle w:val="Bibliography"/>
      </w:pPr>
      <w:bookmarkStart w:id="201" w:name="ref-Richter2006"/>
      <w:bookmarkEnd w:id="200"/>
      <w:r>
        <w:t xml:space="preserve">Richter, Brian D., Andrew T. Warner, Judy L. Meyer, and Kim Lutz. 2006. “A collaborative and adaptive process for developing environmental flow recommendations.” </w:t>
      </w:r>
      <w:r>
        <w:rPr>
          <w:i/>
          <w:iCs/>
        </w:rPr>
        <w:t>River Research and Applications</w:t>
      </w:r>
      <w:r>
        <w:t xml:space="preserve"> 22 (3): 297–318. </w:t>
      </w:r>
      <w:hyperlink r:id="rId87">
        <w:r>
          <w:rPr>
            <w:rStyle w:val="Hyperlink"/>
          </w:rPr>
          <w:t>https://doi.org/10.1002/rra.892</w:t>
        </w:r>
      </w:hyperlink>
      <w:r>
        <w:t>.</w:t>
      </w:r>
    </w:p>
    <w:p w:rsidR="007D3147" w:rsidRDefault="00E25219">
      <w:pPr>
        <w:pStyle w:val="Bibliography"/>
      </w:pPr>
      <w:bookmarkStart w:id="202" w:name="ref-Riis2008"/>
      <w:bookmarkEnd w:id="201"/>
      <w:r>
        <w:t xml:space="preserve">Riis, Tenna, Alastair M. Suren, Bente Clausen, and Kaj Sand-Jensen. 2008. “Vegetation and flow regime in lowland streams.” </w:t>
      </w:r>
      <w:r>
        <w:rPr>
          <w:i/>
          <w:iCs/>
        </w:rPr>
        <w:t>Freshwater Biology</w:t>
      </w:r>
      <w:r>
        <w:t xml:space="preserve"> 53 (8): 1531–43. </w:t>
      </w:r>
      <w:hyperlink r:id="rId88">
        <w:r>
          <w:rPr>
            <w:rStyle w:val="Hyperlink"/>
          </w:rPr>
          <w:t>https://doi.org/10.1111/j.1365-2427.2008.01987.x</w:t>
        </w:r>
      </w:hyperlink>
      <w:r>
        <w:t>.</w:t>
      </w:r>
    </w:p>
    <w:p w:rsidR="007D3147" w:rsidRDefault="00E25219">
      <w:pPr>
        <w:pStyle w:val="Bibliography"/>
      </w:pPr>
      <w:bookmarkStart w:id="203" w:name="ref-RobertsonSwinton2005"/>
      <w:bookmarkEnd w:id="202"/>
      <w:r>
        <w:t xml:space="preserve">Robertson, G. Philip, and Scott M. Swinton. 2005. “Reconciling agricultural productivity and environmental integrity: A grand challenge for agriculture.” </w:t>
      </w:r>
      <w:r>
        <w:rPr>
          <w:i/>
          <w:iCs/>
        </w:rPr>
        <w:t>Frontiers in Ecology and the Environment</w:t>
      </w:r>
      <w:r>
        <w:t xml:space="preserve"> 3 (1 SPEC. ISS.): 38–46. </w:t>
      </w:r>
      <w:hyperlink r:id="rId89">
        <w:r>
          <w:rPr>
            <w:rStyle w:val="Hyperlink"/>
          </w:rPr>
          <w:t>https://doi.org/10.2307/3868443</w:t>
        </w:r>
      </w:hyperlink>
      <w:r>
        <w:t>.</w:t>
      </w:r>
    </w:p>
    <w:p w:rsidR="007D3147" w:rsidRDefault="00E25219">
      <w:pPr>
        <w:pStyle w:val="Bibliography"/>
      </w:pPr>
      <w:bookmarkStart w:id="204" w:name="ref-Rosenfeld2003"/>
      <w:bookmarkEnd w:id="203"/>
      <w:r>
        <w:t xml:space="preserve">Rosenfeld, Jordan. 2003. “Assessing the Habitat Requirements of Stream Fishes: An Overview and Evaluation of Different Approaches.” </w:t>
      </w:r>
      <w:r>
        <w:rPr>
          <w:i/>
          <w:iCs/>
        </w:rPr>
        <w:t>Transactions of the American Fisheries Society</w:t>
      </w:r>
      <w:r>
        <w:t xml:space="preserve"> 132 (5): 953–68. </w:t>
      </w:r>
      <w:hyperlink r:id="rId90">
        <w:r>
          <w:rPr>
            <w:rStyle w:val="Hyperlink"/>
          </w:rPr>
          <w:t>https://doi.org/10.1577/t01-126</w:t>
        </w:r>
      </w:hyperlink>
      <w:r>
        <w:t>.</w:t>
      </w:r>
    </w:p>
    <w:p w:rsidR="007D3147" w:rsidRDefault="00E25219">
      <w:pPr>
        <w:pStyle w:val="Bibliography"/>
      </w:pPr>
      <w:bookmarkStart w:id="205" w:name="ref-Rosenfeld2017"/>
      <w:bookmarkEnd w:id="204"/>
      <w:r>
        <w:t xml:space="preserve">Rosenfeld, Jordan S. 2017. “Developing flow–ecology relationships: Implications of nonlinear biological responses for water management.” </w:t>
      </w:r>
      <w:r>
        <w:rPr>
          <w:i/>
          <w:iCs/>
        </w:rPr>
        <w:t>Freshwater Biology</w:t>
      </w:r>
      <w:r>
        <w:t xml:space="preserve"> 62 (8): 1305–24. </w:t>
      </w:r>
      <w:hyperlink r:id="rId91">
        <w:r>
          <w:rPr>
            <w:rStyle w:val="Hyperlink"/>
          </w:rPr>
          <w:t>https://doi.org/10.1111/fwb.12948</w:t>
        </w:r>
      </w:hyperlink>
      <w:r>
        <w:t>.</w:t>
      </w:r>
    </w:p>
    <w:p w:rsidR="007D3147" w:rsidRDefault="00E25219">
      <w:pPr>
        <w:pStyle w:val="Bibliography"/>
      </w:pPr>
      <w:bookmarkStart w:id="206" w:name="ref-Saby2022"/>
      <w:bookmarkEnd w:id="205"/>
      <w:r>
        <w:t xml:space="preserve">Saby, Linnea, Kevin L. McKee, Prakrut Kansara, Jonathan L. Goodall, Lawrence E. Band, and Venkataraman Lakshmi. 2022. “Sensitivity of Remotely Sensed Vegetation to Hydrologic Predictors across the Colorado River Basin, 2001–2019.” </w:t>
      </w:r>
      <w:r>
        <w:rPr>
          <w:i/>
          <w:iCs/>
        </w:rPr>
        <w:t>Journal of the American Water Resources Association</w:t>
      </w:r>
      <w:r>
        <w:t xml:space="preserve"> 58 (6): 1017–29. </w:t>
      </w:r>
      <w:hyperlink r:id="rId92">
        <w:r>
          <w:rPr>
            <w:rStyle w:val="Hyperlink"/>
          </w:rPr>
          <w:t>https://doi.org/10.1111/1752-1688.12965</w:t>
        </w:r>
      </w:hyperlink>
      <w:r>
        <w:t>.</w:t>
      </w:r>
    </w:p>
    <w:p w:rsidR="007D3147" w:rsidRDefault="00E25219">
      <w:pPr>
        <w:pStyle w:val="Bibliography"/>
      </w:pPr>
      <w:bookmarkStart w:id="207" w:name="ref-SRWT2018"/>
      <w:bookmarkEnd w:id="206"/>
      <w:r>
        <w:t xml:space="preserve">Scott River Water Trust (SRWT). 2018. “2017 Monitoring Report.” June. </w:t>
      </w:r>
      <w:hyperlink r:id="rId93">
        <w:r>
          <w:rPr>
            <w:rStyle w:val="Hyperlink"/>
          </w:rPr>
          <w:t>https://www.scottwatertrust.org/blank</w:t>
        </w:r>
      </w:hyperlink>
      <w:r>
        <w:t>.</w:t>
      </w:r>
    </w:p>
    <w:p w:rsidR="007D3147" w:rsidRDefault="00E25219">
      <w:pPr>
        <w:pStyle w:val="Bibliography"/>
      </w:pPr>
      <w:bookmarkStart w:id="208" w:name="ref-SVAP1980"/>
      <w:bookmarkEnd w:id="207"/>
      <w:r>
        <w:t>Scott Valley Area Plan Committee. 1980. “Scott Valley Area Plan (SVAP).”</w:t>
      </w:r>
    </w:p>
    <w:p w:rsidR="007D3147" w:rsidRDefault="00E25219">
      <w:pPr>
        <w:pStyle w:val="Bibliography"/>
      </w:pPr>
      <w:bookmarkStart w:id="209" w:name="ref-Shenton2012"/>
      <w:bookmarkEnd w:id="208"/>
      <w:r>
        <w:t xml:space="preserve">Shenton, Will, Nicholas R. Bond, Jian D. L. Yen, and Ralph Mac Nally. 2012. “Putting the ecology into environmental flows: Ecological dynamics and demographic modelling.” </w:t>
      </w:r>
      <w:r>
        <w:rPr>
          <w:i/>
          <w:iCs/>
        </w:rPr>
        <w:t>Environmental Management</w:t>
      </w:r>
      <w:r>
        <w:t xml:space="preserve"> 50 (1): 1–10. </w:t>
      </w:r>
      <w:hyperlink r:id="rId94">
        <w:r>
          <w:rPr>
            <w:rStyle w:val="Hyperlink"/>
          </w:rPr>
          <w:t>https://doi.org/10.1007/s00267-012-9864-z</w:t>
        </w:r>
      </w:hyperlink>
      <w:r>
        <w:t>.</w:t>
      </w:r>
    </w:p>
    <w:p w:rsidR="007D3147" w:rsidRDefault="00E25219">
      <w:pPr>
        <w:pStyle w:val="Bibliography"/>
      </w:pPr>
      <w:bookmarkStart w:id="210" w:name="ref-Sinnathamby2018"/>
      <w:bookmarkEnd w:id="209"/>
      <w:r>
        <w:t xml:space="preserve">Sinnathamby, Sumathy, Kyle R. Douglas-Mankin, Muluken E. Muche, Stacy L. Hutchinson, and Aavudai Anandhi. 2018. “Ecohydrological index, native fish, and climate trends and relationships in the Kansas River basin.” </w:t>
      </w:r>
      <w:r>
        <w:rPr>
          <w:i/>
          <w:iCs/>
        </w:rPr>
        <w:t>Ecohydrology</w:t>
      </w:r>
      <w:r>
        <w:t xml:space="preserve"> 11 (1): 1–18. </w:t>
      </w:r>
      <w:hyperlink r:id="rId95">
        <w:r>
          <w:rPr>
            <w:rStyle w:val="Hyperlink"/>
          </w:rPr>
          <w:t>https://doi.org/10.1002/eco.1909</w:t>
        </w:r>
      </w:hyperlink>
      <w:r>
        <w:t>.</w:t>
      </w:r>
    </w:p>
    <w:p w:rsidR="007D3147" w:rsidRDefault="00E25219">
      <w:pPr>
        <w:pStyle w:val="Bibliography"/>
      </w:pPr>
      <w:bookmarkStart w:id="211" w:name="ref-SiskiyouCounty2021"/>
      <w:bookmarkEnd w:id="210"/>
      <w:r>
        <w:t xml:space="preserve">Siskiyou County Flood Control and Water Conservation District. 2021. “Scott Valley Groundwater Sustainability Plan.” Siskiyou County Flood Control; Water Conservation District. </w:t>
      </w:r>
      <w:hyperlink r:id="rId96">
        <w:r>
          <w:rPr>
            <w:rStyle w:val="Hyperlink"/>
          </w:rPr>
          <w:t>https://www.co.siskiyou.ca.us/naturalresources/page/scott-valley-gsp-chapters</w:t>
        </w:r>
      </w:hyperlink>
      <w:r>
        <w:t>.</w:t>
      </w:r>
    </w:p>
    <w:p w:rsidR="007D3147" w:rsidRDefault="00E25219">
      <w:pPr>
        <w:pStyle w:val="Bibliography"/>
      </w:pPr>
      <w:bookmarkStart w:id="212" w:name="ref-SiskiyouRCD1994"/>
      <w:bookmarkEnd w:id="211"/>
      <w:r>
        <w:lastRenderedPageBreak/>
        <w:t>Siskiyou RCD. 1994. “Scott Valley Irrigation District Study.”</w:t>
      </w:r>
    </w:p>
    <w:p w:rsidR="007D3147" w:rsidRDefault="00E25219">
      <w:pPr>
        <w:pStyle w:val="Bibliography"/>
      </w:pPr>
      <w:bookmarkStart w:id="213" w:name="ref-SiskiyouRCD2004"/>
      <w:bookmarkEnd w:id="212"/>
      <w:r>
        <w:t xml:space="preserve">———. 2004. “Final Report. Scott River Coho Spawning Assessment: 2003-2004.” </w:t>
      </w:r>
      <w:hyperlink r:id="rId97">
        <w:r>
          <w:rPr>
            <w:rStyle w:val="Hyperlink"/>
          </w:rPr>
          <w:t>https://www.siskiyourcd.com/resources</w:t>
        </w:r>
      </w:hyperlink>
      <w:r>
        <w:t>.</w:t>
      </w:r>
    </w:p>
    <w:p w:rsidR="007D3147" w:rsidRDefault="00E25219">
      <w:pPr>
        <w:pStyle w:val="Bibliography"/>
      </w:pPr>
      <w:bookmarkStart w:id="214" w:name="ref-SiskiyouRCD2005"/>
      <w:bookmarkEnd w:id="213"/>
      <w:r>
        <w:t xml:space="preserve">———. 2005. “Scott River Watershed Adult Coho Spawning Ground Surveys. November 2004-January 2005.” Etna, CA. </w:t>
      </w:r>
      <w:hyperlink r:id="rId98">
        <w:r>
          <w:rPr>
            <w:rStyle w:val="Hyperlink"/>
          </w:rPr>
          <w:t>https://www.siskiyourcd.com/resources</w:t>
        </w:r>
      </w:hyperlink>
      <w:r>
        <w:t>.</w:t>
      </w:r>
    </w:p>
    <w:p w:rsidR="007D3147" w:rsidRDefault="00E25219">
      <w:pPr>
        <w:pStyle w:val="Bibliography"/>
      </w:pPr>
      <w:bookmarkStart w:id="215" w:name="ref-Quigley2006"/>
      <w:bookmarkEnd w:id="214"/>
      <w:r>
        <w:t xml:space="preserve">———. 2006. “Final Report Scott River Adult Coho Spawning Ground Surveys November 2005 – January 2006.” Etna, CA. </w:t>
      </w:r>
      <w:hyperlink r:id="rId99">
        <w:r>
          <w:rPr>
            <w:rStyle w:val="Hyperlink"/>
          </w:rPr>
          <w:t>https://www.siskiyourcd.com/resources</w:t>
        </w:r>
      </w:hyperlink>
      <w:r>
        <w:t>.</w:t>
      </w:r>
    </w:p>
    <w:p w:rsidR="007D3147" w:rsidRDefault="00E25219">
      <w:pPr>
        <w:pStyle w:val="Bibliography"/>
      </w:pPr>
      <w:bookmarkStart w:id="216" w:name="ref-SiskiyouRCD2010"/>
      <w:bookmarkEnd w:id="215"/>
      <w:r>
        <w:t xml:space="preserve">———. 2010. “Scott River Adult Coho Spawning Ground Surveys December 2009-January 2010.” </w:t>
      </w:r>
      <w:hyperlink r:id="rId100">
        <w:r>
          <w:rPr>
            <w:rStyle w:val="Hyperlink"/>
          </w:rPr>
          <w:t>https://www.siskiyourcd.com/resources</w:t>
        </w:r>
      </w:hyperlink>
      <w:r>
        <w:t>.</w:t>
      </w:r>
    </w:p>
    <w:p w:rsidR="007D3147" w:rsidRDefault="00E25219">
      <w:pPr>
        <w:pStyle w:val="Bibliography"/>
      </w:pPr>
      <w:bookmarkStart w:id="217" w:name="ref-Yokel2011"/>
      <w:bookmarkEnd w:id="216"/>
      <w:r>
        <w:t xml:space="preserve">———. 2011. “Scott River adult coho spawning ground surveys, 2010-2011 Season.” Siskiyou RCD. </w:t>
      </w:r>
      <w:hyperlink r:id="rId101">
        <w:r>
          <w:rPr>
            <w:rStyle w:val="Hyperlink"/>
          </w:rPr>
          <w:t>https://www.siskiyourcd.com/resources</w:t>
        </w:r>
      </w:hyperlink>
      <w:r>
        <w:t>.</w:t>
      </w:r>
    </w:p>
    <w:p w:rsidR="007D3147" w:rsidRDefault="00E25219">
      <w:pPr>
        <w:pStyle w:val="Bibliography"/>
      </w:pPr>
      <w:bookmarkStart w:id="218" w:name="ref-SiskiyouRCD2012"/>
      <w:bookmarkEnd w:id="217"/>
      <w:r>
        <w:t xml:space="preserve">———. 2012. “Scott River Adult Coho Spawning Ground Surveys, 2011 Season.” </w:t>
      </w:r>
      <w:hyperlink r:id="rId102">
        <w:r>
          <w:rPr>
            <w:rStyle w:val="Hyperlink"/>
          </w:rPr>
          <w:t>https://www.siskiyourcd.com/resources</w:t>
        </w:r>
      </w:hyperlink>
      <w:r>
        <w:t>.</w:t>
      </w:r>
    </w:p>
    <w:p w:rsidR="007D3147" w:rsidRDefault="00E25219">
      <w:pPr>
        <w:pStyle w:val="Bibliography"/>
      </w:pPr>
      <w:bookmarkStart w:id="219" w:name="ref-SiskiyouRCD2013"/>
      <w:bookmarkEnd w:id="218"/>
      <w:r>
        <w:t xml:space="preserve">———. 2013. “Scott River Adult Coho Spawning Ground Surveys 2012-2013 Season.” </w:t>
      </w:r>
      <w:hyperlink r:id="rId103">
        <w:r>
          <w:rPr>
            <w:rStyle w:val="Hyperlink"/>
          </w:rPr>
          <w:t>https://www.siskiyourcd.com/resources</w:t>
        </w:r>
      </w:hyperlink>
      <w:r>
        <w:t>.</w:t>
      </w:r>
    </w:p>
    <w:p w:rsidR="007D3147" w:rsidRDefault="00E25219">
      <w:pPr>
        <w:pStyle w:val="Bibliography"/>
      </w:pPr>
      <w:bookmarkStart w:id="220" w:name="ref-SiskiyouRCD2014"/>
      <w:bookmarkEnd w:id="219"/>
      <w:r>
        <w:t xml:space="preserve">———. 2014. “Scott River Adult Coho Spawning Ground Surveys 2013-2014 Season.” </w:t>
      </w:r>
      <w:hyperlink r:id="rId104">
        <w:r>
          <w:rPr>
            <w:rStyle w:val="Hyperlink"/>
          </w:rPr>
          <w:t>https://www.siskiyourcd.com/resources</w:t>
        </w:r>
      </w:hyperlink>
      <w:r>
        <w:t>.</w:t>
      </w:r>
    </w:p>
    <w:p w:rsidR="007D3147" w:rsidRDefault="00E25219">
      <w:pPr>
        <w:pStyle w:val="Bibliography"/>
      </w:pPr>
      <w:bookmarkStart w:id="221" w:name="ref-SiskiyouRCD2015a"/>
      <w:bookmarkEnd w:id="220"/>
      <w:r>
        <w:t xml:space="preserve">———. 2015a. “Ranch Water Quality Plan Template.” February. Etna, CA. </w:t>
      </w:r>
      <w:hyperlink r:id="rId105">
        <w:r>
          <w:rPr>
            <w:rStyle w:val="Hyperlink"/>
          </w:rPr>
          <w:t>https://www.siskiyourcd.com/resources</w:t>
        </w:r>
      </w:hyperlink>
      <w:r>
        <w:t>.</w:t>
      </w:r>
    </w:p>
    <w:p w:rsidR="007D3147" w:rsidRDefault="00E25219">
      <w:pPr>
        <w:pStyle w:val="Bibliography"/>
      </w:pPr>
      <w:bookmarkStart w:id="222" w:name="ref-SiskiyouRCD2015b"/>
      <w:bookmarkEnd w:id="221"/>
      <w:r>
        <w:t xml:space="preserve">———. 2015b. “Scott River Fall Chinook Spawning Ground Surveys.” March. Etna, CA. </w:t>
      </w:r>
      <w:hyperlink r:id="rId106">
        <w:r>
          <w:rPr>
            <w:rStyle w:val="Hyperlink"/>
          </w:rPr>
          <w:t>https://www.siskiyourcd.com/resources</w:t>
        </w:r>
      </w:hyperlink>
      <w:r>
        <w:t>.</w:t>
      </w:r>
    </w:p>
    <w:p w:rsidR="007D3147" w:rsidRDefault="00E25219">
      <w:pPr>
        <w:pStyle w:val="Bibliography"/>
      </w:pPr>
      <w:bookmarkStart w:id="223" w:name="ref-SiskiyouRCD2017b"/>
      <w:bookmarkEnd w:id="222"/>
      <w:r>
        <w:t xml:space="preserve">———. 2017a. “Scott River Adult Coho Spawning Ground Surveys 2016-2017 Season Report.” June. Etna, CA. </w:t>
      </w:r>
      <w:hyperlink r:id="rId107">
        <w:r>
          <w:rPr>
            <w:rStyle w:val="Hyperlink"/>
          </w:rPr>
          <w:t>https://www.siskiyourcd.com/resources</w:t>
        </w:r>
      </w:hyperlink>
      <w:r>
        <w:t>.</w:t>
      </w:r>
    </w:p>
    <w:p w:rsidR="007D3147" w:rsidRDefault="00E25219">
      <w:pPr>
        <w:pStyle w:val="Bibliography"/>
      </w:pPr>
      <w:bookmarkStart w:id="224" w:name="ref-SiskiyouRCD2017a"/>
      <w:bookmarkEnd w:id="223"/>
      <w:r>
        <w:t xml:space="preserve">———. 2017b. “Scott River Fall Chinook Spawning Ground Surveys.” January. Etna, CA. </w:t>
      </w:r>
      <w:hyperlink r:id="rId108">
        <w:r>
          <w:rPr>
            <w:rStyle w:val="Hyperlink"/>
          </w:rPr>
          <w:t>https://www.siskiyourcd.com/resources</w:t>
        </w:r>
      </w:hyperlink>
      <w:r>
        <w:t>.</w:t>
      </w:r>
    </w:p>
    <w:p w:rsidR="007D3147" w:rsidRDefault="00E25219">
      <w:pPr>
        <w:pStyle w:val="Bibliography"/>
      </w:pPr>
      <w:bookmarkStart w:id="225" w:name="ref-SiskiyouRCD2018"/>
      <w:bookmarkEnd w:id="224"/>
      <w:r>
        <w:t xml:space="preserve">———. 2018. “Scott River Fall Chinook Spawning Ground Surveys 2017 Season.” January. Etna, CA. </w:t>
      </w:r>
      <w:hyperlink r:id="rId109">
        <w:r>
          <w:rPr>
            <w:rStyle w:val="Hyperlink"/>
          </w:rPr>
          <w:t>https://www.siskiyourcd.com/resources</w:t>
        </w:r>
      </w:hyperlink>
      <w:r>
        <w:t>.</w:t>
      </w:r>
    </w:p>
    <w:p w:rsidR="007D3147" w:rsidRDefault="00E25219">
      <w:pPr>
        <w:pStyle w:val="Bibliography"/>
      </w:pPr>
      <w:bookmarkStart w:id="226" w:name="ref-Solans2016a"/>
      <w:bookmarkEnd w:id="225"/>
      <w:r>
        <w:t xml:space="preserve">Solans, M. Alba, and D. García de Jalón. 2016. “Basic tools for setting environmental flows at the regional scale: application of the ELOHA framework in a Mediterranean river basin.” </w:t>
      </w:r>
      <w:r>
        <w:rPr>
          <w:i/>
          <w:iCs/>
        </w:rPr>
        <w:t>Ecohydrology</w:t>
      </w:r>
      <w:r>
        <w:t xml:space="preserve"> 9 (8): 1517–38. </w:t>
      </w:r>
      <w:hyperlink r:id="rId110">
        <w:r>
          <w:rPr>
            <w:rStyle w:val="Hyperlink"/>
          </w:rPr>
          <w:t>https://doi.org/10.1002/eco.1745</w:t>
        </w:r>
      </w:hyperlink>
      <w:r>
        <w:t>.</w:t>
      </w:r>
    </w:p>
    <w:p w:rsidR="007D3147" w:rsidRDefault="00E25219">
      <w:pPr>
        <w:pStyle w:val="Bibliography"/>
      </w:pPr>
      <w:bookmarkStart w:id="227" w:name="ref-Sommarstrom2020"/>
      <w:bookmarkEnd w:id="226"/>
      <w:r>
        <w:t>Sommarstrom, Sari. 2020. “Email communication regarding connectivity of Scott River tailings reach, Nov. 18, 2020.”</w:t>
      </w:r>
    </w:p>
    <w:p w:rsidR="007D3147" w:rsidRDefault="00E25219">
      <w:pPr>
        <w:pStyle w:val="Bibliography"/>
      </w:pPr>
      <w:bookmarkStart w:id="228" w:name="ref-CRMP2000"/>
      <w:bookmarkEnd w:id="227"/>
      <w:r>
        <w:t>SRWC-CRMP. 2000. “Final Report.”</w:t>
      </w:r>
    </w:p>
    <w:p w:rsidR="007D3147" w:rsidRDefault="00E25219">
      <w:pPr>
        <w:pStyle w:val="Bibliography"/>
      </w:pPr>
      <w:bookmarkStart w:id="229" w:name="ref-SRWC_RCD2003"/>
      <w:bookmarkEnd w:id="228"/>
      <w:r>
        <w:lastRenderedPageBreak/>
        <w:t>SRWC, and Siskiyou RCD. 2003. “Scott River Fall Flows Action Plan Accomplishments, 1995 to 2003.” January. Etna, CA.</w:t>
      </w:r>
    </w:p>
    <w:p w:rsidR="007D3147" w:rsidRDefault="00E25219">
      <w:pPr>
        <w:pStyle w:val="Bibliography"/>
      </w:pPr>
      <w:bookmarkStart w:id="230" w:name="ref-SRWC2005"/>
      <w:bookmarkEnd w:id="229"/>
      <w:r>
        <w:t xml:space="preserve">———. 2005. “Initial Phase of the Scott River Watershed Council Strategic Action Plan.” October. Etna, CA. </w:t>
      </w:r>
      <w:hyperlink r:id="rId111">
        <w:r>
          <w:rPr>
            <w:rStyle w:val="Hyperlink"/>
          </w:rPr>
          <w:t>https://www.siskiyourcd.com/resources</w:t>
        </w:r>
      </w:hyperlink>
      <w:r>
        <w:t>.</w:t>
      </w:r>
    </w:p>
    <w:p w:rsidR="007D3147" w:rsidRDefault="00E25219">
      <w:pPr>
        <w:pStyle w:val="Bibliography"/>
      </w:pPr>
      <w:bookmarkStart w:id="231" w:name="ref-Stewart-Koster2011"/>
      <w:bookmarkEnd w:id="230"/>
      <w:r>
        <w:t xml:space="preserve">Stewart-Koster, B., J. D. Olden, M. J. Kennard, B. J. Pusey, E. L. Boone, M. Douglas, and S. Jackson. 2011. “Fish response to the temporal hierarchy of the natural flow regime in the Daly River, northern Australia.” </w:t>
      </w:r>
      <w:r>
        <w:rPr>
          <w:i/>
          <w:iCs/>
        </w:rPr>
        <w:t>Journal of Fish Biology</w:t>
      </w:r>
      <w:r>
        <w:t xml:space="preserve"> 79 (6): 1525–44. </w:t>
      </w:r>
      <w:hyperlink r:id="rId112">
        <w:r>
          <w:rPr>
            <w:rStyle w:val="Hyperlink"/>
          </w:rPr>
          <w:t>https://doi.org/10.1111/j.1095-8649.2011.03072.x</w:t>
        </w:r>
      </w:hyperlink>
      <w:r>
        <w:t>.</w:t>
      </w:r>
    </w:p>
    <w:p w:rsidR="007D3147" w:rsidRDefault="00E25219">
      <w:pPr>
        <w:pStyle w:val="Bibliography"/>
      </w:pPr>
      <w:bookmarkStart w:id="232" w:name="ref-SuperiorCourtofSiskiyouCounty1980"/>
      <w:bookmarkEnd w:id="231"/>
      <w:r>
        <w:t xml:space="preserve">Superior Court of Siskiyou County. 1980. “Scott River Adjudication, Decree No. 30662. Scott River stream system, Siskiyou County. California State Water Resources Control Board.” Sacramento, CA. </w:t>
      </w:r>
      <w:hyperlink r:id="rId113">
        <w:r>
          <w:rPr>
            <w:rStyle w:val="Hyperlink"/>
          </w:rPr>
          <w:t>https://www.waterboards.ca.gov/waterrights/board{\_}decisions/adopted{\_}orders/judgments/docs/scottriver{\_}jd.pdf</w:t>
        </w:r>
      </w:hyperlink>
      <w:r>
        <w:t>.</w:t>
      </w:r>
    </w:p>
    <w:p w:rsidR="007D3147" w:rsidRDefault="00E25219">
      <w:pPr>
        <w:pStyle w:val="Bibliography"/>
      </w:pPr>
      <w:bookmarkStart w:id="233" w:name="ref-Tarlock1993"/>
      <w:bookmarkEnd w:id="232"/>
      <w:r>
        <w:t xml:space="preserve">Tarlock, A. Dan. 1993. “Local Government Protection of Biodiversity: What Is Its Niche?” </w:t>
      </w:r>
      <w:r>
        <w:rPr>
          <w:i/>
          <w:iCs/>
        </w:rPr>
        <w:t>University of Chicago Law Review</w:t>
      </w:r>
      <w:r>
        <w:t xml:space="preserve"> 60 (2): 555–613.</w:t>
      </w:r>
    </w:p>
    <w:p w:rsidR="007D3147" w:rsidRDefault="00E25219">
      <w:pPr>
        <w:pStyle w:val="Bibliography"/>
      </w:pPr>
      <w:bookmarkStart w:id="234" w:name="ref-Tesfaye2017"/>
      <w:bookmarkEnd w:id="233"/>
      <w:r>
        <w:t xml:space="preserve">Tesfaye, Samuale, Emiru Birhane, Toon Leijnse, and S. E. A. T. M. van der Zee. 2017. “Climatic controls of ecohydrological responses in the highlands of northern Ethiopia.” </w:t>
      </w:r>
      <w:r>
        <w:rPr>
          <w:i/>
          <w:iCs/>
        </w:rPr>
        <w:t>Science of the Total Environment</w:t>
      </w:r>
      <w:r>
        <w:t xml:space="preserve"> 609: 77–91. </w:t>
      </w:r>
      <w:hyperlink r:id="rId114">
        <w:r>
          <w:rPr>
            <w:rStyle w:val="Hyperlink"/>
          </w:rPr>
          <w:t>https://doi.org/10.1016/j.scitotenv.2017.07.138</w:t>
        </w:r>
      </w:hyperlink>
      <w:r>
        <w:t>.</w:t>
      </w:r>
    </w:p>
    <w:p w:rsidR="007D3147" w:rsidRDefault="00E25219">
      <w:pPr>
        <w:pStyle w:val="Bibliography"/>
      </w:pPr>
      <w:bookmarkStart w:id="235" w:name="ref-Tolley2019"/>
      <w:bookmarkEnd w:id="234"/>
      <w:r>
        <w:t xml:space="preserve">Tolley, Douglas G., Laura Foglia, and Thomas Harter. 2019. “Sensitivity Analysis and Calibration of an Integrated Hydrologic Model in an Irrigated Agricultural Basin with a Groundwater-Dependent Ecosystem.” </w:t>
      </w:r>
      <w:r>
        <w:rPr>
          <w:i/>
          <w:iCs/>
        </w:rPr>
        <w:t>Water Resources Research</w:t>
      </w:r>
      <w:r>
        <w:t xml:space="preserve"> 55 (8). </w:t>
      </w:r>
      <w:hyperlink r:id="rId115">
        <w:r>
          <w:rPr>
            <w:rStyle w:val="Hyperlink"/>
          </w:rPr>
          <w:t>https://doi.org/10.1029/2018WR024209</w:t>
        </w:r>
      </w:hyperlink>
      <w:r>
        <w:t>.</w:t>
      </w:r>
    </w:p>
    <w:p w:rsidR="007D3147" w:rsidRDefault="00E25219">
      <w:pPr>
        <w:pStyle w:val="Bibliography"/>
      </w:pPr>
      <w:bookmarkStart w:id="236" w:name="ref-USCensus2021"/>
      <w:bookmarkEnd w:id="235"/>
      <w:r>
        <w:t xml:space="preserve">U.S. Census Bureau. 2021. “2020 Decennial Census.” </w:t>
      </w:r>
      <w:hyperlink r:id="rId116">
        <w:r>
          <w:rPr>
            <w:rStyle w:val="Hyperlink"/>
          </w:rPr>
          <w:t>https://data.census.gov/cedsci</w:t>
        </w:r>
      </w:hyperlink>
      <w:r>
        <w:t>.</w:t>
      </w:r>
    </w:p>
    <w:p w:rsidR="007D3147" w:rsidRDefault="00E25219">
      <w:pPr>
        <w:pStyle w:val="Bibliography"/>
      </w:pPr>
      <w:bookmarkStart w:id="237" w:name="ref-VanKirk2008a"/>
      <w:bookmarkEnd w:id="236"/>
      <w:r>
        <w:t xml:space="preserve">Van Kirk, Robert W., and Seth W. Naman. 2008. “Relative effects of climate and water use on base-flow trends in the lower Klamath Basin.” </w:t>
      </w:r>
      <w:r>
        <w:rPr>
          <w:i/>
          <w:iCs/>
        </w:rPr>
        <w:t>Journal of the American Water Resources Association</w:t>
      </w:r>
      <w:r>
        <w:t xml:space="preserve"> 44 (4): 1035–52. </w:t>
      </w:r>
      <w:hyperlink r:id="rId117">
        <w:r>
          <w:rPr>
            <w:rStyle w:val="Hyperlink"/>
          </w:rPr>
          <w:t>https://doi.org/10.1111/j.1752-1688.2008.00212.x</w:t>
        </w:r>
      </w:hyperlink>
      <w:r>
        <w:t>.</w:t>
      </w:r>
    </w:p>
    <w:p w:rsidR="007D3147" w:rsidRDefault="00E25219">
      <w:pPr>
        <w:pStyle w:val="Bibliography"/>
      </w:pPr>
      <w:bookmarkStart w:id="238" w:name="ref-Wainwright2013"/>
      <w:bookmarkEnd w:id="237"/>
      <w:r>
        <w:t xml:space="preserve">Wainwright, Thomas C, Thomas H Williams, Kurt L Fresh, and Brian K Wells. 2013. “CCIEA Phase II Report: Ecosystem Components, Fisheries and Protected Species - Salmon: CHINOOK AND COHO SALMON.” NOAA NMFS. </w:t>
      </w:r>
      <w:hyperlink r:id="rId118">
        <w:r>
          <w:rPr>
            <w:rStyle w:val="Hyperlink"/>
          </w:rPr>
          <w:t>https://swfsc-publications.fisheries.noaa.gov/publications/CR/2013/2013Wainwright.pdf</w:t>
        </w:r>
      </w:hyperlink>
      <w:r>
        <w:t>.</w:t>
      </w:r>
    </w:p>
    <w:p w:rsidR="007D3147" w:rsidRDefault="00E25219">
      <w:pPr>
        <w:pStyle w:val="Bibliography"/>
      </w:pPr>
      <w:bookmarkStart w:id="239" w:name="ref-Webb2018"/>
      <w:bookmarkEnd w:id="238"/>
      <w:r>
        <w:t xml:space="preserve">Webb, J. Angus, Robyn J. Watts, Catherine Allan, and John C. Conallin. 2018. “Adaptive Management of Environmental Flows.” </w:t>
      </w:r>
      <w:r>
        <w:rPr>
          <w:i/>
          <w:iCs/>
        </w:rPr>
        <w:t>Environmental Management</w:t>
      </w:r>
      <w:r>
        <w:t xml:space="preserve"> 61 (3): 339–46. </w:t>
      </w:r>
      <w:hyperlink r:id="rId119">
        <w:r>
          <w:rPr>
            <w:rStyle w:val="Hyperlink"/>
          </w:rPr>
          <w:t>https://doi.org/10.1007/s00267-017-0981-6</w:t>
        </w:r>
      </w:hyperlink>
      <w:r>
        <w:t>.</w:t>
      </w:r>
    </w:p>
    <w:p w:rsidR="007D3147" w:rsidRDefault="00E25219">
      <w:pPr>
        <w:pStyle w:val="Bibliography"/>
      </w:pPr>
      <w:bookmarkStart w:id="240" w:name="ref-Welch2021"/>
      <w:bookmarkEnd w:id="239"/>
      <w:r>
        <w:t xml:space="preserve">Welch, David Warren, Aswea Dawn Porter, and Erin Leanne Rechisky. 2021. “A synthesis of the coast-wide decline in survival of West Coast Chinook Salmon (Oncorhynchus tshawytscha, Salmonidae).” </w:t>
      </w:r>
      <w:r>
        <w:rPr>
          <w:i/>
          <w:iCs/>
        </w:rPr>
        <w:t>Fish and Fisheries</w:t>
      </w:r>
      <w:r>
        <w:t xml:space="preserve"> 22: 194–211. </w:t>
      </w:r>
      <w:hyperlink r:id="rId120">
        <w:r>
          <w:rPr>
            <w:rStyle w:val="Hyperlink"/>
          </w:rPr>
          <w:t>https://doi.org/10.1111/faf.12514</w:t>
        </w:r>
      </w:hyperlink>
      <w:r>
        <w:t>.</w:t>
      </w:r>
    </w:p>
    <w:p w:rsidR="007D3147" w:rsidRDefault="00E25219">
      <w:pPr>
        <w:pStyle w:val="Bibliography"/>
      </w:pPr>
      <w:bookmarkStart w:id="241" w:name="ref-Wheeler2018"/>
      <w:bookmarkEnd w:id="240"/>
      <w:r>
        <w:lastRenderedPageBreak/>
        <w:t xml:space="preserve">Wheeler, Kit, Seth J. Wenger, and Mary C. Freeman. 2018. “States and rates: Complementary approaches to developing flow-ecology relationships.” </w:t>
      </w:r>
      <w:r>
        <w:rPr>
          <w:i/>
          <w:iCs/>
        </w:rPr>
        <w:t>Freshwater Biology</w:t>
      </w:r>
      <w:r>
        <w:t xml:space="preserve"> 63 (8): 906–16. </w:t>
      </w:r>
      <w:hyperlink r:id="rId121">
        <w:r>
          <w:rPr>
            <w:rStyle w:val="Hyperlink"/>
          </w:rPr>
          <w:t>https://doi.org/10.1111/fwb.13001</w:t>
        </w:r>
      </w:hyperlink>
      <w:r>
        <w:t>.</w:t>
      </w:r>
    </w:p>
    <w:p w:rsidR="007D3147" w:rsidRDefault="00E25219">
      <w:pPr>
        <w:pStyle w:val="Bibliography"/>
      </w:pPr>
      <w:bookmarkStart w:id="242" w:name="ref-White2018"/>
      <w:bookmarkEnd w:id="241"/>
      <w:r>
        <w:t xml:space="preserve">White, James C., Andy House, Neil Punchard, David M. Hannah, Nicholas A. Wilding, and Paul J. Wood. 2018. “Macroinvertebrate community responses to hydrological controls and groundwater abstraction effects across intermittent and perennial headwater streams.” </w:t>
      </w:r>
      <w:r>
        <w:rPr>
          <w:i/>
          <w:iCs/>
        </w:rPr>
        <w:t>Science of the Total Environment</w:t>
      </w:r>
      <w:r>
        <w:t xml:space="preserve"> 610-611: 1514–26. </w:t>
      </w:r>
      <w:hyperlink r:id="rId122">
        <w:r>
          <w:rPr>
            <w:rStyle w:val="Hyperlink"/>
          </w:rPr>
          <w:t>https://doi.org/10.1016/j.scitotenv.2017.06.081</w:t>
        </w:r>
      </w:hyperlink>
      <w:r>
        <w:t>.</w:t>
      </w:r>
    </w:p>
    <w:p w:rsidR="007D3147" w:rsidRDefault="00E25219">
      <w:pPr>
        <w:pStyle w:val="Bibliography"/>
      </w:pPr>
      <w:bookmarkStart w:id="243" w:name="ref-Williams2006"/>
      <w:bookmarkEnd w:id="242"/>
      <w:r>
        <w:t xml:space="preserve">Williams, Thomas H, Eric P Bjorkstedt, Walt G Duffy, Mike Mccain, Mike Rode, and R Glenn Szerlong. 2006. “Historical population structure of Coho Salmon in Southern Oregon/Northern California coasts evolutionary significant unit.” National Oceanic; Atmosphecric Administration (NOAA) National Marine Fisheries Service (NMFS). </w:t>
      </w:r>
      <w:hyperlink r:id="rId123">
        <w:r>
          <w:rPr>
            <w:rStyle w:val="Hyperlink"/>
          </w:rPr>
          <w:t>https://repository.library.noaa.gov/view/noaa/3483</w:t>
        </w:r>
      </w:hyperlink>
      <w:r>
        <w:t>.</w:t>
      </w:r>
    </w:p>
    <w:p w:rsidR="007D3147" w:rsidRDefault="00E25219">
      <w:pPr>
        <w:pStyle w:val="Bibliography"/>
      </w:pPr>
      <w:bookmarkStart w:id="244" w:name="ref-Williams2008"/>
      <w:bookmarkEnd w:id="243"/>
      <w:r>
        <w:t xml:space="preserve">Williams, Thomas H, Brian C Spence, Tom E Lisle, Thomas E Nickelson, and Tom Pearson. 2008. “Framework for assessing viability of threatened coho salmon in the Southern Oregon/Northern California Coast Evolutionarily Significant Unit.” National Oceanic; Atmosphecric Administration (NOAA) National Marine Fisheries Service (NMFS). </w:t>
      </w:r>
      <w:hyperlink r:id="rId124">
        <w:r>
          <w:rPr>
            <w:rStyle w:val="Hyperlink"/>
          </w:rPr>
          <w:t>https://repository.library.noaa.gov/view/noaa/3609</w:t>
        </w:r>
      </w:hyperlink>
      <w:r>
        <w:t>.</w:t>
      </w:r>
    </w:p>
    <w:p w:rsidR="007D3147" w:rsidRDefault="00E25219">
      <w:pPr>
        <w:pStyle w:val="Bibliography"/>
      </w:pPr>
      <w:bookmarkStart w:id="245" w:name="ref-Worrall2014"/>
      <w:bookmarkEnd w:id="244"/>
      <w:r>
        <w:t xml:space="preserve">Worrall, T. P., M. J. Dunbar, C. A. Extence, C. L. R. Laizé, W. A. Monk, and P. J. Wood. 2014. “The identification of hydrological indices for the characterization of macroinvertebrate community response to flow regime variability.” </w:t>
      </w:r>
      <w:r>
        <w:rPr>
          <w:i/>
          <w:iCs/>
        </w:rPr>
        <w:t>Hydrological Sciences Journal</w:t>
      </w:r>
      <w:r>
        <w:t xml:space="preserve"> 59 (3-4): 645–58. </w:t>
      </w:r>
      <w:hyperlink r:id="rId125">
        <w:r>
          <w:rPr>
            <w:rStyle w:val="Hyperlink"/>
          </w:rPr>
          <w:t>https://doi.org/10.1080/02626667.2013.825722</w:t>
        </w:r>
      </w:hyperlink>
      <w:r>
        <w:t>.</w:t>
      </w:r>
    </w:p>
    <w:p w:rsidR="007D3147" w:rsidRDefault="00E25219">
      <w:pPr>
        <w:pStyle w:val="Bibliography"/>
      </w:pPr>
      <w:bookmarkStart w:id="246" w:name="ref-Yao2021"/>
      <w:bookmarkEnd w:id="245"/>
      <w:r>
        <w:t xml:space="preserve">Yao, Weiwei, Ruidong An, Guoan Yu, Jia Li, and Xiaoyi Ma. 2021. “Identifying fish ecological risk patterns based on the effects of long-term dam operation schemes.” </w:t>
      </w:r>
      <w:r>
        <w:rPr>
          <w:i/>
          <w:iCs/>
        </w:rPr>
        <w:t>Ecological Engineering</w:t>
      </w:r>
      <w:r>
        <w:t xml:space="preserve"> 159 (March 2020): 106102. </w:t>
      </w:r>
      <w:hyperlink r:id="rId126">
        <w:r>
          <w:rPr>
            <w:rStyle w:val="Hyperlink"/>
          </w:rPr>
          <w:t>https://doi.org/10.1016/j.ecoleng.2020.106102</w:t>
        </w:r>
      </w:hyperlink>
      <w:r>
        <w:t>.</w:t>
      </w:r>
    </w:p>
    <w:p w:rsidR="007D3147" w:rsidRDefault="00E25219">
      <w:pPr>
        <w:pStyle w:val="Bibliography"/>
      </w:pPr>
      <w:bookmarkStart w:id="247" w:name="ref-Yarnell2020"/>
      <w:bookmarkEnd w:id="246"/>
      <w:r>
        <w:t xml:space="preserve">Yarnell, Sarah M., Eric D. Stein, J. Angus Webb, Theodore Grantham, Rob A. Lusardi, Julie Zimmerman, Ryan A. Peek, Belize A. Lane, Jeanette Howard, and Samuel Sandoval-Solis. 2020. “A functional flows approach to selecting ecologically relevant flow metrics for environmental flow applications.” </w:t>
      </w:r>
      <w:r>
        <w:rPr>
          <w:i/>
          <w:iCs/>
        </w:rPr>
        <w:t>River Research and Applications</w:t>
      </w:r>
      <w:r>
        <w:t xml:space="preserve"> 36 (2): 318–24. </w:t>
      </w:r>
      <w:hyperlink r:id="rId127">
        <w:r>
          <w:rPr>
            <w:rStyle w:val="Hyperlink"/>
          </w:rPr>
          <w:t>https://doi.org/10.1002/rra.3575</w:t>
        </w:r>
      </w:hyperlink>
      <w:r>
        <w:t>.</w:t>
      </w:r>
    </w:p>
    <w:p w:rsidR="007D3147" w:rsidRDefault="00E25219">
      <w:pPr>
        <w:pStyle w:val="Bibliography"/>
      </w:pPr>
      <w:bookmarkStart w:id="248" w:name="ref-Yokel2018"/>
      <w:bookmarkEnd w:id="247"/>
      <w:r>
        <w:t xml:space="preserve">Yokel, E, Shari K Witmore, B Stapleton, C Gilmore, and M M Pollock. 2018b. “Scott River Beaver Dam Analogue Coho Salmon Habitat Restoration Program 2017 Monitoring Report.” </w:t>
      </w:r>
      <w:hyperlink r:id="rId128">
        <w:r>
          <w:rPr>
            <w:rStyle w:val="Hyperlink"/>
          </w:rPr>
          <w:t>https://www.scottriverwatershedcouncil.com/scott-river-beaver-dam-analogue-coh</w:t>
        </w:r>
      </w:hyperlink>
      <w:r>
        <w:t>.</w:t>
      </w:r>
    </w:p>
    <w:p w:rsidR="007D3147" w:rsidRDefault="00E25219">
      <w:pPr>
        <w:pStyle w:val="Bibliography"/>
      </w:pPr>
      <w:bookmarkStart w:id="249" w:name="ref-SRWC2018"/>
      <w:bookmarkEnd w:id="248"/>
      <w:r>
        <w:t xml:space="preserve">———. 2018a. “Scott River Beaver Dam Analogue Coho Salmon Habitat Restoration Program 2017 Monitoring Report.” Scott River Watershed Council. </w:t>
      </w:r>
      <w:hyperlink r:id="rId129">
        <w:r>
          <w:rPr>
            <w:rStyle w:val="Hyperlink"/>
          </w:rPr>
          <w:t>https://www.scottriverwatershedcouncil.com/scott-river-beaver-dam-analogue-coh</w:t>
        </w:r>
      </w:hyperlink>
      <w:r>
        <w:t>.</w:t>
      </w:r>
      <w:bookmarkEnd w:id="108"/>
      <w:bookmarkEnd w:id="113"/>
      <w:bookmarkEnd w:id="115"/>
      <w:bookmarkEnd w:id="249"/>
    </w:p>
    <w:sectPr w:rsidR="007D314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518A" w:rsidRDefault="005E518A">
      <w:pPr>
        <w:spacing w:after="0"/>
      </w:pPr>
      <w:r>
        <w:separator/>
      </w:r>
    </w:p>
  </w:endnote>
  <w:endnote w:type="continuationSeparator" w:id="0">
    <w:p w:rsidR="005E518A" w:rsidRDefault="005E518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518A" w:rsidRDefault="005E518A">
      <w:r>
        <w:separator/>
      </w:r>
    </w:p>
  </w:footnote>
  <w:footnote w:type="continuationSeparator" w:id="0">
    <w:p w:rsidR="005E518A" w:rsidRDefault="005E51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2996B41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F90891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79F2B07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4"/>
    <w:multiLevelType w:val="multilevel"/>
    <w:tmpl w:val="78E8FCCC"/>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
    <w:abstractNumId w:val="1"/>
  </w:num>
  <w:num w:numId="6">
    <w:abstractNumId w:val="1"/>
  </w:num>
  <w:num w:numId="7">
    <w:abstractNumId w:val="1"/>
  </w:num>
  <w:num w:numId="8">
    <w:abstractNumId w:val="1"/>
  </w:num>
  <w:num w:numId="9">
    <w:abstractNumId w:val="1"/>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laire Kouba">
    <w15:presenceInfo w15:providerId="Windows Live" w15:userId="6c65d753fff2ff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147"/>
    <w:rsid w:val="00005D8E"/>
    <w:rsid w:val="001200C0"/>
    <w:rsid w:val="005E518A"/>
    <w:rsid w:val="007D3147"/>
    <w:rsid w:val="00E25219"/>
    <w:rsid w:val="00F7154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7C478"/>
  <w15:docId w15:val="{83BF735D-A26B-4E7E-824B-E453F488E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E25219"/>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E2521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111/j.1752-1688.2008.00212.x" TargetMode="External"/><Relationship Id="rId21" Type="http://schemas.openxmlformats.org/officeDocument/2006/relationships/hyperlink" Target="https://doi.org/10.1016/j.ecohyd.2017.01.002" TargetMode="External"/><Relationship Id="rId42" Type="http://schemas.openxmlformats.org/officeDocument/2006/relationships/hyperlink" Target="https://doi.org/10.1016/j.ecohyd.2016.12.002" TargetMode="External"/><Relationship Id="rId47" Type="http://schemas.openxmlformats.org/officeDocument/2006/relationships/hyperlink" Target="https://arxiv.org/abs/0908.3817" TargetMode="External"/><Relationship Id="rId63" Type="http://schemas.openxmlformats.org/officeDocument/2006/relationships/hyperlink" Target="https://doi.org/10.1111/fwb.12324" TargetMode="External"/><Relationship Id="rId68" Type="http://schemas.openxmlformats.org/officeDocument/2006/relationships/hyperlink" Target="https://doi.org/10.1111/fwb.13062" TargetMode="External"/><Relationship Id="rId84" Type="http://schemas.openxmlformats.org/officeDocument/2006/relationships/hyperlink" Target="https://doi.org/10.1371/journal.pone.0098392" TargetMode="External"/><Relationship Id="rId89" Type="http://schemas.openxmlformats.org/officeDocument/2006/relationships/hyperlink" Target="https://doi.org/10.2307/3868443" TargetMode="External"/><Relationship Id="rId112" Type="http://schemas.openxmlformats.org/officeDocument/2006/relationships/hyperlink" Target="https://doi.org/10.1111/j.1095-8649.2011.03072.x" TargetMode="External"/><Relationship Id="rId16" Type="http://schemas.openxmlformats.org/officeDocument/2006/relationships/image" Target="media/image10.png"/><Relationship Id="rId107" Type="http://schemas.openxmlformats.org/officeDocument/2006/relationships/hyperlink" Target="https://www.siskiyourcd.com/resources" TargetMode="External"/><Relationship Id="rId11" Type="http://schemas.openxmlformats.org/officeDocument/2006/relationships/image" Target="media/image5.png"/><Relationship Id="rId32" Type="http://schemas.openxmlformats.org/officeDocument/2006/relationships/hyperlink" Target="https://doi.org/10.1577/1548-8675(1994)014%3c0237:hdacso%3e2.3.co;2" TargetMode="External"/><Relationship Id="rId37" Type="http://schemas.openxmlformats.org/officeDocument/2006/relationships/hyperlink" Target="https://wildlife.ca.gov/Conservation/Watersheds/Instream-Flow/Studies/Scott-Shasta-Study" TargetMode="External"/><Relationship Id="rId53" Type="http://schemas.openxmlformats.org/officeDocument/2006/relationships/hyperlink" Target="https://doi.org/10.1111/fwb.13048" TargetMode="External"/><Relationship Id="rId58" Type="http://schemas.openxmlformats.org/officeDocument/2006/relationships/hyperlink" Target="https://doi.org/10.1007/978-1-4614-7138-7" TargetMode="External"/><Relationship Id="rId74" Type="http://schemas.openxmlformats.org/officeDocument/2006/relationships/hyperlink" Target="https://www.waterboards.ca.gov/water%7b\_%7dissues/programs/tmdl/records/region%7b\_%7d1/2010/ref3872.pdf" TargetMode="External"/><Relationship Id="rId79" Type="http://schemas.openxmlformats.org/officeDocument/2006/relationships/hyperlink" Target="https://doi.org/10.2307/1313099" TargetMode="External"/><Relationship Id="rId102" Type="http://schemas.openxmlformats.org/officeDocument/2006/relationships/hyperlink" Target="https://www.siskiyourcd.com/resources" TargetMode="External"/><Relationship Id="rId123" Type="http://schemas.openxmlformats.org/officeDocument/2006/relationships/hyperlink" Target="https://repository.library.noaa.gov/view/noaa/3483" TargetMode="External"/><Relationship Id="rId128" Type="http://schemas.openxmlformats.org/officeDocument/2006/relationships/hyperlink" Target="https://www.scottriverwatershedcouncil.com/scott-river-beaver-dam-analogue-coh" TargetMode="External"/><Relationship Id="rId5" Type="http://schemas.openxmlformats.org/officeDocument/2006/relationships/footnotes" Target="footnotes.xml"/><Relationship Id="rId90" Type="http://schemas.openxmlformats.org/officeDocument/2006/relationships/hyperlink" Target="https://doi.org/10.1577/t01-126" TargetMode="External"/><Relationship Id="rId95" Type="http://schemas.openxmlformats.org/officeDocument/2006/relationships/hyperlink" Target="https://doi.org/10.1002/eco.1909" TargetMode="External"/><Relationship Id="rId22" Type="http://schemas.openxmlformats.org/officeDocument/2006/relationships/hyperlink" Target="https://doi.org/10.1890/1540-9295(2006)4%5b309:IFNISA%5d2.0.CO;2" TargetMode="External"/><Relationship Id="rId27" Type="http://schemas.openxmlformats.org/officeDocument/2006/relationships/hyperlink" Target="https://doi.org/10.1007/s11160-016-9432-3" TargetMode="External"/><Relationship Id="rId43" Type="http://schemas.openxmlformats.org/officeDocument/2006/relationships/hyperlink" Target="https://doi.org/10.1111/1752-1688.12845" TargetMode="External"/><Relationship Id="rId48" Type="http://schemas.openxmlformats.org/officeDocument/2006/relationships/hyperlink" Target="https://doi.org/10.1016/j.ecohyd.2019.07.003" TargetMode="External"/><Relationship Id="rId64" Type="http://schemas.openxmlformats.org/officeDocument/2006/relationships/hyperlink" Target="https://doi.org/10.1002/rra" TargetMode="External"/><Relationship Id="rId69" Type="http://schemas.openxmlformats.org/officeDocument/2006/relationships/hyperlink" Target="https://doi.org/10.1890/14-0247.1" TargetMode="External"/><Relationship Id="rId113" Type="http://schemas.openxmlformats.org/officeDocument/2006/relationships/hyperlink" Target="https://www.waterboards.ca.gov/waterrights/board%7b\_%7ddecisions/adopted%7b\_%7dorders/judgments/docs/scottriver%7b\_%7djd.pdf" TargetMode="External"/><Relationship Id="rId118" Type="http://schemas.openxmlformats.org/officeDocument/2006/relationships/hyperlink" Target="https://swfsc-publications.fisheries.noaa.gov/publications/CR/2013/2013Wainwright.pdf" TargetMode="External"/><Relationship Id="rId80" Type="http://schemas.openxmlformats.org/officeDocument/2006/relationships/hyperlink" Target="https://doi.org/10.1111/j.1365-2427.2009.02204.x" TargetMode="External"/><Relationship Id="rId85" Type="http://schemas.openxmlformats.org/officeDocument/2006/relationships/hyperlink" Target="https://www.r-project.org/" TargetMode="Externa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hyperlink" Target="https://doi.org/10.1002/rra" TargetMode="External"/><Relationship Id="rId38" Type="http://schemas.openxmlformats.org/officeDocument/2006/relationships/hyperlink" Target="https://www.waterboards.ca.gov/drought/scott%7b\_%7dshasta%7b\_%7drivers/docs/2022/klamath-reg-oal-approval-2022.pdf" TargetMode="External"/><Relationship Id="rId59" Type="http://schemas.openxmlformats.org/officeDocument/2006/relationships/hyperlink" Target="https://doi.org/10.1127/fal/2018/1177" TargetMode="External"/><Relationship Id="rId103" Type="http://schemas.openxmlformats.org/officeDocument/2006/relationships/hyperlink" Target="https://www.siskiyourcd.com/resources" TargetMode="External"/><Relationship Id="rId108" Type="http://schemas.openxmlformats.org/officeDocument/2006/relationships/hyperlink" Target="https://www.siskiyourcd.com/resources" TargetMode="External"/><Relationship Id="rId124" Type="http://schemas.openxmlformats.org/officeDocument/2006/relationships/hyperlink" Target="https://repository.library.noaa.gov/view/noaa/3609" TargetMode="External"/><Relationship Id="rId129" Type="http://schemas.openxmlformats.org/officeDocument/2006/relationships/hyperlink" Target="https://www.scottriverwatershedcouncil.com/scott-river-beaver-dam-analogue-coh" TargetMode="External"/><Relationship Id="rId54" Type="http://schemas.openxmlformats.org/officeDocument/2006/relationships/hyperlink" Target="https://doi.org/10.1002/ecs2.4660" TargetMode="External"/><Relationship Id="rId70" Type="http://schemas.openxmlformats.org/officeDocument/2006/relationships/hyperlink" Target="https://doi.org/10.1007/s00267-013-0055-3" TargetMode="External"/><Relationship Id="rId75" Type="http://schemas.openxmlformats.org/officeDocument/2006/relationships/hyperlink" Target="https://www.fisheries.noaa.gov/resource/document/final-recovery-plan-southern-oregon-northern-california-coast-evolutionarily" TargetMode="External"/><Relationship Id="rId91" Type="http://schemas.openxmlformats.org/officeDocument/2006/relationships/hyperlink" Target="https://doi.org/10.1111/fwb.12948" TargetMode="External"/><Relationship Id="rId96" Type="http://schemas.openxmlformats.org/officeDocument/2006/relationships/hyperlink" Target="https://www.co.siskiyou.ca.us/naturalresources/page/scott-valley-gsp-chapters"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002/rra" TargetMode="External"/><Relationship Id="rId28" Type="http://schemas.openxmlformats.org/officeDocument/2006/relationships/hyperlink" Target="https://doi.org/10.1016/j.scitotenv.2021.149721" TargetMode="External"/><Relationship Id="rId49" Type="http://schemas.openxmlformats.org/officeDocument/2006/relationships/hyperlink" Target="https://kbifrm.psmfc.org/wp-content/uploads/2016/12/Graham%7b\_%7d2012%7b\_%7d0010%7b\_%7dKlamath-River-Basin-Restoration-Nonuse-Value-Survey-Final-Report.pdf" TargetMode="External"/><Relationship Id="rId114" Type="http://schemas.openxmlformats.org/officeDocument/2006/relationships/hyperlink" Target="https://doi.org/10.1016/j.scitotenv.2017.07.138" TargetMode="External"/><Relationship Id="rId119" Type="http://schemas.openxmlformats.org/officeDocument/2006/relationships/hyperlink" Target="https://doi.org/10.1007/s00267-017-0981-6" TargetMode="External"/><Relationship Id="rId44" Type="http://schemas.openxmlformats.org/officeDocument/2006/relationships/hyperlink" Target="https://doi.org/10.3733/ca.v054n06p46" TargetMode="External"/><Relationship Id="rId60" Type="http://schemas.openxmlformats.org/officeDocument/2006/relationships/hyperlink" Target="https://nrm.dfg.ca.gov/FileHandler.ashx?DocumentID=77836" TargetMode="External"/><Relationship Id="rId65" Type="http://schemas.openxmlformats.org/officeDocument/2006/relationships/hyperlink" Target="https://doi.org/10.1029/2020WR028496" TargetMode="External"/><Relationship Id="rId81" Type="http://schemas.openxmlformats.org/officeDocument/2006/relationships/hyperlink" Target="https://doi.org/10.1111/j.1365-2427.2009.02272.x" TargetMode="External"/><Relationship Id="rId86" Type="http://schemas.openxmlformats.org/officeDocument/2006/relationships/hyperlink" Target="https://doi.org/10.1002/bjs.10895" TargetMode="External"/><Relationship Id="rId130" Type="http://schemas.openxmlformats.org/officeDocument/2006/relationships/fontTable" Target="fontTable.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doi.org/10.3390/w9030196" TargetMode="External"/><Relationship Id="rId109" Type="http://schemas.openxmlformats.org/officeDocument/2006/relationships/hyperlink" Target="https://www.siskiyourcd.com/resources" TargetMode="External"/><Relationship Id="rId34" Type="http://schemas.openxmlformats.org/officeDocument/2006/relationships/hyperlink" Target="https://doi.org/10.1007/s00267-002-2737-0" TargetMode="External"/><Relationship Id="rId50" Type="http://schemas.openxmlformats.org/officeDocument/2006/relationships/hyperlink" Target="https://doi.org/10.1002/eco.1354" TargetMode="External"/><Relationship Id="rId55" Type="http://schemas.openxmlformats.org/officeDocument/2006/relationships/hyperlink" Target="https://doi.org/10.1016/j.quaint.2015.02.032" TargetMode="External"/><Relationship Id="rId76" Type="http://schemas.openxmlformats.org/officeDocument/2006/relationships/hyperlink" Target="https://doi.org/10.1017/CBO9781107415324.004" TargetMode="External"/><Relationship Id="rId97" Type="http://schemas.openxmlformats.org/officeDocument/2006/relationships/hyperlink" Target="https://www.siskiyourcd.com/resources" TargetMode="External"/><Relationship Id="rId104" Type="http://schemas.openxmlformats.org/officeDocument/2006/relationships/hyperlink" Target="https://www.siskiyourcd.com/resources" TargetMode="External"/><Relationship Id="rId120" Type="http://schemas.openxmlformats.org/officeDocument/2006/relationships/hyperlink" Target="https://doi.org/10.1111/faf.12514" TargetMode="External"/><Relationship Id="rId125" Type="http://schemas.openxmlformats.org/officeDocument/2006/relationships/hyperlink" Target="https://doi.org/10.1080/02626667.2013.825722" TargetMode="External"/><Relationship Id="rId7" Type="http://schemas.openxmlformats.org/officeDocument/2006/relationships/image" Target="media/image1.png"/><Relationship Id="rId71" Type="http://schemas.openxmlformats.org/officeDocument/2006/relationships/hyperlink" Target="https://doi.org/10.1016/j.scitotenv.2019.133774" TargetMode="External"/><Relationship Id="rId92" Type="http://schemas.openxmlformats.org/officeDocument/2006/relationships/hyperlink" Target="https://doi.org/10.1111/1752-1688.12965" TargetMode="External"/><Relationship Id="rId2" Type="http://schemas.openxmlformats.org/officeDocument/2006/relationships/styles" Target="styles.xml"/><Relationship Id="rId29" Type="http://schemas.openxmlformats.org/officeDocument/2006/relationships/hyperlink" Target="https://doi.org/10.1577/1548-8659(1997)126%3c0049" TargetMode="External"/><Relationship Id="rId24" Type="http://schemas.openxmlformats.org/officeDocument/2006/relationships/hyperlink" Target="https://doi.org/10.1002/eco.1379" TargetMode="External"/><Relationship Id="rId40" Type="http://schemas.openxmlformats.org/officeDocument/2006/relationships/hyperlink" Target="https://doi.org/10.1111/ddi.12225" TargetMode="External"/><Relationship Id="rId45" Type="http://schemas.openxmlformats.org/officeDocument/2006/relationships/hyperlink" Target="https://water.ca.gov/Programs/Water-Use-And-Efficiency/Land-And-Water-Use/Agricultural-Land-And-Water-Use-Estimates" TargetMode="External"/><Relationship Id="rId66" Type="http://schemas.openxmlformats.org/officeDocument/2006/relationships/hyperlink" Target="https://doi.org/10.1016/j.ecolind.2023.109989" TargetMode="External"/><Relationship Id="rId87" Type="http://schemas.openxmlformats.org/officeDocument/2006/relationships/hyperlink" Target="https://doi.org/10.1002/rra.892" TargetMode="External"/><Relationship Id="rId110" Type="http://schemas.openxmlformats.org/officeDocument/2006/relationships/hyperlink" Target="https://doi.org/10.1002/eco.1745" TargetMode="External"/><Relationship Id="rId115" Type="http://schemas.openxmlformats.org/officeDocument/2006/relationships/hyperlink" Target="https://doi.org/10.1029/2018WR024209" TargetMode="External"/><Relationship Id="rId131" Type="http://schemas.microsoft.com/office/2011/relationships/people" Target="people.xml"/><Relationship Id="rId61" Type="http://schemas.openxmlformats.org/officeDocument/2006/relationships/hyperlink" Target="https://doi.org/10.1002/eco.1460" TargetMode="External"/><Relationship Id="rId82" Type="http://schemas.openxmlformats.org/officeDocument/2006/relationships/hyperlink" Target="https://doi.org/10.1016/j.ecohyd.2016.08.001" TargetMode="External"/><Relationship Id="rId19" Type="http://schemas.openxmlformats.org/officeDocument/2006/relationships/hyperlink" Target="https://doi.org/10.1016/j.ecolmodel.2021.109604" TargetMode="External"/><Relationship Id="rId14" Type="http://schemas.openxmlformats.org/officeDocument/2006/relationships/image" Target="media/image8.png"/><Relationship Id="rId30" Type="http://schemas.openxmlformats.org/officeDocument/2006/relationships/hyperlink" Target="https://doi.org/10.1002/rra.3191" TargetMode="External"/><Relationship Id="rId35" Type="http://schemas.openxmlformats.org/officeDocument/2006/relationships/hyperlink" Target="https://www.fs.usda.gov/Internet/FSE%7b\_%7dDOCUMENTS/stelprd3850544.pdf" TargetMode="External"/><Relationship Id="rId56" Type="http://schemas.openxmlformats.org/officeDocument/2006/relationships/hyperlink" Target="http://groundwater.ucdavis.edu/files/136426.pdf" TargetMode="External"/><Relationship Id="rId77" Type="http://schemas.openxmlformats.org/officeDocument/2006/relationships/hyperlink" Target="https://doi.org/10.3389/fenvs.2021.790667" TargetMode="External"/><Relationship Id="rId100" Type="http://schemas.openxmlformats.org/officeDocument/2006/relationships/hyperlink" Target="https://www.siskiyourcd.com/resources" TargetMode="External"/><Relationship Id="rId105" Type="http://schemas.openxmlformats.org/officeDocument/2006/relationships/hyperlink" Target="https://www.siskiyourcd.com/resources" TargetMode="External"/><Relationship Id="rId126" Type="http://schemas.openxmlformats.org/officeDocument/2006/relationships/hyperlink" Target="https://doi.org/10.1016/j.ecoleng.2020.106102" TargetMode="External"/><Relationship Id="rId8" Type="http://schemas.openxmlformats.org/officeDocument/2006/relationships/image" Target="media/image2.png"/><Relationship Id="rId51" Type="http://schemas.openxmlformats.org/officeDocument/2006/relationships/hyperlink" Target="https://doi.org/10.1016/j.ecohyd.2020.02.002" TargetMode="External"/><Relationship Id="rId72" Type="http://schemas.openxmlformats.org/officeDocument/2006/relationships/hyperlink" Target="https://doi.org/10.1002/rra.933" TargetMode="External"/><Relationship Id="rId93" Type="http://schemas.openxmlformats.org/officeDocument/2006/relationships/hyperlink" Target="https://www.scottwatertrust.org/blank" TargetMode="External"/><Relationship Id="rId98" Type="http://schemas.openxmlformats.org/officeDocument/2006/relationships/hyperlink" Target="https://www.siskiyourcd.com/resources" TargetMode="External"/><Relationship Id="rId121" Type="http://schemas.openxmlformats.org/officeDocument/2006/relationships/hyperlink" Target="https://doi.org/10.1111/fwb.13001" TargetMode="External"/><Relationship Id="rId3" Type="http://schemas.openxmlformats.org/officeDocument/2006/relationships/settings" Target="settings.xml"/><Relationship Id="rId25" Type="http://schemas.openxmlformats.org/officeDocument/2006/relationships/hyperlink" Target="https://doi.org/10.2307/1446234" TargetMode="External"/><Relationship Id="rId46" Type="http://schemas.openxmlformats.org/officeDocument/2006/relationships/hyperlink" Target="http://groundwater.ucdavis.edu/files/165395.pdf" TargetMode="External"/><Relationship Id="rId67" Type="http://schemas.openxmlformats.org/officeDocument/2006/relationships/hyperlink" Target="https://pubs.usgs.gov/wsp/1462/report.pdf" TargetMode="External"/><Relationship Id="rId116" Type="http://schemas.openxmlformats.org/officeDocument/2006/relationships/hyperlink" Target="https://data.census.gov/cedsci" TargetMode="External"/><Relationship Id="rId20" Type="http://schemas.openxmlformats.org/officeDocument/2006/relationships/hyperlink" Target="https://doi.org/10.1890/130134" TargetMode="External"/><Relationship Id="rId41" Type="http://schemas.openxmlformats.org/officeDocument/2006/relationships/hyperlink" Target="https://doi.org/10.1111/j.0022-1112.2004.00486.x" TargetMode="External"/><Relationship Id="rId62" Type="http://schemas.openxmlformats.org/officeDocument/2006/relationships/hyperlink" Target="https://doi.org/10.1525/bio.2011.61.12.5" TargetMode="External"/><Relationship Id="rId83" Type="http://schemas.openxmlformats.org/officeDocument/2006/relationships/hyperlink" Target="https://www.siskiyourcd.com/resources" TargetMode="External"/><Relationship Id="rId88" Type="http://schemas.openxmlformats.org/officeDocument/2006/relationships/hyperlink" Target="https://doi.org/10.1111/j.1365-2427.2008.01987.x" TargetMode="External"/><Relationship Id="rId111" Type="http://schemas.openxmlformats.org/officeDocument/2006/relationships/hyperlink" Target="https://www.siskiyourcd.com/resources" TargetMode="External"/><Relationship Id="rId132" Type="http://schemas.openxmlformats.org/officeDocument/2006/relationships/theme" Target="theme/theme1.xml"/><Relationship Id="rId15" Type="http://schemas.openxmlformats.org/officeDocument/2006/relationships/image" Target="media/image9.png"/><Relationship Id="rId36" Type="http://schemas.openxmlformats.org/officeDocument/2006/relationships/hyperlink" Target="http://www.fgc.ca.gov/meetings/2015/Aug/Exhibits/0805%7b\_%7dItem%7b\_%7d38%7b\_%7dCohoStatusReport.pdf" TargetMode="External"/><Relationship Id="rId57" Type="http://schemas.openxmlformats.org/officeDocument/2006/relationships/hyperlink" Target="https://doi.org/10.1111/fwb.13270" TargetMode="External"/><Relationship Id="rId106" Type="http://schemas.openxmlformats.org/officeDocument/2006/relationships/hyperlink" Target="https://www.siskiyourcd.com/resources" TargetMode="External"/><Relationship Id="rId127" Type="http://schemas.openxmlformats.org/officeDocument/2006/relationships/hyperlink" Target="https://doi.org/10.1002/rra.3575" TargetMode="External"/><Relationship Id="rId10" Type="http://schemas.openxmlformats.org/officeDocument/2006/relationships/image" Target="media/image4.png"/><Relationship Id="rId31" Type="http://schemas.openxmlformats.org/officeDocument/2006/relationships/hyperlink" Target="https://doi.org/10.1002/eco" TargetMode="External"/><Relationship Id="rId52" Type="http://schemas.openxmlformats.org/officeDocument/2006/relationships/hyperlink" Target="https://doi.org/10.1111/fwb.12684" TargetMode="External"/><Relationship Id="rId73" Type="http://schemas.openxmlformats.org/officeDocument/2006/relationships/hyperlink" Target="https://doi.org/10.1002/rra" TargetMode="External"/><Relationship Id="rId78" Type="http://schemas.openxmlformats.org/officeDocument/2006/relationships/hyperlink" Target="https://doi.org/10.1016/j.jenvman.2016.03.015" TargetMode="External"/><Relationship Id="rId94" Type="http://schemas.openxmlformats.org/officeDocument/2006/relationships/hyperlink" Target="https://doi.org/10.1007/s00267-012-9864-z" TargetMode="External"/><Relationship Id="rId99" Type="http://schemas.openxmlformats.org/officeDocument/2006/relationships/hyperlink" Target="https://www.siskiyourcd.com/resources" TargetMode="External"/><Relationship Id="rId101" Type="http://schemas.openxmlformats.org/officeDocument/2006/relationships/hyperlink" Target="https://www.siskiyourcd.com/resources" TargetMode="External"/><Relationship Id="rId122" Type="http://schemas.openxmlformats.org/officeDocument/2006/relationships/hyperlink" Target="https://doi.org/10.1016/j.scitotenv.2017.06.081" TargetMode="External"/><Relationship Id="rId4" Type="http://schemas.openxmlformats.org/officeDocument/2006/relationships/webSettings" Target="webSettings.xml"/><Relationship Id="rId9" Type="http://schemas.openxmlformats.org/officeDocument/2006/relationships/image" Target="media/image3.jpg"/><Relationship Id="rId26" Type="http://schemas.openxmlformats.org/officeDocument/2006/relationships/hyperlink" Target="https://doi.org/10.1002/eco.13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59</Pages>
  <Words>19944</Words>
  <Characters>113681</Characters>
  <Application>Microsoft Office Word</Application>
  <DocSecurity>0</DocSecurity>
  <Lines>947</Lines>
  <Paragraphs>266</Paragraphs>
  <ScaleCrop>false</ScaleCrop>
  <HeadingPairs>
    <vt:vector size="2" baseType="variant">
      <vt:variant>
        <vt:lpstr>Title</vt:lpstr>
      </vt:variant>
      <vt:variant>
        <vt:i4>1</vt:i4>
      </vt:variant>
    </vt:vector>
  </HeadingPairs>
  <TitlesOfParts>
    <vt:vector size="1" baseType="lpstr">
      <vt:lpstr>A watershed-specific formula to predict coho salmon reproduction using river flow metrics</vt:lpstr>
    </vt:vector>
  </TitlesOfParts>
  <Company/>
  <LinksUpToDate>false</LinksUpToDate>
  <CharactersWithSpaces>133359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cp:lastModifiedBy>Claire Kouba</cp:lastModifiedBy>
  <cp:revision>3</cp:revision>
  <dcterms:created xsi:type="dcterms:W3CDTF">2024-07-23T15:38:00Z</dcterms:created>
  <dcterms:modified xsi:type="dcterms:W3CDTF">2024-07-23T15:40:00Z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