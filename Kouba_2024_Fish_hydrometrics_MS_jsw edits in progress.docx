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93E7C" w14:textId="77777777" w:rsidR="006316D0" w:rsidRDefault="00000000">
      <w:pPr>
        <w:pStyle w:val="Title"/>
      </w:pPr>
      <w:r>
        <w:t>A watershed-specific formula to predict coho salmon reproduction using river flow metrics</w:t>
      </w:r>
    </w:p>
    <w:p w14:paraId="305F1ABA" w14:textId="77777777" w:rsidR="006316D0" w:rsidRDefault="00000000">
      <w:pPr>
        <w:pStyle w:val="Author"/>
      </w:pPr>
      <w:r>
        <w:t>Claire Kouba, Jason Wiener and Thomas Harter</w:t>
      </w:r>
    </w:p>
    <w:p w14:paraId="4B9118D4" w14:textId="77777777" w:rsidR="006316D0" w:rsidRDefault="00000000">
      <w:pPr>
        <w:pStyle w:val="Date"/>
      </w:pPr>
      <w:r>
        <w:t>Sept. 2024</w:t>
      </w:r>
    </w:p>
    <w:p w14:paraId="18724CE4" w14:textId="77777777" w:rsidR="006316D0" w:rsidRDefault="00000000">
      <w:pPr>
        <w:pStyle w:val="Heading1"/>
      </w:pPr>
      <w:bookmarkStart w:id="0" w:name="abstract"/>
      <w:r>
        <w:t>Abstract</w:t>
      </w:r>
    </w:p>
    <w:p w14:paraId="73FC926E" w14:textId="3D3B74C0" w:rsidR="006316D0" w:rsidRDefault="00000000">
      <w:pPr>
        <w:pStyle w:val="FirstParagraph"/>
      </w:pPr>
      <w:del w:id="1" w:author="Kouba, Claire" w:date="2024-10-03T10:57:00Z" w16du:dateUtc="2024-10-03T14:57:00Z">
        <w:r w:rsidDel="00C2140B">
          <w:rPr>
            <w:b/>
            <w:bCs/>
          </w:rPr>
          <w:delText>global comments</w:delText>
        </w:r>
      </w:del>
    </w:p>
    <w:p w14:paraId="3B8A6A5E" w14:textId="338FE67E" w:rsidR="006316D0" w:rsidRDefault="00000000">
      <w:pPr>
        <w:pStyle w:val="Compact"/>
        <w:numPr>
          <w:ilvl w:val="0"/>
          <w:numId w:val="2"/>
        </w:numPr>
      </w:pPr>
      <w:del w:id="2" w:author="Kouba, Claire" w:date="2024-10-03T10:57:00Z" w16du:dateUtc="2024-10-03T14:57:00Z">
        <w:r w:rsidDel="00537135">
          <w:rPr>
            <w:b/>
            <w:bCs/>
          </w:rPr>
          <w:delText>rethink use of “predict” in introduction. clarify model development vs use. use ctrl-F for “predict”</w:delText>
        </w:r>
      </w:del>
    </w:p>
    <w:p w14:paraId="481F5AE9" w14:textId="7E390120" w:rsidR="006316D0" w:rsidDel="00C2140B" w:rsidRDefault="00000000">
      <w:pPr>
        <w:pStyle w:val="Compact"/>
        <w:numPr>
          <w:ilvl w:val="0"/>
          <w:numId w:val="2"/>
        </w:numPr>
        <w:rPr>
          <w:del w:id="3" w:author="Kouba, Claire" w:date="2024-10-03T10:57:00Z" w16du:dateUtc="2024-10-03T14:57:00Z"/>
        </w:rPr>
      </w:pPr>
      <w:del w:id="4" w:author="Kouba, Claire" w:date="2024-10-03T10:57:00Z" w16du:dateUtc="2024-10-03T14:57:00Z">
        <w:r w:rsidDel="00C2140B">
          <w:rPr>
            <w:b/>
            <w:bCs/>
          </w:rPr>
          <w:delText>ctrl f for ecological response variables and ecological metrics. prefer ecological response variables</w:delText>
        </w:r>
      </w:del>
    </w:p>
    <w:p w14:paraId="75EF7069" w14:textId="77777777" w:rsidR="006316D0" w:rsidRDefault="00000000">
      <w:pPr>
        <w:pStyle w:val="FirstParagraph"/>
      </w:pPr>
      <w:r>
        <w:t>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w:t>
      </w:r>
    </w:p>
    <w:p w14:paraId="7DB86F31" w14:textId="3005351C" w:rsidR="006316D0" w:rsidRDefault="00000000">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average relative test error threshold of 1.0. Selected lambda values were used to calculate a final predictive model, or Hydrologic Benefit function, using the full dataset for each species. </w:t>
      </w:r>
      <w:ins w:id="5" w:author="Kouba, Claire" w:date="2024-10-03T10:33:00Z" w16du:dateUtc="2024-10-03T14:33:00Z">
        <w:r w:rsidR="00192E97">
          <w:t>Hydrology could explain a greater degree of v</w:t>
        </w:r>
      </w:ins>
      <w:ins w:id="6" w:author="Kouba, Claire" w:date="2024-10-03T10:30:00Z" w16du:dateUtc="2024-10-03T14:30:00Z">
        <w:r w:rsidR="00192E97">
          <w:t xml:space="preserve">ariance in </w:t>
        </w:r>
      </w:ins>
      <w:ins w:id="7" w:author="Kouba, Claire" w:date="2024-10-03T10:32:00Z" w16du:dateUtc="2024-10-03T14:32:00Z">
        <w:r w:rsidR="00192E97">
          <w:t xml:space="preserve">relative </w:t>
        </w:r>
      </w:ins>
      <w:ins w:id="8" w:author="Kouba, Claire" w:date="2024-10-03T10:30:00Z" w16du:dateUtc="2024-10-03T14:30:00Z">
        <w:r w:rsidR="00192E97">
          <w:t>c</w:t>
        </w:r>
      </w:ins>
      <w:del w:id="9" w:author="Kouba, Claire" w:date="2024-10-03T10:30:00Z" w16du:dateUtc="2024-10-03T14:30:00Z">
        <w:r w:rsidDel="00192E97">
          <w:delText>C</w:delText>
        </w:r>
      </w:del>
      <w:r>
        <w:t xml:space="preserve">oho reproduction </w:t>
      </w:r>
      <w:del w:id="10" w:author="Kouba, Claire" w:date="2024-10-03T10:33:00Z" w16du:dateUtc="2024-10-03T14:33:00Z">
        <w:r w:rsidDel="00192E97">
          <w:delText xml:space="preserve">was found to be more </w:delText>
        </w:r>
      </w:del>
      <w:del w:id="11" w:author="Kouba, Claire" w:date="2024-10-03T10:30:00Z" w16du:dateUtc="2024-10-03T14:30:00Z">
        <w:r w:rsidDel="00192E97">
          <w:delText xml:space="preserve">predictable </w:delText>
        </w:r>
      </w:del>
      <w:del w:id="12" w:author="Kouba, Claire" w:date="2024-10-03T10:31:00Z" w16du:dateUtc="2024-10-03T14:31:00Z">
        <w:r w:rsidDel="00192E97">
          <w:delText xml:space="preserve">that </w:delText>
        </w:r>
      </w:del>
      <w:ins w:id="13" w:author="Kouba, Claire" w:date="2024-10-03T10:31:00Z" w16du:dateUtc="2024-10-03T14:31:00Z">
        <w:r w:rsidR="00192E97">
          <w:t>tha</w:t>
        </w:r>
        <w:r w:rsidR="00192E97">
          <w:t>n</w:t>
        </w:r>
        <w:r w:rsidR="00192E97">
          <w:t xml:space="preserve"> </w:t>
        </w:r>
      </w:ins>
      <w:del w:id="14" w:author="Kouba, Claire" w:date="2024-10-03T10:33:00Z" w16du:dateUtc="2024-10-03T14:33:00Z">
        <w:r w:rsidDel="00192E97">
          <w:delText xml:space="preserve">that for </w:delText>
        </w:r>
      </w:del>
      <w:r>
        <w:t>Chinook</w:t>
      </w:r>
      <w:ins w:id="15" w:author="Kouba, Claire" w:date="2024-10-03T10:33:00Z" w16du:dateUtc="2024-10-03T14:33:00Z">
        <w:r w:rsidR="00192E97">
          <w:t xml:space="preserve"> reproduction</w:t>
        </w:r>
      </w:ins>
      <w:r>
        <w:t xml:space="preserve">. The hydrologic metrics that explain the greatest variance in </w:t>
      </w:r>
      <w:del w:id="16" w:author="Kouba, Claire" w:date="2024-10-03T10:31:00Z" w16du:dateUtc="2024-10-03T14:31:00Z">
        <w:r w:rsidDel="00192E97">
          <w:delText xml:space="preserve">predicted </w:delText>
        </w:r>
      </w:del>
      <w:r>
        <w:t>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278E9F2B" w14:textId="77777777" w:rsidR="006316D0" w:rsidRDefault="00000000">
      <w:pPr>
        <w:pStyle w:val="BodyText"/>
      </w:pPr>
      <w:r>
        <w:t>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14:paraId="257CEB8C" w14:textId="77777777" w:rsidR="006316D0" w:rsidRDefault="00000000">
      <w:r>
        <w:lastRenderedPageBreak/>
        <w:br w:type="page"/>
      </w:r>
    </w:p>
    <w:p w14:paraId="446512CE" w14:textId="77777777" w:rsidR="006316D0" w:rsidRDefault="00000000">
      <w:pPr>
        <w:pStyle w:val="Heading1"/>
      </w:pPr>
      <w:bookmarkStart w:id="17" w:name="introduction"/>
      <w:bookmarkEnd w:id="0"/>
      <w:r>
        <w:rPr>
          <w:rStyle w:val="SectionNumber"/>
        </w:rPr>
        <w:lastRenderedPageBreak/>
        <w:t>1</w:t>
      </w:r>
      <w:r>
        <w:tab/>
        <w:t>Introduction</w:t>
      </w:r>
    </w:p>
    <w:p w14:paraId="748F4478" w14:textId="77777777" w:rsidR="006316D0" w:rsidRDefault="00000000">
      <w:pPr>
        <w:pStyle w:val="Heading2"/>
      </w:pPr>
      <w:bookmarkStart w:id="18" w:name="motivation-and-objectives"/>
      <w:r>
        <w:rPr>
          <w:rStyle w:val="SectionNumber"/>
        </w:rPr>
        <w:t>1.1</w:t>
      </w:r>
      <w:r>
        <w:tab/>
        <w:t>Motivation and objectives</w:t>
      </w:r>
    </w:p>
    <w:p w14:paraId="3742B56B" w14:textId="77777777" w:rsidR="006316D0" w:rsidRDefault="00000000">
      <w:pPr>
        <w:pStyle w:val="FirstParagraph"/>
      </w:pPr>
      <w:r>
        <w:t>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 (e.g., Robertson and Swinton 2005; Arthington, Bernardo, and Ilhéu 2014; Acreman et al. 2014). However, in many river ecosystems, though general methods to characterize environmental flows have been in wide use for at least a decade (e.g., Poff and Zimmerman 2010; Shenton et al. 2012; Solans and García de Jalón 2016), the regional-scale conditions that would maintain biodiversity are as yet unquantified or highly uncertain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15368D3C" w14:textId="77777777" w:rsidR="006316D0" w:rsidRDefault="00000000">
      <w:pPr>
        <w:pStyle w:val="BodyText"/>
      </w:pPr>
      <w:r>
        <w:t>In practice, these questions are often asked and answered locally (Tarlock 1993).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water use is primarily managed by managing land use.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68D4F596" w14:textId="77777777" w:rsidR="006316D0" w:rsidRDefault="00000000">
      <w:pPr>
        <w:pStyle w:val="BodyText"/>
      </w:pPr>
      <w:r>
        <w:t>One method for estimating ecological water needs is the functional flows framework (Poff et al. 1997; Poff and Zimmerman 2010).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and made the metric-calculating algorithms publicly available (Yarnell et al. 2020; Patterson et al. 2020).</w:t>
      </w:r>
    </w:p>
    <w:p w14:paraId="4CDE5D93" w14:textId="0CC4070D" w:rsidR="006316D0" w:rsidRDefault="00000000">
      <w:pPr>
        <w:pStyle w:val="BodyText"/>
      </w:pPr>
      <w:r>
        <w:t>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w:t>
      </w:r>
      <w:ins w:id="19" w:author="Kouba, Claire" w:date="2024-10-03T10:34:00Z" w16du:dateUtc="2024-10-03T14:34:00Z">
        <w:r w:rsidR="00192E97">
          <w:t>,</w:t>
        </w:r>
      </w:ins>
      <w:r>
        <w:t xml:space="preserve"> hydrologic metric</w:t>
      </w:r>
      <w:ins w:id="20" w:author="Kouba, Claire" w:date="2024-10-03T10:34:00Z" w16du:dateUtc="2024-10-03T14:34:00Z">
        <w:r w:rsidR="00192E97">
          <w:t>s</w:t>
        </w:r>
      </w:ins>
      <w:r>
        <w:t xml:space="preserve"> </w:t>
      </w:r>
      <w:ins w:id="21" w:author="Kouba, Claire" w:date="2024-10-03T10:34:00Z" w16du:dateUtc="2024-10-03T14:34:00Z">
        <w:r w:rsidR="00192E97">
          <w:t xml:space="preserve">(predictors) </w:t>
        </w:r>
      </w:ins>
      <w:r>
        <w:t xml:space="preserve">were selected that best </w:t>
      </w:r>
      <w:del w:id="22" w:author="Kouba, Claire" w:date="2024-10-03T10:34:00Z" w16du:dateUtc="2024-10-03T14:34:00Z">
        <w:r w:rsidDel="00192E97">
          <w:delText xml:space="preserve">predict </w:delText>
        </w:r>
      </w:del>
      <w:ins w:id="23" w:author="Kouba, Claire" w:date="2024-10-03T10:34:00Z" w16du:dateUtc="2024-10-03T14:34:00Z">
        <w:r w:rsidR="00192E97">
          <w:t>explain</w:t>
        </w:r>
        <w:r w:rsidR="00192E97">
          <w:t xml:space="preserve"> </w:t>
        </w:r>
        <w:r w:rsidR="00192E97">
          <w:t>v</w:t>
        </w:r>
      </w:ins>
      <w:ins w:id="24" w:author="Kouba, Claire" w:date="2024-10-03T10:35:00Z" w16du:dateUtc="2024-10-03T14:35:00Z">
        <w:r w:rsidR="00192E97">
          <w:t xml:space="preserve">ariation in </w:t>
        </w:r>
      </w:ins>
      <w:r>
        <w:t xml:space="preserve">salmon outcomes. The result of the predictor selection was a Hydrologic Benefit function for each species, conceptually </w:t>
      </w:r>
      <w:r>
        <w:lastRenderedPageBreak/>
        <w:t>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14:paraId="09B8A154" w14:textId="77777777" w:rsidR="006316D0" w:rsidRDefault="00000000">
      <w:pPr>
        <w:pStyle w:val="Heading2"/>
      </w:pPr>
      <w:bookmarkStart w:id="25" w:name="history-of-flow-ecology-relationships"/>
      <w:bookmarkEnd w:id="18"/>
      <w:r>
        <w:rPr>
          <w:rStyle w:val="SectionNumber"/>
        </w:rPr>
        <w:t>1.2</w:t>
      </w:r>
      <w:r>
        <w:tab/>
        <w:t>History of flow-ecology relationships</w:t>
      </w:r>
    </w:p>
    <w:p w14:paraId="0B11CD97" w14:textId="77777777" w:rsidR="006316D0" w:rsidRDefault="00000000">
      <w:pPr>
        <w:pStyle w:val="FirstParagraph"/>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Poff and Zimmerman 2010). Consequently, in recent decades a diverse body of research has sought to identify and quantify ecological responses to changes in flow.</w:t>
      </w:r>
    </w:p>
    <w:p w14:paraId="4508C491" w14:textId="77777777" w:rsidR="006316D0" w:rsidRDefault="00000000">
      <w:pPr>
        <w:pStyle w:val="BodyText"/>
      </w:pPr>
      <w:r>
        <w:t>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fish diversity and community assemblage (e.g., Ryan A.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Ryan A.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14:paraId="7C69B6AE" w14:textId="77777777" w:rsidR="006316D0" w:rsidRDefault="00000000">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local or regional correlations (e.g., Mellado-Díaz et al. 2019). Finally, in space-for-time approaches, the hydrology of multiple river systems in a region is used to populate the distribution of different hydrologic behavior, and ecological monitoring is related to flow differences between streams (e.g., Monk et al. 2008; Riis et al. 2008; Catford et al. 2014; Bower et al. 2022). Space-for-time analyses require considerably fewer resources than experimental flows and longitudinal studies, and thus are more numerous (Brummer et al. 2016). </w:t>
      </w:r>
    </w:p>
    <w:p w14:paraId="7E922067" w14:textId="77777777" w:rsidR="006316D0" w:rsidRDefault="00000000">
      <w:pPr>
        <w:pStyle w:val="BodyText"/>
      </w:pPr>
      <w:r>
        <w:lastRenderedPageBreak/>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the Ecological Limits of Hydrologic Alteration (ELOHA) framework or similar approaches can generate flow-ecology relationships or flow standards for particular rivers, but cannot translate specific management decisions into hydrologic or ecological outcomes (Richter et al. 2006; Cartwright et al. 2017). </w:t>
      </w:r>
    </w:p>
    <w:p w14:paraId="46F1FE89" w14:textId="77777777" w:rsidR="006316D0" w:rsidRDefault="00000000">
      <w:pPr>
        <w:pStyle w:val="BodyText"/>
      </w:pPr>
      <w:r>
        <w:t>An ideal framework for supporting decision-making would involve two key steps, firstly connecting land and water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with the caveat that the designer flows approach may risk overlooking ecological flow needs that are not currently monitored (Bower et al. 2022). Finally, stakeholders in at least one study requested flow-ecology relationships based on empirical monitoring, rather than more easily-simulated proxies like flow changes or thermal exposure (DeWeber and Peterson 2020).</w:t>
      </w:r>
    </w:p>
    <w:p w14:paraId="4CBEB5FF" w14:textId="5770D92A" w:rsidR="006316D0" w:rsidRDefault="00000000">
      <w:pPr>
        <w:pStyle w:val="BodyText"/>
      </w:pPr>
      <w:r>
        <w:t xml:space="preserve">The present study is a longitudinal analysis, using empirical data and a case study, to address the second of the two key links identified above. We use empirical data to </w:t>
      </w:r>
      <w:ins w:id="26" w:author="Kouba, Claire" w:date="2024-10-03T10:36:00Z" w16du:dateUtc="2024-10-03T14:36:00Z">
        <w:r w:rsidR="00192E97">
          <w:t>develop a predictive model</w:t>
        </w:r>
      </w:ins>
      <w:del w:id="27" w:author="Kouba, Claire" w:date="2024-10-03T10:36:00Z" w16du:dateUtc="2024-10-03T14:36:00Z">
        <w:r w:rsidDel="00192E97">
          <w:delText>predict</w:delText>
        </w:r>
      </w:del>
      <w:del w:id="28" w:author="Kouba, Claire" w:date="2024-10-03T10:37:00Z" w16du:dateUtc="2024-10-03T14:37:00Z">
        <w:r w:rsidDel="00192E97">
          <w:delText xml:space="preserve"> </w:delText>
        </w:r>
      </w:del>
      <w:ins w:id="29" w:author="Kouba, Claire" w:date="2024-10-03T10:37:00Z" w16du:dateUtc="2024-10-03T14:37:00Z">
        <w:r w:rsidR="00192E97">
          <w:t xml:space="preserve"> of</w:t>
        </w:r>
      </w:ins>
      <w:ins w:id="30" w:author="Kouba, Claire" w:date="2024-10-03T10:35:00Z" w16du:dateUtc="2024-10-03T14:35:00Z">
        <w:r w:rsidR="00192E97">
          <w:t xml:space="preserve"> </w:t>
        </w:r>
      </w:ins>
      <w:r>
        <w:t xml:space="preserve">a biological response to measurable (and </w:t>
      </w:r>
      <w:proofErr w:type="spellStart"/>
      <w:r>
        <w:t>simulatable</w:t>
      </w:r>
      <w:proofErr w:type="spellEnd"/>
      <w:r>
        <w:t xml:space="preserve">) changes in flow metrics. We refer to this </w:t>
      </w:r>
      <w:del w:id="31" w:author="Kouba, Claire" w:date="2024-10-03T10:37:00Z" w16du:dateUtc="2024-10-03T14:37:00Z">
        <w:r w:rsidDel="00192E97">
          <w:delText xml:space="preserve">prediction </w:delText>
        </w:r>
      </w:del>
      <w:ins w:id="32" w:author="Kouba, Claire" w:date="2024-10-03T10:37:00Z" w16du:dateUtc="2024-10-03T14:37:00Z">
        <w:r w:rsidR="00192E97">
          <w:t>model</w:t>
        </w:r>
        <w:r w:rsidR="00192E97">
          <w:t xml:space="preserve"> </w:t>
        </w:r>
      </w:ins>
      <w:r>
        <w:t xml:space="preserve">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w:t>
      </w:r>
      <w:del w:id="33" w:author="Kouba, Claire" w:date="2024-10-03T10:38:00Z" w16du:dateUtc="2024-10-03T14:38:00Z">
        <w:r w:rsidDel="00192E97">
          <w:delText xml:space="preserve">predicting </w:delText>
        </w:r>
      </w:del>
      <w:ins w:id="34" w:author="Kouba, Claire" w:date="2024-10-03T10:38:00Z" w16du:dateUtc="2024-10-03T14:38:00Z">
        <w:r w:rsidR="00192E97">
          <w:t>simulating</w:t>
        </w:r>
        <w:r w:rsidR="00192E97">
          <w:t xml:space="preserve"> </w:t>
        </w:r>
      </w:ins>
      <w:r>
        <w:t>flow changes from watershed management actions using an appropriate hydrologic model, then use hydrologic benefit functions to summarize the ecologic outcomes of a portfolio of water and land use scenarios.</w:t>
      </w:r>
    </w:p>
    <w:p w14:paraId="4B58C483" w14:textId="77777777" w:rsidR="006316D0" w:rsidRDefault="00000000">
      <w:pPr>
        <w:pStyle w:val="Heading1"/>
      </w:pPr>
      <w:bookmarkStart w:id="35" w:name="X75e9e61e99e6d01b3fc2a82737d889fa0508f9a"/>
      <w:bookmarkEnd w:id="17"/>
      <w:bookmarkEnd w:id="25"/>
      <w:r>
        <w:rPr>
          <w:rStyle w:val="SectionNumber"/>
        </w:rPr>
        <w:t>2</w:t>
      </w:r>
      <w:r>
        <w:tab/>
        <w:t>Methods: Case study setting and species of concern</w:t>
      </w:r>
    </w:p>
    <w:p w14:paraId="2777BD5E" w14:textId="77777777" w:rsidR="006316D0" w:rsidRDefault="00000000">
      <w:pPr>
        <w:pStyle w:val="FirstParagraph"/>
      </w:pPr>
      <w:r>
        <w:t>Exploring the empirical relationship between river hydrology and an ecological response requires both spatial and temporal overlap in a study area’s hydrologic and ecological monitoring data.</w:t>
      </w:r>
    </w:p>
    <w:p w14:paraId="37A88894" w14:textId="77777777" w:rsidR="006316D0" w:rsidRDefault="00000000">
      <w:pPr>
        <w:pStyle w:val="BodyText"/>
      </w:pPr>
      <w:r>
        <w:lastRenderedPageBreak/>
        <w:t>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578C6FE7" w14:textId="77777777" w:rsidR="006316D0" w:rsidRDefault="00000000">
      <w:pPr>
        <w:pStyle w:val="BodyText"/>
      </w:pPr>
      <w:r>
        <w:t>Ecologic data in Scott Valley is available due to routine monitoring of spawning anadromous fish, which has been ongoing in the broader Klamath basin since at least 1978 (Knechtle and Chesney 2012). More in-depth monitoring of multiple salmonid life stages in the Scott River watershed has occurred since 2003 (e.g., Maurer 2003; Knechtle and Giudice 2021). This study takes advantage of this nearly two-decade record of adult spawner and juvenile salmon abundance observations to draw preliminary conclusions regarding this hydrology-ecology relationship.</w:t>
      </w:r>
    </w:p>
    <w:p w14:paraId="41ADDE77" w14:textId="77777777" w:rsidR="006316D0" w:rsidRDefault="00000000">
      <w:pPr>
        <w:pStyle w:val="CaptionedFigure"/>
      </w:pPr>
      <w:r>
        <w:rPr>
          <w:noProof/>
        </w:rPr>
        <w:lastRenderedPageBreak/>
        <w:drawing>
          <wp:inline distT="0" distB="0" distL="0" distR="0" wp14:anchorId="62CEEEE4" wp14:editId="37AF9CE9">
            <wp:extent cx="5334000" cy="6324600"/>
            <wp:effectExtent l="0" t="0" r="0" b="0"/>
            <wp:docPr id="25"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14:paraId="463C4423" w14:textId="77777777" w:rsidR="006316D0" w:rsidRDefault="00000000">
      <w:pPr>
        <w:pStyle w:val="ImageCaption"/>
      </w:pPr>
      <w:bookmarkStart w:id="36" w:name="fig:ScottWatershedMap"/>
      <w:bookmarkEnd w:id="36"/>
      <w:r>
        <w:t>Figure 1: The Scott River watershed, with regional geographic context (see inset) and local features.</w:t>
      </w:r>
    </w:p>
    <w:p w14:paraId="110EC271" w14:textId="77777777" w:rsidR="006316D0" w:rsidRDefault="00000000">
      <w:pPr>
        <w:pStyle w:val="Heading2"/>
      </w:pPr>
      <w:bookmarkStart w:id="37" w:name="X36fa6955ee881a3061f3114fd02206899c105b3"/>
      <w:r>
        <w:rPr>
          <w:rStyle w:val="SectionNumber"/>
        </w:rPr>
        <w:t>2.1</w:t>
      </w:r>
      <w:r>
        <w:tab/>
        <w:t>Scott River watershed setting and water use</w:t>
      </w:r>
    </w:p>
    <w:p w14:paraId="7E4626B7" w14:textId="77777777" w:rsidR="006316D0" w:rsidRDefault="00000000">
      <w:pPr>
        <w:pStyle w:val="Heading3"/>
      </w:pPr>
      <w:bookmarkStart w:id="38" w:name="geography-climate-and-hydrology"/>
      <w:r>
        <w:rPr>
          <w:rStyle w:val="SectionNumber"/>
        </w:rPr>
        <w:t>2.1.1</w:t>
      </w:r>
      <w:r>
        <w:tab/>
        <w:t>Geography, climate and hydrology</w:t>
      </w:r>
    </w:p>
    <w:p w14:paraId="64482720" w14:textId="77777777" w:rsidR="006316D0" w:rsidRDefault="00000000">
      <w:pPr>
        <w:pStyle w:val="FirstParagraph"/>
      </w:pPr>
      <w:r>
        <w:t>The Scott River drains a 2,109 km</w:t>
      </w:r>
      <w:r>
        <w:rPr>
          <w:vertAlign w:val="superscript"/>
        </w:rPr>
        <w:t>2</w:t>
      </w:r>
      <w:r>
        <w:t xml:space="preserve"> (814 square mile) watershed known as Scott Valley, flowing generally from south to north and joining the Klamath River after flowing through a steep canyon (Figure 1). The Scott is a major tributary to the Klamath, which drains an </w:t>
      </w:r>
      <w:r>
        <w:lastRenderedPageBreak/>
        <w:t>area spanning sections of Northern California and Southern Oregon (Figure 1,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 2).</w:t>
      </w:r>
    </w:p>
    <w:p w14:paraId="3F11DF26" w14:textId="77777777" w:rsidR="006316D0" w:rsidRDefault="00000000">
      <w:pPr>
        <w:pStyle w:val="BodyText"/>
      </w:pPr>
      <w:r>
        <w:t>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 (Mack 1958; Harter and Hines 2008). Groundwater discharge sustains streamflow in low-lying areas, especially during the dry season of August through October or November (Tolley, Foglia, and Harter 2019). For consistency with regulatory and management programs in this region, this document uses units of cubic feet per second (cfs) when reporting hydrologic fluxes.</w:t>
      </w:r>
    </w:p>
    <w:p w14:paraId="2BAA9D8E" w14:textId="77777777" w:rsidR="006316D0" w:rsidRDefault="00000000">
      <w:pPr>
        <w:pStyle w:val="CaptionedFigure"/>
      </w:pPr>
      <w:r>
        <w:rPr>
          <w:noProof/>
        </w:rPr>
        <w:drawing>
          <wp:inline distT="0" distB="0" distL="0" distR="0" wp14:anchorId="672368B0" wp14:editId="5474242B">
            <wp:extent cx="5334000" cy="4572000"/>
            <wp:effectExtent l="0" t="0" r="0" b="0"/>
            <wp:docPr id="29" name="Picture"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30"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4B6B27E1" w14:textId="77777777" w:rsidR="006316D0" w:rsidRDefault="00000000">
      <w:pPr>
        <w:pStyle w:val="ImageCaption"/>
      </w:pPr>
      <w:bookmarkStart w:id="39" w:name="fig:fjFlowFigure"/>
      <w:bookmarkEnd w:id="39"/>
      <w:r>
        <w:t xml:space="preserve">Figure 2: Each translucent line traces one annual hydrograph measured at the Fort Jones gauge, and the darker lines illustrate the 30-day smoothed median daily flow in Dry, Below </w:t>
      </w:r>
      <w:r>
        <w:lastRenderedPageBreak/>
        <w:t>Average, Above Average, and Wet water year types, for water years 1942-2023. The water year type is defined by quartiles of the distribution of total annual flow.</w:t>
      </w:r>
    </w:p>
    <w:p w14:paraId="68E5ADAA" w14:textId="77777777" w:rsidR="006316D0" w:rsidRDefault="00000000">
      <w:pPr>
        <w:pStyle w:val="Heading3"/>
      </w:pPr>
      <w:bookmarkStart w:id="40" w:name="water-uses-and-management-objectives"/>
      <w:bookmarkEnd w:id="38"/>
      <w:r>
        <w:rPr>
          <w:rStyle w:val="SectionNumber"/>
        </w:rPr>
        <w:t>2.1.2</w:t>
      </w:r>
      <w:r>
        <w:tab/>
        <w:t>Water uses and management objectives</w:t>
      </w:r>
    </w:p>
    <w:p w14:paraId="4E44452C" w14:textId="77777777" w:rsidR="006316D0" w:rsidRDefault="00000000">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14:paraId="2C1E90D6" w14:textId="77777777" w:rsidR="006316D0" w:rsidRDefault="00000000">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2BA73224" w14:textId="77777777" w:rsidR="006316D0" w:rsidRDefault="00000000">
      <w:pPr>
        <w:pStyle w:val="Heading2"/>
      </w:pPr>
      <w:bookmarkStart w:id="41" w:name="Xf9b99239fe8eb82d085e872a0934e80531e93af"/>
      <w:bookmarkEnd w:id="37"/>
      <w:bookmarkEnd w:id="40"/>
      <w:r>
        <w:rPr>
          <w:rStyle w:val="SectionNumber"/>
        </w:rPr>
        <w:t>2.2</w:t>
      </w:r>
      <w:r>
        <w:tab/>
        <w:t>Species of concern: coho and Chinook salmon</w:t>
      </w:r>
    </w:p>
    <w:p w14:paraId="483B6518" w14:textId="77777777" w:rsidR="006316D0" w:rsidRDefault="00000000">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w:t>
      </w:r>
    </w:p>
    <w:p w14:paraId="29A237A4" w14:textId="77777777" w:rsidR="006316D0" w:rsidRDefault="00000000">
      <w:pPr>
        <w:pStyle w:val="Heading3"/>
      </w:pPr>
      <w:bookmarkStart w:id="42" w:name="Xc3d192a351ce51bc154ee865047dda44101f72f"/>
      <w:r>
        <w:rPr>
          <w:rStyle w:val="SectionNumber"/>
        </w:rPr>
        <w:t>2.2.1</w:t>
      </w:r>
      <w:r>
        <w:tab/>
        <w:t>Salmon management and monitoring in the Scott River watershed</w:t>
      </w:r>
    </w:p>
    <w:p w14:paraId="4F3D53F6" w14:textId="77777777" w:rsidR="006316D0" w:rsidRDefault="00000000">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7ECAE5D8" w14:textId="77777777" w:rsidR="006316D0" w:rsidRDefault="00000000">
      <w:pPr>
        <w:pStyle w:val="BodyText"/>
      </w:pPr>
      <w:r>
        <w:lastRenderedPageBreak/>
        <w:t>Monitoring activity in the past 20 years has included population estimates from a video counting flume and a rotary screw trap operated by CDFW (CDFW 2015b; Massie and Morrow 2020; Knechtle and Giudice 2023),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2015a), and the development of long-term groundwater management plan by Siskiyou County and local stakeholders (Siskiyou County 2021).</w:t>
      </w:r>
    </w:p>
    <w:p w14:paraId="48E09BBC" w14:textId="77777777" w:rsidR="006316D0" w:rsidRDefault="00000000">
      <w:pPr>
        <w:pStyle w:val="Heading3"/>
      </w:pPr>
      <w:bookmarkStart w:id="43" w:name="X136f33e79e427ef0f7f53ec015635d638b8a303"/>
      <w:bookmarkEnd w:id="42"/>
      <w:r>
        <w:rPr>
          <w:rStyle w:val="SectionNumber"/>
        </w:rPr>
        <w:t>2.2.2</w:t>
      </w:r>
      <w:r>
        <w:tab/>
        <w:t>Life cycle and status of coho salmon (</w:t>
      </w:r>
      <w:r>
        <w:rPr>
          <w:i/>
          <w:iCs/>
        </w:rPr>
        <w:t>Oncorhynchus kisutch</w:t>
      </w:r>
      <w:r>
        <w:t>)</w:t>
      </w:r>
    </w:p>
    <w:p w14:paraId="6BC35655" w14:textId="77777777" w:rsidR="006316D0" w:rsidRDefault="00000000">
      <w:pPr>
        <w:pStyle w:val="FirstParagraph"/>
      </w:pPr>
      <w:r>
        <w:t>Returning adult coho spawn in natal streams between November and January (Knechtle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3FD3EF51" w14:textId="77777777" w:rsidR="006316D0" w:rsidRDefault="00000000">
      <w:pPr>
        <w:pStyle w:val="BodyText"/>
      </w:pPr>
      <w:r>
        <w:t>In previous studies, the strongest predictor of juvenile coho abundance in a stream system was spatial habitat (Bradford et al. 2016; Nickelson et al. 1992; Bustard and Narver 1975), although adequate food and cover were also important (McMahon 1983). The primary mechanism for spatial constraints on abundance appears to be that juvenile coho become more territorial as they grow (McMahon 1983).</w:t>
      </w:r>
    </w:p>
    <w:p w14:paraId="4090DAC1" w14:textId="77777777" w:rsidR="006316D0" w:rsidRDefault="00000000">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(Knechtle and Giudice 2021).</w:t>
      </w:r>
    </w:p>
    <w:p w14:paraId="10250046" w14:textId="77777777" w:rsidR="006316D0" w:rsidRDefault="00000000">
      <w:pPr>
        <w:pStyle w:val="BodyText"/>
      </w:pPr>
      <w:r>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76882EF4" w14:textId="77777777" w:rsidR="006316D0" w:rsidRDefault="00000000">
      <w:pPr>
        <w:pStyle w:val="CaptionedFigure"/>
      </w:pPr>
      <w:r>
        <w:rPr>
          <w:noProof/>
        </w:rPr>
        <w:lastRenderedPageBreak/>
        <w:drawing>
          <wp:inline distT="0" distB="0" distL="0" distR="0" wp14:anchorId="069C659C" wp14:editId="38F2B8EF">
            <wp:extent cx="4142177" cy="7772400"/>
            <wp:effectExtent l="0" t="0" r="0" b="0"/>
            <wp:docPr id="37"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8"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14:paraId="617E4950" w14:textId="77777777" w:rsidR="006316D0" w:rsidRDefault="00000000">
      <w:pPr>
        <w:pStyle w:val="ImageCaption"/>
      </w:pPr>
      <w:bookmarkStart w:id="44" w:name="fig:cohoLifeCycleFigure"/>
      <w:bookmarkEnd w:id="44"/>
      <w:r>
        <w:t>Figure 3: Typical life stage progression of coho salmon in the Scott River watershed.</w:t>
      </w:r>
    </w:p>
    <w:p w14:paraId="44CF79DF" w14:textId="77777777" w:rsidR="006316D0" w:rsidRDefault="00000000">
      <w:pPr>
        <w:pStyle w:val="Heading3"/>
      </w:pPr>
      <w:bookmarkStart w:id="45" w:name="X1f6deda8747bb62c369b257f1af857aca7ccbda"/>
      <w:bookmarkEnd w:id="43"/>
      <w:r>
        <w:rPr>
          <w:rStyle w:val="SectionNumber"/>
        </w:rPr>
        <w:lastRenderedPageBreak/>
        <w:t>2.2.3</w:t>
      </w:r>
      <w:r>
        <w:tab/>
        <w:t>Life cycle and status of Chinook salmon (</w:t>
      </w:r>
      <w:r>
        <w:rPr>
          <w:i/>
          <w:iCs/>
        </w:rPr>
        <w:t>Onchorhynchus tsawytscha</w:t>
      </w:r>
      <w:r>
        <w:t>)</w:t>
      </w:r>
    </w:p>
    <w:p w14:paraId="66834ADC" w14:textId="77777777" w:rsidR="006316D0" w:rsidRDefault="00000000">
      <w:pPr>
        <w:pStyle w:val="FirstParagraph"/>
      </w:pPr>
      <w:r>
        <w:t>Chinook salmon in the Scott Valley are a candidate for listing under the federal ESA, and are not listed under the California ESA. They belong to the Southern Oregon / Northern California Coast (SONCC) Evolutionarily Significant Unit (ESU). Typically, adult Chinook salmon return to spawn in Scott Valley streams in the fall months September-December when flows are sufficient for salmon passage (Knechtle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55DBB482" w14:textId="77777777" w:rsidR="006316D0" w:rsidRDefault="00000000">
      <w:pPr>
        <w:pStyle w:val="BodyText"/>
      </w:pPr>
      <w:r>
        <w:t>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(California Department of Fish and Wildlife (CDFW) 2021). Ocean conditions may have contributed to a broad decline in Chinook populations from Alaska to California (Welch, Porter, and Rechisky 2021). Some studies have found that the leading cause of declining Chinook populations are ocean conditions, including including temperature, upwelling currents and food resources (Hunt, Mulligan, and Komori 1999), while others have identified hatchery practices as the primary cause (Quiñones et al. 2014).</w:t>
      </w:r>
    </w:p>
    <w:p w14:paraId="68A8D037" w14:textId="77777777" w:rsidR="006316D0" w:rsidRDefault="00000000">
      <w:pPr>
        <w:pStyle w:val="Heading3"/>
      </w:pPr>
      <w:bookmarkStart w:id="46" w:name="X81526482162caeee6479f25539a9c6105844354"/>
      <w:bookmarkEnd w:id="45"/>
      <w:r>
        <w:rPr>
          <w:rStyle w:val="SectionNumber"/>
        </w:rPr>
        <w:t>2.2.4</w:t>
      </w:r>
      <w:r>
        <w:tab/>
        <w:t>Relevant distinctions in Chinook and coho life histories</w:t>
      </w:r>
    </w:p>
    <w:p w14:paraId="2F48CAE3" w14:textId="77777777" w:rsidR="006316D0" w:rsidRDefault="00000000">
      <w:pPr>
        <w:pStyle w:val="FirstParagraph"/>
      </w:pPr>
      <w:r>
        <w:t>Chinook and coho salmon are distinct in several ways relevant to this study and to management considerations:</w:t>
      </w:r>
    </w:p>
    <w:p w14:paraId="169C3870" w14:textId="77777777" w:rsidR="006316D0" w:rsidRDefault="00000000">
      <w:pPr>
        <w:pStyle w:val="Compact"/>
        <w:numPr>
          <w:ilvl w:val="0"/>
          <w:numId w:val="3"/>
        </w:numPr>
      </w:pPr>
      <w:r>
        <w:t>In most years Chinook spawning migration takes place earlier (September-December) than coho (October-January).</w:t>
      </w:r>
    </w:p>
    <w:p w14:paraId="022DEF97" w14:textId="77777777" w:rsidR="006316D0" w:rsidRDefault="00000000">
      <w:pPr>
        <w:pStyle w:val="Compact"/>
        <w:numPr>
          <w:ilvl w:val="0"/>
          <w:numId w:val="3"/>
        </w:numPr>
      </w:pPr>
      <w:r>
        <w:t>Chinook in this watershed hatch in the spring and migrate to the ocean in their first year of life, in contrast to coho, which spend a full year in the stream before migrating (Agrawal et al. 2005; Knechtle and Giudice 2020).</w:t>
      </w:r>
    </w:p>
    <w:p w14:paraId="374D3199" w14:textId="77777777" w:rsidR="006316D0" w:rsidRDefault="00000000">
      <w:pPr>
        <w:pStyle w:val="Compact"/>
        <w:numPr>
          <w:ilvl w:val="0"/>
          <w:numId w:val="3"/>
        </w:numPr>
      </w:pPr>
      <w:r>
        <w:t>Coho salmon prefer to spawn in reaches with smaller spawning gravels than Chinook salmon. Consequently the majority of coho redds are found in Scott River tributaries, while Chinook redds are more commonly found in the mainstem Scott River (e.g., Siskiyou RCD 2017b, 2017b).</w:t>
      </w:r>
    </w:p>
    <w:p w14:paraId="277487D6" w14:textId="77777777" w:rsidR="006316D0" w:rsidRDefault="00000000">
      <w:pPr>
        <w:pStyle w:val="Compact"/>
        <w:numPr>
          <w:ilvl w:val="0"/>
          <w:numId w:val="3"/>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2021). </w:t>
      </w:r>
      <w:r>
        <w:lastRenderedPageBreak/>
        <w:t>These trends have prompted additional monitoring of Scott Valley Chinook in the past decade (e.g., spawning surveys such as Siskiyou RCD 2015b, 2017b).</w:t>
      </w:r>
    </w:p>
    <w:p w14:paraId="3C8BF1A3" w14:textId="77777777" w:rsidR="006316D0" w:rsidRDefault="00000000">
      <w:pPr>
        <w:pStyle w:val="Heading1"/>
      </w:pPr>
      <w:bookmarkStart w:id="47" w:name="methods-quantitative-analysis"/>
      <w:bookmarkEnd w:id="35"/>
      <w:bookmarkEnd w:id="41"/>
      <w:bookmarkEnd w:id="46"/>
      <w:r>
        <w:rPr>
          <w:rStyle w:val="SectionNumber"/>
        </w:rPr>
        <w:t>3</w:t>
      </w:r>
      <w:r>
        <w:tab/>
        <w:t>Methods: Quantitative analysis</w:t>
      </w:r>
    </w:p>
    <w:p w14:paraId="5FC1CC56" w14:textId="77777777" w:rsidR="006316D0" w:rsidRDefault="00000000">
      <w:pPr>
        <w:pStyle w:val="FirstParagraph"/>
      </w:pPr>
      <w:r>
        <w:t>We used lasso regression (James et al. 2013; Ranstam and Cook 2018)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and 2) estimate the uncertainty of a predictive Hydrologic Benefit formula, using the selected set of predictors and their calculated coefficients. Each step in the analysis is numbered and explained below.</w:t>
      </w:r>
    </w:p>
    <w:p w14:paraId="28C8DC15" w14:textId="77777777" w:rsidR="006316D0" w:rsidRDefault="00000000">
      <w:pPr>
        <w:pStyle w:val="Heading2"/>
      </w:pPr>
      <w:bookmarkStart w:id="48" w:name="Xe8c516df69f6b9666ccfbf7165518f829d29364"/>
      <w:r>
        <w:rPr>
          <w:rStyle w:val="SectionNumber"/>
        </w:rPr>
        <w:t>3.1</w:t>
      </w:r>
      <w:r>
        <w:tab/>
        <w:t>Step 1. Calculate predictors: Flow metrics to describe Scott River flow regime</w:t>
      </w:r>
    </w:p>
    <w:p w14:paraId="3CAFC721" w14:textId="77777777" w:rsidR="006316D0" w:rsidRDefault="00000000">
      <w:pPr>
        <w:pStyle w:val="FirstParagraph"/>
      </w:pPr>
      <w:r>
        <w:t xml:space="preserve">Firstly, a set of hydrologic predictor metrics needed to be derived characterizing the Scott Valley hydrologic regime. An initial set of metrics was selected from the catalog of California-specific functional flows (as illustrated in Figure 4) (Yarnell et al. 2020; Patterson et al. 2020) to highlight the history and salient characteristics of the Scott River flow regime over the past eight decades. These hydrologic predictors were calculated from the daily flow record at the Fort Jones river gauge from 1942-2023 using the approach of Patterson et al. (2020). The full suite of 88 metrics is calculated on a water-year basis (i.e., each type of metric produces one value for each water year; </w:t>
      </w:r>
      <w:r>
        <w:rPr>
          <w:i/>
          <w:iCs/>
        </w:rPr>
        <w:t>Supplemental Table 1</w:t>
      </w:r>
      <w:r>
        <w:t>). Abbreviations, relevant time periods (including salmon life stage alignment; see Section 3.3), and metric calculation details are listed in Table 1. Additional information is available in Patterson et al. (2020) and supporting documentation.</w:t>
      </w:r>
    </w:p>
    <w:p w14:paraId="3E770AFD" w14:textId="77777777" w:rsidR="006316D0" w:rsidRDefault="00000000">
      <w:pPr>
        <w:pStyle w:val="BodyText"/>
      </w:pPr>
      <w:r>
        <w:t>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77ED691E" w14:textId="77777777" w:rsidR="006316D0" w:rsidRDefault="00000000">
      <w:pPr>
        <w:pStyle w:val="BodyText"/>
      </w:pPr>
      <w:r>
        <w:t xml:space="preserve">Secondly, two additional metrics were devised for this study area related to timing of anadromous fish access to preferred spawning habitat (illustrated in Figure 5). These </w:t>
      </w:r>
      <w:r>
        <w:lastRenderedPageBreak/>
        <w:t>metrics are referred to as “reconnection” and “disconnection” dates. They assume a flow threshold, defined at the Fort Jones gauge, that corresponds to a certain degree of “connectivity” 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1). More importantly, they add value to this analysis because of their direct relation to fish passage in the watershed.</w:t>
      </w:r>
    </w:p>
    <w:p w14:paraId="69E6A29A" w14:textId="77777777" w:rsidR="006316D0" w:rsidRDefault="00000000">
      <w:pPr>
        <w:pStyle w:val="BodyText"/>
      </w:pPr>
      <w:r>
        <w:t>Finally, to identify the presence of scouring flows [i.e., storm events that can mobilize large amounts of sediment and either bury or wash away salmonid eggs; Scott River Watershed Council (SRWC) (2018)], which presumably have a detrimental effect on survival, we calculated the number of days in each year with average daily flow greater than the 90th flow percentile (for the full Fort Jones hydrologic record).</w:t>
      </w:r>
    </w:p>
    <w:p w14:paraId="4FF8CDC7" w14:textId="77777777" w:rsidR="006316D0" w:rsidRDefault="00000000">
      <w:pPr>
        <w:pStyle w:val="Heading3"/>
      </w:pPr>
      <w:bookmarkStart w:id="49" w:name="Xf45fee2eebd53972590b701c61840508f81f9c4"/>
      <w:r>
        <w:rPr>
          <w:rStyle w:val="SectionNumber"/>
        </w:rPr>
        <w:t>3.1.1</w:t>
      </w:r>
      <w:r>
        <w:tab/>
        <w:t>Selecting flow thresholds for dis- and re-connection timing</w:t>
      </w:r>
    </w:p>
    <w:p w14:paraId="16FB3159" w14:textId="77777777" w:rsidR="006316D0" w:rsidRDefault="00000000">
      <w:pPr>
        <w:pStyle w:val="FirstParagraph"/>
      </w:pPr>
      <w:r>
        <w:t>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 (Tolley, Foglia, and Harter 2019).</w:t>
      </w:r>
    </w:p>
    <w:p w14:paraId="3DA0E5F2" w14:textId="77777777" w:rsidR="006316D0" w:rsidRDefault="00000000">
      <w:pPr>
        <w:pStyle w:val="BodyText"/>
      </w:pPr>
      <w:r>
        <w:t xml:space="preserve">The re- and disconnection timing of proximate flow thresholds is somewhat correlated. Lasso regression is an appropriate method for this type of data because it can eliminate some redundancy in predictor information (James et al. 2013). </w:t>
      </w:r>
    </w:p>
    <w:p w14:paraId="60A23ABF" w14:textId="77777777" w:rsidR="006316D0" w:rsidRDefault="00000000">
      <w:pPr>
        <w:pStyle w:val="TableCaption"/>
      </w:pPr>
      <w:bookmarkStart w:id="50" w:name="tab:funcFlowTermsTab"/>
      <w:bookmarkEnd w:id="50"/>
      <w:r>
        <w:t>Table 1: 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6316D0" w14:paraId="0AFAD1AA"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B4965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F76E9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5AE73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65A1B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6316D0" w14:paraId="6700F66E" w14:textId="77777777" w:rsidTr="006316D0">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A1FD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4D7C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677C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E1DF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rsidR="006316D0" w14:paraId="4C3FEE89"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AC86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0D9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River Disconnection Day (for a given life stage and </w:t>
            </w:r>
            <w:r>
              <w:rPr>
                <w:rFonts w:ascii="Arial" w:eastAsia="Arial" w:hAnsi="Arial" w:cs="Arial"/>
                <w:color w:val="000000"/>
                <w:sz w:val="22"/>
                <w:szCs w:val="22"/>
              </w:rPr>
              <w:lastRenderedPageBreak/>
              <w:t>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0D1C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8, 10, 15, 20, 40, 70, 100, 150, </w:t>
            </w:r>
            <w:r>
              <w:rPr>
                <w:rFonts w:ascii="Arial" w:eastAsia="Arial" w:hAnsi="Arial" w:cs="Arial"/>
                <w:color w:val="000000"/>
                <w:sz w:val="22"/>
                <w:szCs w:val="22"/>
              </w:rPr>
              <w:lastRenderedPageBreak/>
              <w:t>200, 300, 400, 500, 750, 1000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C0E5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The day, usually in the spring or early summer, on which the Scott River loses a certain degree of connectivity. Defined as the </w:t>
            </w:r>
            <w:r>
              <w:rPr>
                <w:rFonts w:ascii="Arial" w:eastAsia="Arial" w:hAnsi="Arial" w:cs="Arial"/>
                <w:color w:val="000000"/>
                <w:sz w:val="22"/>
                <w:szCs w:val="22"/>
              </w:rPr>
              <w:lastRenderedPageBreak/>
              <w:t>first day on which FJ Gauge flow drops below a designated threshold (e.g., 100 cfs) (units of days after Aug. 31). Assigned to a salmon lifestage using abbreviations such as BY (Brood Year). Example: BY_discon_100</w:t>
            </w:r>
          </w:p>
        </w:tc>
      </w:tr>
      <w:tr w:rsidR="006316D0" w14:paraId="42F57E83"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ED51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091B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3F21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AAAC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 Months of the designated time period (e.g. Sep-Dec for Brood Year) are added to the column name for clarity. Example: BY_min_flow_sepdec</w:t>
            </w:r>
          </w:p>
        </w:tc>
      </w:tr>
      <w:tr w:rsidR="006316D0" w14:paraId="6AA5EB0D"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33DA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2311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273B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DC89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 Months of the designated time period (e.g. Jan-Jul for Smolt Year) are added to the column name for clarity. Example: SY_tot_flow_janjul</w:t>
            </w:r>
          </w:p>
        </w:tc>
      </w:tr>
      <w:tr w:rsidR="006316D0" w14:paraId="4F211182"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73E8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6444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5B75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7B89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6316D0" w14:paraId="736A9AEE"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978D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E07C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C58A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2852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6316D0" w14:paraId="18B42FC1"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6892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9992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464A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101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6316D0" w14:paraId="2D0CFDE0"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8BA1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78F9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C9D7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304D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6316D0" w14:paraId="68500FF2"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4517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5387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2F91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B412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6316D0" w14:paraId="1EC76DD0"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0A46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F2BE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410C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3EC9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6316D0" w14:paraId="1A2C4E5E"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C973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1B38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0413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3B82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exceeding the 2, 5 and 10 year recurrence intervals of annual peak flow (50%, 20%, and 10% exceedance values).</w:t>
            </w:r>
          </w:p>
        </w:tc>
      </w:tr>
      <w:tr w:rsidR="006316D0" w14:paraId="7F552753"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7275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Peak_Fre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D217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Frequency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A1C3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A1E9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events exceeding the 2, 5 and 10 year recurrence intervals of annual peak flow (50%, 20%, and 10% exceedance values).</w:t>
            </w:r>
          </w:p>
        </w:tc>
      </w:tr>
      <w:tr w:rsidR="006316D0" w14:paraId="6074973B"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2A77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num_days_gt_90_pctile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06ED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of high-flow events </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9987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B929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in an annual period (i.e. the Rearing Year) in which the FJ daily average flow exceeded the 90th percentile flowrate in the full FJ Gauge record.</w:t>
            </w:r>
          </w:p>
        </w:tc>
      </w:tr>
      <w:tr w:rsidR="006316D0" w14:paraId="06A088E3"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A987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8B60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BCA1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499E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flow recession in water year days</w:t>
            </w:r>
          </w:p>
        </w:tc>
      </w:tr>
      <w:tr w:rsidR="006316D0" w14:paraId="74A34145"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023C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8CBA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8A68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1DA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6316D0" w14:paraId="448D8048"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BD77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6FE7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D51E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and 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C052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Percentile of daily flow within dry season</w:t>
            </w:r>
          </w:p>
        </w:tc>
      </w:tr>
      <w:tr w:rsidR="006316D0" w14:paraId="7F8841EA" w14:textId="77777777" w:rsidTr="006316D0">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13F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D9AF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F8E7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A1C3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6316D0" w14:paraId="390A6286" w14:textId="77777777" w:rsidTr="006316D0">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559E1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9F1B1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DF44C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5E770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bl>
    <w:p w14:paraId="5E72940E" w14:textId="77777777" w:rsidR="006316D0" w:rsidRDefault="00000000">
      <w:pPr>
        <w:pStyle w:val="CaptionedFigure"/>
      </w:pPr>
      <w:r>
        <w:rPr>
          <w:noProof/>
        </w:rPr>
        <w:lastRenderedPageBreak/>
        <w:drawing>
          <wp:inline distT="0" distB="0" distL="0" distR="0" wp14:anchorId="52AD898E" wp14:editId="6682F988">
            <wp:extent cx="5009989" cy="5932073"/>
            <wp:effectExtent l="0" t="0" r="0" b="0"/>
            <wp:docPr id="47"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8"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14:paraId="6CA6D412" w14:textId="77777777" w:rsidR="006316D0" w:rsidRDefault="00000000">
      <w:pPr>
        <w:pStyle w:val="ImageCaption"/>
      </w:pPr>
      <w:bookmarkStart w:id="51" w:name="fig:fig2Yarnell2020"/>
      <w:bookmarkEnd w:id="51"/>
      <w:r>
        <w:t>Figure 4: Figure 2 from Yarnell et al., 2020. Illustration of five functional flow categories identified for a mixed rain-snowmelt runoff river in California.</w:t>
      </w:r>
    </w:p>
    <w:p w14:paraId="5722A176" w14:textId="77777777" w:rsidR="006316D0" w:rsidRDefault="00000000">
      <w:pPr>
        <w:pStyle w:val="CaptionedFigure"/>
      </w:pPr>
      <w:r>
        <w:rPr>
          <w:noProof/>
        </w:rPr>
        <w:lastRenderedPageBreak/>
        <w:drawing>
          <wp:inline distT="0" distB="0" distL="0" distR="0" wp14:anchorId="49ABB44B" wp14:editId="5B306B93">
            <wp:extent cx="5334000" cy="3429000"/>
            <wp:effectExtent l="0" t="0" r="0" b="0"/>
            <wp:docPr id="51"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52" name="Picture" descr="Graphics%20and%20Supplements/Figure%204.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p>
    <w:p w14:paraId="66990D7F" w14:textId="77777777" w:rsidR="006316D0" w:rsidRDefault="00000000">
      <w:pPr>
        <w:pStyle w:val="ImageCaption"/>
      </w:pPr>
      <w:bookmarkStart w:id="52" w:name="fig:reconnectExplainerHydrograph"/>
      <w:bookmarkEnd w:id="52"/>
      <w:r>
        <w:t>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p w14:paraId="18A7B4FB" w14:textId="77777777" w:rsidR="006316D0" w:rsidRDefault="00000000">
      <w:pPr>
        <w:pStyle w:val="Heading2"/>
      </w:pPr>
      <w:bookmarkStart w:id="53" w:name="X609a518cf80cd5621c8edda22a9150e94756c7a"/>
      <w:bookmarkEnd w:id="48"/>
      <w:bookmarkEnd w:id="49"/>
      <w:r>
        <w:rPr>
          <w:rStyle w:val="SectionNumber"/>
        </w:rPr>
        <w:t>3.2</w:t>
      </w:r>
      <w:r>
        <w:tab/>
        <w:t>Step 2. Assemble responses: Ecological monitoring data</w:t>
      </w:r>
    </w:p>
    <w:p w14:paraId="74D6AD9D" w14:textId="77777777" w:rsidR="006316D0" w:rsidRDefault="00000000">
      <w:pPr>
        <w:pStyle w:val="FirstParagraph"/>
      </w:pPr>
      <w:r>
        <w:t>Multiple observed quantities were evaluated as candidates to represent the ecological response (dependent variable) in the flow-ecology relationship.</w:t>
      </w:r>
    </w:p>
    <w:p w14:paraId="6ACF5539" w14:textId="77777777" w:rsidR="006316D0" w:rsidRDefault="00000000">
      <w:pPr>
        <w:pStyle w:val="BodyText"/>
      </w:pPr>
      <w:r>
        <w:t>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14:paraId="2F0548D8" w14:textId="77777777" w:rsidR="006316D0" w:rsidRDefault="00000000">
      <w:pPr>
        <w:pStyle w:val="Compact"/>
        <w:numPr>
          <w:ilvl w:val="0"/>
          <w:numId w:val="4"/>
        </w:numPr>
      </w:pPr>
      <w:r>
        <w:t>Number of adults migrating from the ocean to freshwater natal streams to spawn. This quantity, the ‘escapement’, is measured at a CDFW counting facility, using a resistance board weir and video counting flume in the Scott River (e.g., Knechtle and Giudice 2021).</w:t>
      </w:r>
    </w:p>
    <w:p w14:paraId="78C857EA" w14:textId="77777777" w:rsidR="006316D0" w:rsidRDefault="00000000">
      <w:pPr>
        <w:pStyle w:val="Compact"/>
        <w:numPr>
          <w:ilvl w:val="0"/>
          <w:numId w:val="4"/>
        </w:numPr>
      </w:pPr>
      <w:r>
        <w:t>Number of juvenile yearling, or smolt, salmon. Smolt are counted as outmigrants, often from rotary screw trap observations (e.g., Massie and Morrow 2020).</w:t>
      </w:r>
    </w:p>
    <w:p w14:paraId="38E196DB" w14:textId="77777777" w:rsidR="006316D0" w:rsidRDefault="00000000">
      <w:pPr>
        <w:pStyle w:val="Compact"/>
        <w:numPr>
          <w:ilvl w:val="0"/>
          <w:numId w:val="4"/>
        </w:numPr>
      </w:pPr>
      <w:r>
        <w:t>Number of salmon gravel nests, or redds, observed during spawning window (e.g., Siskiyou RCD 2017a) (for coho only).</w:t>
      </w:r>
    </w:p>
    <w:p w14:paraId="41652A4C" w14:textId="77777777" w:rsidR="006316D0" w:rsidRDefault="00000000">
      <w:pPr>
        <w:pStyle w:val="FirstParagraph"/>
      </w:pPr>
      <w:r>
        <w:lastRenderedPageBreak/>
        <w:t>Two combined metrics historically calculated and reported by regional agencies (Knechtle and Giudice 2023) were also considered. These metrics use data from multiple years to capture multiple life stages for a given cohort:</w:t>
      </w:r>
    </w:p>
    <w:p w14:paraId="61147E2C" w14:textId="77777777" w:rsidR="006316D0" w:rsidRDefault="00000000">
      <w:pPr>
        <w:pStyle w:val="Compact"/>
        <w:numPr>
          <w:ilvl w:val="0"/>
          <w:numId w:val="5"/>
        </w:numPr>
      </w:pPr>
      <w:r>
        <w:t>The number of outmigrating coho smolt produced per spawning female (coho spf) and the outmigrating Chinook juveniles per adult (Chinook jpa).</w:t>
      </w:r>
    </w:p>
    <w:p w14:paraId="6A3952A5" w14:textId="77777777" w:rsidR="006316D0" w:rsidRDefault="00000000">
      <w:pPr>
        <w:pStyle w:val="Heading2"/>
      </w:pPr>
      <w:bookmarkStart w:id="54" w:name="X20c1638e278a12d3e21d99c660b4cf45da1d159"/>
      <w:bookmarkEnd w:id="53"/>
      <w:r>
        <w:rPr>
          <w:rStyle w:val="SectionNumber"/>
        </w:rPr>
        <w:t>3.3</w:t>
      </w:r>
      <w:r>
        <w:tab/>
        <w:t>Step 3. Align predictor and response metrics with timing of species cohorts</w:t>
      </w:r>
    </w:p>
    <w:p w14:paraId="34247D07" w14:textId="037D946C" w:rsidR="006316D0" w:rsidRDefault="00000000">
      <w:pPr>
        <w:pStyle w:val="FirstParagraph"/>
      </w:pPr>
      <w:r>
        <w:t>The empirical basis for this predictive</w:t>
      </w:r>
      <w:ins w:id="55" w:author="Kouba, Claire" w:date="2024-10-03T10:38:00Z" w16du:dateUtc="2024-10-03T14:38:00Z">
        <w:r w:rsidR="00192E97">
          <w:t xml:space="preserve"> modeling</w:t>
        </w:r>
      </w:ins>
      <w:r>
        <w:t xml:space="preserve"> exercise is a table of hydrologic metrics </w:t>
      </w:r>
      <w:ins w:id="56" w:author="Kouba, Claire" w:date="2024-10-03T10:39:00Z" w16du:dateUtc="2024-10-03T14:39:00Z">
        <w:r w:rsidR="00851DED">
          <w:t xml:space="preserve">(one per year) </w:t>
        </w:r>
      </w:ins>
      <w:r>
        <w:t>and ecological observations influenced by the hydrology (</w:t>
      </w:r>
      <w:r>
        <w:rPr>
          <w:i/>
          <w:iCs/>
        </w:rPr>
        <w:t>Supplemental Table 2</w:t>
      </w:r>
      <w:r>
        <w:t>). However, the row-by-row basis for the table is somewhat complex due to the life history of the two species under consideration.</w:t>
      </w:r>
    </w:p>
    <w:p w14:paraId="76DD3D65" w14:textId="77777777" w:rsidR="006316D0" w:rsidRDefault="00000000">
      <w:pPr>
        <w:pStyle w:val="BodyText"/>
      </w:pPr>
      <w:r>
        <w:t>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20895350" w14:textId="77777777" w:rsidR="006316D0" w:rsidRDefault="00000000">
      <w:pPr>
        <w:pStyle w:val="Heading3"/>
      </w:pPr>
      <w:bookmarkStart w:id="57" w:name="data-alignment---coho"/>
      <w:r>
        <w:rPr>
          <w:rStyle w:val="SectionNumber"/>
        </w:rPr>
        <w:t>3.3.1</w:t>
      </w:r>
      <w:r>
        <w:tab/>
        <w:t>Data alignment - coho</w:t>
      </w:r>
    </w:p>
    <w:p w14:paraId="4F4DF536" w14:textId="77777777" w:rsidR="006316D0" w:rsidRDefault="00000000">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14:paraId="7CC4E797" w14:textId="77777777" w:rsidR="006316D0" w:rsidRDefault="00000000">
      <w:pPr>
        <w:pStyle w:val="BodyText"/>
      </w:pPr>
      <w:r>
        <w:t>For convenience in referring to hydrologic metrics in different water years, this Coho Freshwater Life Period has been broken up into three subperiods (as shown in Figure 3 and described in Table 2):</w:t>
      </w:r>
    </w:p>
    <w:p w14:paraId="28F576EE" w14:textId="77777777" w:rsidR="006316D0" w:rsidRDefault="00000000">
      <w:pPr>
        <w:pStyle w:val="Compact"/>
        <w:numPr>
          <w:ilvl w:val="0"/>
          <w:numId w:val="6"/>
        </w:numPr>
      </w:pPr>
      <w:r>
        <w:t>Brood Year (BY), September-December of the year of the cohort’s parents’ spawning</w:t>
      </w:r>
    </w:p>
    <w:p w14:paraId="6BE051AA" w14:textId="77777777" w:rsidR="006316D0" w:rsidRDefault="00000000">
      <w:pPr>
        <w:pStyle w:val="Compact"/>
        <w:numPr>
          <w:ilvl w:val="0"/>
          <w:numId w:val="6"/>
        </w:numPr>
      </w:pPr>
      <w:r>
        <w:t>Rearing Year (RY), January-December of the full year the cohort spends in the watershed</w:t>
      </w:r>
    </w:p>
    <w:p w14:paraId="17A9D25C" w14:textId="77777777" w:rsidR="006316D0" w:rsidRDefault="00000000">
      <w:pPr>
        <w:pStyle w:val="Compact"/>
        <w:numPr>
          <w:ilvl w:val="0"/>
          <w:numId w:val="6"/>
        </w:numPr>
      </w:pPr>
      <w:r>
        <w:t>Smolt Year (SY), January-July of the year of the cohort’s smolt outmigration</w:t>
      </w:r>
    </w:p>
    <w:p w14:paraId="68F7C09A" w14:textId="77777777" w:rsidR="006316D0" w:rsidRDefault="00000000">
      <w:pPr>
        <w:pStyle w:val="FirstParagraph"/>
      </w:pPr>
      <w:r>
        <w:t xml:space="preserve">Coho Freshwater Life Periods overlap, e.g., the fall pulse flows in year </w:t>
      </w:r>
      <m:oMath>
        <m:r>
          <w:rPr>
            <w:rFonts w:ascii="Cambria Math" w:hAnsi="Cambria Math"/>
          </w:rPr>
          <m:t>i</m:t>
        </m:r>
      </m:oMath>
      <w:r>
        <w:t xml:space="preserve"> take place during one cohort’s Brood Year, and the same fall flows occur during the end of the Rearing Year for the cohort born in year </w:t>
      </w:r>
      <m:oMath>
        <m:r>
          <w:rPr>
            <w:rFonts w:ascii="Cambria Math" w:hAnsi="Cambria Math"/>
          </w:rPr>
          <m:t>i</m:t>
        </m:r>
        <m:r>
          <m:rPr>
            <m:sty m:val="p"/>
          </m:rPr>
          <w:rPr>
            <w:rFonts w:ascii="Cambria Math" w:hAnsi="Cambria Math"/>
          </w:rPr>
          <m:t>-</m:t>
        </m:r>
        <m:r>
          <w:rPr>
            <w:rFonts w:ascii="Cambria Math" w:hAnsi="Cambria Math"/>
          </w:rPr>
          <m:t>1</m:t>
        </m:r>
      </m:oMath>
      <w:r>
        <w:t xml:space="preserve">. In some rare cases, flow metrics may fall outside their </w:t>
      </w:r>
      <w:r>
        <w:lastRenderedPageBreak/>
        <w:t>designated subperiods (e.g., the extreme dry water year of 2014, in which the “fall reconnection” of flows in Brood Year 2013 did not occur until February of the cohort’s Rearing Year). Nonetheless, for consistency, even a January or February reconnection date will be referred to by the previous fall year designation.</w:t>
      </w:r>
    </w:p>
    <w:p w14:paraId="03A4C218" w14:textId="77777777" w:rsidR="006316D0" w:rsidRDefault="00000000">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14:paraId="62B6C6A4" w14:textId="77777777" w:rsidR="006316D0" w:rsidRDefault="00000000">
      <w:pPr>
        <w:pStyle w:val="BodyText"/>
      </w:pPr>
      <w:r>
        <w:t xml:space="preserve">Each brood year is associated with (at most) one data point per ecological response variable (i.e. “fish outcome” 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18EF7D10" w14:textId="77777777" w:rsidR="006316D0" w:rsidRDefault="00000000">
      <w:pPr>
        <w:pStyle w:val="TableCaption"/>
      </w:pPr>
      <w:bookmarkStart w:id="58" w:name="tab:funcFlowTermsTabLifePeriods"/>
      <w:bookmarkEnd w:id="58"/>
      <w:r>
        <w:t>Table 2: Explanation of time period definitions used in this analysis (displayed graphically in Figure 3).</w:t>
      </w:r>
    </w:p>
    <w:tbl>
      <w:tblPr>
        <w:tblStyle w:val="Table"/>
        <w:tblW w:w="0" w:type="auto"/>
        <w:jc w:val="center"/>
        <w:tblLayout w:type="fixed"/>
        <w:tblLook w:val="0420" w:firstRow="1" w:lastRow="0" w:firstColumn="0" w:lastColumn="0" w:noHBand="0" w:noVBand="1"/>
      </w:tblPr>
      <w:tblGrid>
        <w:gridCol w:w="1080"/>
        <w:gridCol w:w="2160"/>
        <w:gridCol w:w="4608"/>
      </w:tblGrid>
      <w:tr w:rsidR="006316D0" w14:paraId="147FBABC"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9D8F7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960BC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4F47B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6316D0" w14:paraId="09D7ACF3" w14:textId="77777777" w:rsidTr="006316D0">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B840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5EB0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6FCA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6316D0" w14:paraId="1B6FB42B" w14:textId="77777777" w:rsidTr="006316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299A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E72E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B588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6316D0" w14:paraId="34A5FC85" w14:textId="77777777" w:rsidTr="006316D0">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FA4F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8A5A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785D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6316D0" w14:paraId="305C6ADA" w14:textId="77777777" w:rsidTr="006316D0">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D5405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13765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AFF52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bl>
    <w:p w14:paraId="647C01F0" w14:textId="77777777" w:rsidR="006316D0" w:rsidRDefault="00000000">
      <w:pPr>
        <w:pStyle w:val="Heading3"/>
      </w:pPr>
      <w:bookmarkStart w:id="59" w:name="data-alignment---chinook"/>
      <w:bookmarkEnd w:id="57"/>
      <w:r>
        <w:rPr>
          <w:rStyle w:val="SectionNumber"/>
        </w:rPr>
        <w:t>3.3.2</w:t>
      </w:r>
      <w:r>
        <w:tab/>
        <w:t>Data alignment - Chinook</w:t>
      </w:r>
    </w:p>
    <w:p w14:paraId="04633EBD" w14:textId="2FFCDB68" w:rsidR="006316D0" w:rsidRDefault="00000000">
      <w:pPr>
        <w:pStyle w:val="FirstParagraph"/>
      </w:pPr>
      <w:r>
        <w:t xml:space="preserve">Because spawning occurs in the fall for both coho and Chinook salmon in the Scott River watershed (California Department of Fish and Wildlife (CDFW) 2021),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w:t>
      </w:r>
      <w:r>
        <w:lastRenderedPageBreak/>
        <w:t xml:space="preserve">summer. Thus, only metrics from the Brood Year and from the Rearing Year wet season, spring recession and dry season were considered for </w:t>
      </w:r>
      <w:ins w:id="60" w:author="Kouba, Claire" w:date="2024-10-03T10:39:00Z" w16du:dateUtc="2024-10-03T14:39:00Z">
        <w:r w:rsidR="00851DED">
          <w:t xml:space="preserve">the </w:t>
        </w:r>
      </w:ins>
      <w:r>
        <w:t xml:space="preserve">Chinook </w:t>
      </w:r>
      <w:del w:id="61" w:author="Kouba, Claire" w:date="2024-10-03T10:39:00Z" w16du:dateUtc="2024-10-03T14:39:00Z">
        <w:r w:rsidDel="00851DED">
          <w:delText>predictions</w:delText>
        </w:r>
      </w:del>
      <w:ins w:id="62" w:author="Kouba, Claire" w:date="2024-10-03T10:39:00Z" w16du:dateUtc="2024-10-03T14:39:00Z">
        <w:r w:rsidR="00851DED">
          <w:t>model</w:t>
        </w:r>
      </w:ins>
      <w:r>
        <w:t>.</w:t>
      </w:r>
    </w:p>
    <w:p w14:paraId="6E6A975F" w14:textId="77777777" w:rsidR="006316D0" w:rsidRDefault="00000000">
      <w:pPr>
        <w:pStyle w:val="Heading2"/>
      </w:pPr>
      <w:bookmarkStart w:id="63" w:name="X7445b02a15d4be14f0904dc67931441e9420807"/>
      <w:bookmarkEnd w:id="54"/>
      <w:bookmarkEnd w:id="59"/>
      <w:r>
        <w:rPr>
          <w:rStyle w:val="SectionNumber"/>
        </w:rPr>
        <w:t>3.4</w:t>
      </w:r>
      <w:r>
        <w:tab/>
        <w:t>Step 4. Calculate correlation coefficients and rule out temporally impossible relationships</w:t>
      </w:r>
    </w:p>
    <w:p w14:paraId="0A3E18FE" w14:textId="77777777" w:rsidR="006316D0" w:rsidRDefault="00000000">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14:paraId="0B5176F5" w14:textId="77777777" w:rsidR="006316D0" w:rsidRDefault="00000000">
      <w:pPr>
        <w:pStyle w:val="Heading2"/>
      </w:pPr>
      <w:bookmarkStart w:id="64" w:name="X4fef343846e4ec5533e04e9ea59f7e0d1bd5440"/>
      <w:bookmarkEnd w:id="63"/>
      <w:r>
        <w:rPr>
          <w:rStyle w:val="SectionNumber"/>
        </w:rPr>
        <w:t>3.5</w:t>
      </w:r>
      <w:r>
        <w:tab/>
        <w:t>Step 5. Select ecological response metrics</w:t>
      </w:r>
    </w:p>
    <w:p w14:paraId="4F4D4EB3" w14:textId="2C3DA53D" w:rsidR="006316D0" w:rsidRDefault="00000000">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w:t>
      </w:r>
      <w:proofErr w:type="spellStart"/>
      <w:r>
        <w:t>coefficents</w:t>
      </w:r>
      <w:proofErr w:type="spellEnd"/>
      <w:r>
        <w:t xml:space="preserve"> between the hydrologic</w:t>
      </w:r>
      <w:ins w:id="65" w:author="Kouba, Claire" w:date="2024-10-03T10:57:00Z" w16du:dateUtc="2024-10-03T14:57:00Z">
        <w:r w:rsidR="00537135">
          <w:t xml:space="preserve"> metrics</w:t>
        </w:r>
      </w:ins>
      <w:r>
        <w:t xml:space="preserve"> and ecological </w:t>
      </w:r>
      <w:del w:id="66" w:author="Kouba, Claire" w:date="2024-10-03T10:57:00Z" w16du:dateUtc="2024-10-03T14:57:00Z">
        <w:r w:rsidDel="00537135">
          <w:delText xml:space="preserve">metrics </w:delText>
        </w:r>
      </w:del>
      <w:ins w:id="67" w:author="Kouba, Claire" w:date="2024-10-03T10:57:00Z" w16du:dateUtc="2024-10-03T14:57:00Z">
        <w:r w:rsidR="00537135">
          <w:t>observations</w:t>
        </w:r>
        <w:r w:rsidR="00537135">
          <w:t xml:space="preserve"> </w:t>
        </w:r>
      </w:ins>
      <w:r>
        <w:t xml:space="preserve">to assess the </w:t>
      </w:r>
      <w:ins w:id="68" w:author="Kouba, Claire" w:date="2024-10-03T10:41:00Z" w16du:dateUtc="2024-10-03T14:41:00Z">
        <w:r w:rsidR="00851DED">
          <w:t xml:space="preserve">relatedness </w:t>
        </w:r>
      </w:ins>
      <w:del w:id="69" w:author="Kouba, Claire" w:date="2024-10-03T10:41:00Z" w16du:dateUtc="2024-10-03T14:41:00Z">
        <w:r w:rsidDel="00851DED">
          <w:delText xml:space="preserve">predictability </w:delText>
        </w:r>
      </w:del>
      <w:r>
        <w:t>of the two species outcomes</w:t>
      </w:r>
      <w:ins w:id="70" w:author="Kouba, Claire" w:date="2024-10-03T10:41:00Z" w16du:dateUtc="2024-10-03T14:41:00Z">
        <w:r w:rsidR="00851DED">
          <w:t xml:space="preserve"> with </w:t>
        </w:r>
        <w:proofErr w:type="gramStart"/>
        <w:r w:rsidR="00851DED">
          <w:t>hydrology</w:t>
        </w:r>
      </w:ins>
      <w:r>
        <w:t>, and</w:t>
      </w:r>
      <w:proofErr w:type="gramEnd"/>
      <w:r>
        <w:t xml:space="preserve"> determined that one was </w:t>
      </w:r>
      <w:del w:id="71" w:author="Kouba, Claire" w:date="2024-10-03T10:41:00Z" w16du:dateUtc="2024-10-03T14:41:00Z">
        <w:r w:rsidDel="00851DED">
          <w:delText xml:space="preserve">more </w:delText>
        </w:r>
      </w:del>
      <w:r>
        <w:t xml:space="preserve">significantly less </w:t>
      </w:r>
      <w:del w:id="72" w:author="Kouba, Claire" w:date="2024-10-03T10:41:00Z" w16du:dateUtc="2024-10-03T14:41:00Z">
        <w:r w:rsidDel="00851DED">
          <w:delText>predictable</w:delText>
        </w:r>
      </w:del>
      <w:ins w:id="73" w:author="Kouba, Claire" w:date="2024-10-03T10:41:00Z" w16du:dateUtc="2024-10-03T14:41:00Z">
        <w:r w:rsidR="00851DED">
          <w:t>related</w:t>
        </w:r>
      </w:ins>
      <w:r>
        <w:t xml:space="preserve">. For completeness, we also compared the </w:t>
      </w:r>
      <m:oMath>
        <m:r>
          <w:rPr>
            <w:rFonts w:ascii="Cambria Math" w:hAnsi="Cambria Math"/>
          </w:rPr>
          <m:t>R</m:t>
        </m:r>
      </m:oMath>
      <w:r>
        <w:t xml:space="preserve"> values of the two selected metrics to the other (non-normalized) ecological data types.</w:t>
      </w:r>
    </w:p>
    <w:p w14:paraId="63D0FD9F" w14:textId="77777777" w:rsidR="006316D0" w:rsidRDefault="00000000">
      <w:pPr>
        <w:pStyle w:val="Heading2"/>
      </w:pPr>
      <w:bookmarkStart w:id="74" w:name="Xa678dc57f09924ba6b6b79a52a1d04b551bab3e"/>
      <w:bookmarkEnd w:id="64"/>
      <w:r>
        <w:rPr>
          <w:rStyle w:val="SectionNumber"/>
        </w:rPr>
        <w:t>3.6</w:t>
      </w:r>
      <w:r>
        <w:tab/>
        <w:t>Step 6. Generate predictive model with lasso regression</w:t>
      </w:r>
    </w:p>
    <w:p w14:paraId="639E995F" w14:textId="62F733B5" w:rsidR="006316D0" w:rsidRDefault="00000000">
      <w:pPr>
        <w:pStyle w:val="FirstParagraph"/>
      </w:pPr>
      <w:r>
        <w:t>With hydrologic metrics assigned to each salmon generation, indexed by brood-year (</w:t>
      </w:r>
      <w:r>
        <w:rPr>
          <w:i/>
          <w:iCs/>
        </w:rPr>
        <w:t>Supplemental Table 2</w:t>
      </w:r>
      <w:r>
        <w:t xml:space="preserve">), we assessed the potential for hydrologic metrics to predict biological outcomes by performing lasso regression (James et al. 2013; Ranstam and Cook 2018) between 88 (standardized) hydrologic predictors and the two ecological </w:t>
      </w:r>
      <w:del w:id="75" w:author="Kouba, Claire" w:date="2024-10-03T10:57:00Z" w16du:dateUtc="2024-10-03T14:57:00Z">
        <w:r w:rsidDel="00537135">
          <w:delText xml:space="preserve">metrics </w:delText>
        </w:r>
      </w:del>
      <w:ins w:id="76" w:author="Kouba, Claire" w:date="2024-10-03T10:57:00Z" w16du:dateUtc="2024-10-03T14:57:00Z">
        <w:r w:rsidR="00537135">
          <w:t>data types</w:t>
        </w:r>
        <w:r w:rsidR="00537135">
          <w:t xml:space="preserve"> </w:t>
        </w:r>
      </w:ins>
      <w:r>
        <w:t>selected in the previous step (one for coho and one for Chinook).</w:t>
      </w:r>
    </w:p>
    <w:p w14:paraId="566EBED5" w14:textId="77777777" w:rsidR="006316D0" w:rsidRDefault="00000000">
      <w:pPr>
        <w:pStyle w:val="Heading3"/>
      </w:pPr>
      <w:bookmarkStart w:id="77" w:name="general-approach"/>
      <w:r>
        <w:rPr>
          <w:rStyle w:val="SectionNumber"/>
        </w:rPr>
        <w:t>3.6.1</w:t>
      </w:r>
      <w:r>
        <w:tab/>
        <w:t>General approach</w:t>
      </w:r>
    </w:p>
    <w:p w14:paraId="719BCBBD" w14:textId="77777777" w:rsidR="006316D0" w:rsidRDefault="00000000">
      <w:pPr>
        <w:pStyle w:val="FirstParagraph"/>
      </w:pPr>
      <w:r>
        <w:t xml:space="preserve">We used the R programming environment (R Core Team 2020)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(James et al. 2013). Because the solution can set some coefficients to 0, thereby removing their associated predictors from the final model, lasso regression can also perform predictor selection. Additionally, the </w:t>
      </w:r>
      <w:r>
        <w:rPr>
          <w:rStyle w:val="VerbatimChar"/>
        </w:rPr>
        <w:t>glmnet()</w:t>
      </w:r>
      <w:r>
        <w:t xml:space="preserve"> function standardizes the predictor values to have a unit variance before the lasso analysis, and then un-standardizes the resulting coefficients (Friedman, Hastie, and Tibshirani 2010).</w:t>
      </w:r>
    </w:p>
    <w:p w14:paraId="00E4141D" w14:textId="77777777" w:rsidR="006316D0" w:rsidRDefault="00000000">
      <w:pPr>
        <w:pStyle w:val="BodyText"/>
      </w:pPr>
      <w:r>
        <w:lastRenderedPageBreak/>
        <w:t>Lasso (Least Absolute Shrinkage and Selection Operator) regression minimizes the following quantity:</w:t>
      </w:r>
    </w:p>
    <w:p w14:paraId="48E45927" w14:textId="77777777" w:rsidR="006316D0" w:rsidRDefault="00000000">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7B3D04FB" w14:textId="77777777" w:rsidR="006316D0" w:rsidRDefault="00000000">
      <w:pPr>
        <w:pStyle w:val="FirstParagraph"/>
      </w:pPr>
      <w:r>
        <w:t>Where:</w:t>
      </w:r>
    </w:p>
    <w:p w14:paraId="6EF5185A" w14:textId="77777777" w:rsidR="006316D0" w:rsidRDefault="00000000">
      <w:pPr>
        <w:pStyle w:val="Compact"/>
        <w:numPr>
          <w:ilvl w:val="0"/>
          <w:numId w:val="7"/>
        </w:numPr>
      </w:pPr>
      <m:oMath>
        <m:r>
          <w:rPr>
            <w:rFonts w:ascii="Cambria Math" w:hAnsi="Cambria Math"/>
          </w:rPr>
          <m:t>n</m:t>
        </m:r>
      </m:oMath>
      <w:r>
        <w:t xml:space="preserve"> is the number of ecological observations;</w:t>
      </w:r>
    </w:p>
    <w:p w14:paraId="4BB4289C" w14:textId="77777777" w:rsidR="006316D0" w:rsidRDefault="00000000">
      <w:pPr>
        <w:pStyle w:val="Compact"/>
        <w:numPr>
          <w:ilvl w:val="0"/>
          <w:numId w:val="7"/>
        </w:numPr>
      </w:pPr>
      <m:oMath>
        <m:r>
          <w:rPr>
            <w:rFonts w:ascii="Cambria Math" w:hAnsi="Cambria Math"/>
          </w:rPr>
          <m:t>i</m:t>
        </m:r>
      </m:oMath>
      <w:r>
        <w:t xml:space="preserve"> enumerates the brood years;</w:t>
      </w:r>
    </w:p>
    <w:p w14:paraId="5986C282" w14:textId="77777777" w:rsidR="006316D0" w:rsidRDefault="00000000">
      <w:pPr>
        <w:pStyle w:val="Compact"/>
        <w:numPr>
          <w:ilvl w:val="0"/>
          <w:numId w:val="7"/>
        </w:numPr>
      </w:pPr>
      <m:oMath>
        <m:r>
          <w:rPr>
            <w:rFonts w:ascii="Cambria Math" w:hAnsi="Cambria Math"/>
          </w:rPr>
          <m:t>p</m:t>
        </m:r>
      </m:oMath>
      <w:r>
        <w:t xml:space="preserve"> is the number of predictors;</w:t>
      </w:r>
    </w:p>
    <w:p w14:paraId="21E0ED44" w14:textId="77777777" w:rsidR="006316D0" w:rsidRDefault="00000000">
      <w:pPr>
        <w:pStyle w:val="Compact"/>
        <w:numPr>
          <w:ilvl w:val="0"/>
          <w:numId w:val="7"/>
        </w:numPr>
      </w:pPr>
      <m:oMath>
        <m:r>
          <w:rPr>
            <w:rFonts w:ascii="Cambria Math" w:hAnsi="Cambria Math"/>
          </w:rPr>
          <m:t>j</m:t>
        </m:r>
      </m:oMath>
      <w:r>
        <w:t xml:space="preserve"> enumerates the hydrologic predictors;</w:t>
      </w:r>
    </w:p>
    <w:p w14:paraId="4CFAFCBB" w14:textId="77777777" w:rsidR="006316D0" w:rsidRDefault="00000000">
      <w:pPr>
        <w:pStyle w:val="Compact"/>
        <w:numPr>
          <w:ilvl w:val="0"/>
          <w:numId w:val="7"/>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14:paraId="53BE6028" w14:textId="77777777" w:rsidR="006316D0" w:rsidRDefault="00000000">
      <w:pPr>
        <w:pStyle w:val="Compact"/>
        <w:numPr>
          <w:ilvl w:val="0"/>
          <w:numId w:val="7"/>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the salmon cohort with brood year </w:t>
      </w:r>
      <m:oMath>
        <m:r>
          <w:rPr>
            <w:rFonts w:ascii="Cambria Math" w:hAnsi="Cambria Math"/>
          </w:rPr>
          <m:t>i</m:t>
        </m:r>
      </m:oMath>
      <w:r>
        <w:t xml:space="preserve"> (dependent variable);</w:t>
      </w:r>
    </w:p>
    <w:p w14:paraId="497BD0A6" w14:textId="77777777" w:rsidR="006316D0" w:rsidRDefault="00000000">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14:paraId="2E003C49" w14:textId="77777777" w:rsidR="006316D0" w:rsidRDefault="00000000">
      <w:pPr>
        <w:pStyle w:val="Compact"/>
        <w:numPr>
          <w:ilvl w:val="0"/>
          <w:numId w:val="7"/>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14:paraId="5A15770A" w14:textId="77777777" w:rsidR="006316D0" w:rsidRDefault="00000000">
      <w:pPr>
        <w:pStyle w:val="Compact"/>
        <w:numPr>
          <w:ilvl w:val="0"/>
          <w:numId w:val="7"/>
        </w:numPr>
      </w:pPr>
      <m:oMath>
        <m:r>
          <w:rPr>
            <w:rFonts w:ascii="Cambria Math" w:hAnsi="Cambria Math"/>
          </w:rPr>
          <m:t>λ</m:t>
        </m:r>
      </m:oMath>
      <w:r>
        <w:t xml:space="preserve"> is a tuning parameter, referred to as a shrinkage penalty.</w:t>
      </w:r>
    </w:p>
    <w:p w14:paraId="04848F28" w14:textId="77777777" w:rsidR="006316D0" w:rsidRDefault="00000000">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(James et al. 2013). In this analysis a range of </w:t>
      </w:r>
      <m:oMath>
        <m:r>
          <w:rPr>
            <w:rFonts w:ascii="Cambria Math" w:hAnsi="Cambria Math"/>
          </w:rPr>
          <m:t>λ</m:t>
        </m:r>
      </m:oMath>
      <w:r>
        <w:t xml:space="preserve"> values was explored for each species.</w:t>
      </w:r>
    </w:p>
    <w:p w14:paraId="6C74A0CF" w14:textId="77777777" w:rsidR="006316D0" w:rsidRDefault="00000000">
      <w:pPr>
        <w:pStyle w:val="Heading3"/>
      </w:pPr>
      <w:bookmarkStart w:id="78" w:name="Xa36825116d2ac6903b5289f7648c182c9149f63"/>
      <w:bookmarkEnd w:id="77"/>
      <w:r>
        <w:rPr>
          <w:rStyle w:val="SectionNumber"/>
        </w:rPr>
        <w:t>3.6.2</w:t>
      </w:r>
      <w:r>
        <w:tab/>
        <w:t>Predictor restriction based on sample size</w:t>
      </w:r>
    </w:p>
    <w:p w14:paraId="514A16A4" w14:textId="77777777" w:rsidR="006316D0" w:rsidRDefault="00000000">
      <w:pPr>
        <w:pStyle w:val="FirstParagraph"/>
      </w:pPr>
      <w:r>
        <w:t>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14:paraId="22536BB8" w14:textId="77777777" w:rsidR="006316D0" w:rsidRDefault="00000000">
      <w:pPr>
        <w:pStyle w:val="Heading3"/>
      </w:pPr>
      <w:bookmarkStart w:id="79" w:name="modified-lambda-selection-method"/>
      <w:bookmarkEnd w:id="78"/>
      <w:r>
        <w:rPr>
          <w:rStyle w:val="SectionNumber"/>
        </w:rPr>
        <w:t>3.6.3</w:t>
      </w:r>
      <w:r>
        <w:tab/>
        <w:t>Modified lambda selection method</w:t>
      </w:r>
    </w:p>
    <w:p w14:paraId="75583906" w14:textId="77777777" w:rsidR="006316D0" w:rsidRDefault="00000000">
      <w:pPr>
        <w:pStyle w:val="FirstParagraph"/>
      </w:pPr>
      <w:r>
        <w:t xml:space="preserve">In parameterizing lasso regression, the goal is to select a lambda value (referred to as the “shrinkage penalty” or “tuning parameter”)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w:t>
      </w:r>
      <w:r>
        <w:lastRenderedPageBreak/>
        <w:t>there are observations (James et al. 2013). The predictive models that result from this type of overfitting typically perform poorly when applied to new data, since they tend to incorporate random noise to achieve a perfect fit (James et al. 2013).</w:t>
      </w:r>
    </w:p>
    <w:p w14:paraId="54908A73" w14:textId="77777777" w:rsidR="006316D0" w:rsidRDefault="00000000">
      <w:pPr>
        <w:pStyle w:val="Heading4"/>
      </w:pPr>
      <w:bookmarkStart w:id="80" w:name="standard-method-to-select-lambda-value"/>
      <w:r>
        <w:rPr>
          <w:rStyle w:val="SectionNumber"/>
        </w:rPr>
        <w:t>3.6.3.1</w:t>
      </w:r>
      <w:r>
        <w:tab/>
        <w:t>Standard method to select lambda value</w:t>
      </w:r>
    </w:p>
    <w:p w14:paraId="481C2D93" w14:textId="77777777" w:rsidR="006316D0" w:rsidRDefault="00000000">
      <w:pPr>
        <w:pStyle w:val="FirstParagraph"/>
      </w:pPr>
      <w:r>
        <w:t>The standard method to pick the optimal value of lambda is to divide a dataset into a “training” and a “test” 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(James et al. 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(James et al. 2013).</w:t>
      </w:r>
    </w:p>
    <w:p w14:paraId="7C0D4B66" w14:textId="77777777" w:rsidR="006316D0" w:rsidRDefault="00000000">
      <w:pPr>
        <w:pStyle w:val="Heading4"/>
      </w:pPr>
      <w:bookmarkStart w:id="81" w:name="X0aa63c962d37cc5c290e4eaf3a37e053c0c6525"/>
      <w:bookmarkEnd w:id="80"/>
      <w:r>
        <w:rPr>
          <w:rStyle w:val="SectionNumber"/>
        </w:rPr>
        <w:t>3.6.3.2</w:t>
      </w:r>
      <w:r>
        <w:tab/>
        <w:t>Modified method: resampling to identify range of possible optimal lambda values using hundreds of test-train dataset splits</w:t>
      </w:r>
    </w:p>
    <w:p w14:paraId="25127095" w14:textId="77777777" w:rsidR="006316D0" w:rsidRDefault="00000000">
      <w:pPr>
        <w:pStyle w:val="FirstParagraph"/>
      </w:pPr>
      <w:r>
        <w:t>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p w14:paraId="4F75C697" w14:textId="77777777" w:rsidR="006316D0" w:rsidRDefault="00000000">
      <w:pPr>
        <w:pStyle w:val="Heading4"/>
      </w:pPr>
      <w:bookmarkStart w:id="82" w:name="Xfed72b620d85e4f932b25f172de6cfd44fe9b8f"/>
      <w:bookmarkEnd w:id="81"/>
      <w:r>
        <w:rPr>
          <w:rStyle w:val="SectionNumber"/>
        </w:rPr>
        <w:t>3.6.3.3</w:t>
      </w:r>
      <w:r>
        <w:tab/>
        <w:t>Focus lasso results on potential optimal range</w:t>
      </w:r>
    </w:p>
    <w:p w14:paraId="74506D1D" w14:textId="77777777" w:rsidR="006316D0" w:rsidRDefault="00000000">
      <w:pPr>
        <w:pStyle w:val="FirstParagraph"/>
      </w:pPr>
      <w:r>
        <w:t>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p w14:paraId="4C76DEB5" w14:textId="77777777" w:rsidR="006316D0" w:rsidRDefault="00000000">
      <w:pPr>
        <w:pStyle w:val="Heading3"/>
      </w:pPr>
      <w:bookmarkStart w:id="83" w:name="selection-of-final-lambda-value"/>
      <w:bookmarkEnd w:id="79"/>
      <w:bookmarkEnd w:id="82"/>
      <w:r>
        <w:rPr>
          <w:rStyle w:val="SectionNumber"/>
        </w:rPr>
        <w:t>3.6.4</w:t>
      </w:r>
      <w:r>
        <w:tab/>
        <w:t>Selection of final lambda value</w:t>
      </w:r>
    </w:p>
    <w:p w14:paraId="074A9242" w14:textId="77777777" w:rsidR="006316D0" w:rsidRDefault="00000000">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w:t>
      </w:r>
      <w:r>
        <w:lastRenderedPageBreak/>
        <w:t>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p w14:paraId="52D9B2E9" w14:textId="77777777" w:rsidR="006316D0" w:rsidRDefault="00000000">
      <w:pPr>
        <w:pStyle w:val="Heading2"/>
      </w:pPr>
      <w:bookmarkStart w:id="84" w:name="Xcc873bd4122e127f797b0eb5391360994726419"/>
      <w:bookmarkEnd w:id="74"/>
      <w:bookmarkEnd w:id="83"/>
      <w:r>
        <w:rPr>
          <w:rStyle w:val="SectionNumber"/>
        </w:rPr>
        <w:t>3.7</w:t>
      </w:r>
      <w:r>
        <w:tab/>
        <w:t>Step 7. Formulate Hydrologic Benefit function</w:t>
      </w:r>
    </w:p>
    <w:p w14:paraId="04B172AF" w14:textId="77777777" w:rsidR="006316D0" w:rsidRDefault="00000000">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14:paraId="2689557A" w14:textId="77777777" w:rsidR="006316D0" w:rsidRDefault="00000000">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14:paraId="7DA1021B" w14:textId="77777777" w:rsidR="006316D0" w:rsidRDefault="00000000">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14:paraId="24DACF61" w14:textId="77777777" w:rsidR="006316D0" w:rsidRDefault="00000000">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79528298" w14:textId="77777777" w:rsidR="006316D0" w:rsidRDefault="00000000">
      <w:pPr>
        <w:pStyle w:val="Heading1"/>
      </w:pPr>
      <w:bookmarkStart w:id="85" w:name="results"/>
      <w:bookmarkEnd w:id="47"/>
      <w:bookmarkEnd w:id="84"/>
      <w:r>
        <w:rPr>
          <w:rStyle w:val="SectionNumber"/>
        </w:rPr>
        <w:t>4</w:t>
      </w:r>
      <w:r>
        <w:tab/>
        <w:t>Results</w:t>
      </w:r>
    </w:p>
    <w:p w14:paraId="6D68F08F" w14:textId="77777777" w:rsidR="006316D0" w:rsidRDefault="00000000">
      <w:pPr>
        <w:pStyle w:val="Heading2"/>
      </w:pPr>
      <w:bookmarkStart w:id="86" w:name="Xc2abe7bcb62e605259110c7fc452887e7b6f6b3"/>
      <w:r>
        <w:rPr>
          <w:rStyle w:val="SectionNumber"/>
        </w:rPr>
        <w:t>4.1</w:t>
      </w:r>
      <w:r>
        <w:tab/>
        <w:t>Flow history of the Scott River, described in functional flow metrics</w:t>
      </w:r>
    </w:p>
    <w:p w14:paraId="6DE19B27" w14:textId="77777777" w:rsidR="006316D0" w:rsidRDefault="00000000">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14:paraId="030A1518" w14:textId="77777777" w:rsidR="006316D0" w:rsidRDefault="00000000">
      <w:pPr>
        <w:pStyle w:val="BodyText"/>
      </w:pPr>
      <w:r>
        <w:t xml:space="preserve">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6,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w:t>
      </w:r>
      <w:r>
        <w:lastRenderedPageBreak/>
        <w:t>pulse flow magnitudes of less than 400 cfs have become more frequent, resulting in a visible downward trend in fall pulse magnitude over the period of record (Figure 6, panel B).</w:t>
      </w:r>
    </w:p>
    <w:p w14:paraId="34D7D8D1" w14:textId="77777777" w:rsidR="006316D0" w:rsidRDefault="00000000">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6, panel E).</w:t>
      </w:r>
    </w:p>
    <w:p w14:paraId="57A58C04" w14:textId="77777777" w:rsidR="006316D0" w:rsidRDefault="00000000">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5),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 6, panel EF).</w:t>
      </w:r>
    </w:p>
    <w:p w14:paraId="04F947E1" w14:textId="77777777" w:rsidR="006316D0" w:rsidRDefault="00000000">
      <w:pPr>
        <w:pStyle w:val="BodyText"/>
      </w:pPr>
      <w:r>
        <w:t>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 (Tolley, Foglia, and Harter 2019). The onset of the dry season is earlier, and the duration of the dry season has increased, in some of the most recent years to over 200 days (Figure 6, panels G and H).</w:t>
      </w:r>
    </w:p>
    <w:p w14:paraId="6A472EB8" w14:textId="77777777" w:rsidR="006316D0" w:rsidRDefault="00000000">
      <w:pPr>
        <w:pStyle w:val="BodyText"/>
      </w:pPr>
      <w:r>
        <w:t>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 7).</w:t>
      </w:r>
    </w:p>
    <w:p w14:paraId="47D83A96" w14:textId="77777777" w:rsidR="006316D0" w:rsidRDefault="00000000">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14:paraId="4D4C5BFE" w14:textId="77777777" w:rsidR="006316D0" w:rsidRDefault="00000000">
      <w:pPr>
        <w:pStyle w:val="CaptionedFigure"/>
      </w:pPr>
      <w:r>
        <w:rPr>
          <w:noProof/>
        </w:rPr>
        <w:lastRenderedPageBreak/>
        <w:drawing>
          <wp:inline distT="0" distB="0" distL="0" distR="0" wp14:anchorId="6B9BC76F" wp14:editId="523ECFC7">
            <wp:extent cx="5334000" cy="6858000"/>
            <wp:effectExtent l="0" t="0" r="0" b="0"/>
            <wp:docPr id="74" name="Picture" descr="Figure 6: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14:paraId="0571EE67" w14:textId="77777777" w:rsidR="006316D0" w:rsidRDefault="00000000">
      <w:pPr>
        <w:pStyle w:val="ImageCaption"/>
      </w:pPr>
      <w:bookmarkStart w:id="87" w:name="fig:funcFlowTimeseries"/>
      <w:bookmarkEnd w:id="87"/>
      <w:r>
        <w:t>Figure 6: Total annual flow volume (panel A) and functional flow metrics (panels B-H; Patterson et al. 2020), derived from daily average flow measurements at the Fort Jones USGS flow gauge (ID 11519500) for water years 1942-2023.</w:t>
      </w:r>
    </w:p>
    <w:p w14:paraId="7ED391B2" w14:textId="77777777" w:rsidR="006316D0" w:rsidRDefault="00000000">
      <w:pPr>
        <w:pStyle w:val="CaptionedFigure"/>
      </w:pPr>
      <w:r>
        <w:rPr>
          <w:noProof/>
        </w:rPr>
        <w:lastRenderedPageBreak/>
        <w:drawing>
          <wp:inline distT="0" distB="0" distL="0" distR="0" wp14:anchorId="4EB5F935" wp14:editId="36264005">
            <wp:extent cx="5334000" cy="4572000"/>
            <wp:effectExtent l="0" t="0" r="0" b="0"/>
            <wp:docPr id="78" name="Picture"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79"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14:paraId="15896748" w14:textId="77777777" w:rsidR="006316D0" w:rsidRDefault="00000000">
      <w:pPr>
        <w:pStyle w:val="ImageCaption"/>
      </w:pPr>
      <w:bookmarkStart w:id="88" w:name="fig:reAndDisconTimeseries"/>
      <w:bookmarkEnd w:id="88"/>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w:t>
      </w:r>
    </w:p>
    <w:p w14:paraId="534BF452" w14:textId="77777777" w:rsidR="006316D0" w:rsidRDefault="00000000">
      <w:pPr>
        <w:pStyle w:val="Heading2"/>
      </w:pPr>
      <w:bookmarkStart w:id="89" w:name="hydrology-ecology-correlations"/>
      <w:bookmarkEnd w:id="86"/>
      <w:r>
        <w:rPr>
          <w:rStyle w:val="SectionNumber"/>
        </w:rPr>
        <w:t>4.2</w:t>
      </w:r>
      <w:r>
        <w:tab/>
        <w:t>Hydrology-ecology correlations</w:t>
      </w:r>
    </w:p>
    <w:p w14:paraId="23E8CC5A" w14:textId="77777777" w:rsidR="006316D0" w:rsidRDefault="00000000">
      <w:pPr>
        <w:pStyle w:val="FirstParagraph"/>
      </w:pPr>
      <w:r>
        <w:t>Correlations between hydrologic and ecologic metrics were not particularly strong (</w:t>
      </w:r>
      <w:r>
        <w:rPr>
          <w:i/>
          <w:iCs/>
        </w:rPr>
        <w:t>Supplemental Figure 1</w:t>
      </w:r>
      <w:r>
        <w:t xml:space="preserve">; with selected metrics shown in Figure 8).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14:paraId="34F45503" w14:textId="77777777" w:rsidR="006316D0" w:rsidRDefault="00000000">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 8). Furthermore, hydrology tends to have different effects on different life stages: for both species the sign of </w:t>
      </w:r>
      <m:oMath>
        <m:r>
          <w:rPr>
            <w:rFonts w:ascii="Cambria Math" w:hAnsi="Cambria Math"/>
          </w:rPr>
          <w:lastRenderedPageBreak/>
          <m:t>R</m:t>
        </m:r>
      </m:oMath>
      <w:r>
        <w:t xml:space="preserve"> with brood year reconnection timing is the opposite for spawning adults and outmigrating juveniles (though brood year reconnection correlations are much weaker for Chinook than for coho).</w:t>
      </w:r>
    </w:p>
    <w:p w14:paraId="1C6E3666" w14:textId="77777777" w:rsidR="006316D0" w:rsidRDefault="00000000">
      <w:pPr>
        <w:pStyle w:val="CaptionedFigure"/>
      </w:pPr>
      <w:r>
        <w:rPr>
          <w:noProof/>
        </w:rPr>
        <w:drawing>
          <wp:inline distT="0" distB="0" distL="0" distR="0" wp14:anchorId="7472CA84" wp14:editId="72D02DD3">
            <wp:extent cx="5334000" cy="6096000"/>
            <wp:effectExtent l="0" t="0" r="0" b="0"/>
            <wp:docPr id="83" name="Picture"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14:paraId="4B29A685" w14:textId="77777777" w:rsidR="006316D0" w:rsidRDefault="00000000">
      <w:pPr>
        <w:pStyle w:val="ImageCaption"/>
      </w:pPr>
      <w:bookmarkStart w:id="90" w:name="fig:corrMatrixFig"/>
      <w:bookmarkEnd w:id="90"/>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w:t>
      </w:r>
      <w:r>
        <w:lastRenderedPageBreak/>
        <w:t>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p w14:paraId="17E61064" w14:textId="77777777" w:rsidR="006316D0" w:rsidRDefault="00000000">
      <w:pPr>
        <w:pStyle w:val="Heading2"/>
      </w:pPr>
      <w:bookmarkStart w:id="91" w:name="lasso-regression"/>
      <w:bookmarkEnd w:id="89"/>
      <w:r>
        <w:rPr>
          <w:rStyle w:val="SectionNumber"/>
        </w:rPr>
        <w:t>4.3</w:t>
      </w:r>
      <w:r>
        <w:tab/>
        <w:t>Lasso regression</w:t>
      </w:r>
    </w:p>
    <w:p w14:paraId="700F7829" w14:textId="77777777" w:rsidR="006316D0" w:rsidRDefault="00000000">
      <w:pPr>
        <w:pStyle w:val="FirstParagraph"/>
      </w:pPr>
      <w:r>
        <w:t>Lasso regression findings included results from the 50% test-train subsets and from the full dataset (Figures 9 and 10; Tables 3 and 4).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14:paraId="1C81A0B4" w14:textId="77777777" w:rsidR="006316D0" w:rsidRDefault="00000000">
      <w:pPr>
        <w:pStyle w:val="BodyText"/>
      </w:pPr>
      <w:r>
        <w:t>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p w14:paraId="33FECAC5" w14:textId="77777777" w:rsidR="006316D0" w:rsidRDefault="00000000">
      <w:pPr>
        <w:pStyle w:val="Heading3"/>
      </w:pPr>
      <w:bookmarkStart w:id="92" w:name="X37098796cbf36b234f62901db63c93e812ce414"/>
      <w:r>
        <w:rPr>
          <w:rStyle w:val="SectionNumber"/>
        </w:rPr>
        <w:t>4.3.1</w:t>
      </w:r>
      <w:r>
        <w:tab/>
        <w:t>Test error and selection of final lambda value</w:t>
      </w:r>
    </w:p>
    <w:p w14:paraId="50B5B5F1" w14:textId="77777777" w:rsidR="006316D0" w:rsidRDefault="00000000">
      <w:pPr>
        <w:pStyle w:val="FirstParagraph"/>
      </w:pPr>
      <w:r>
        <w:t>In the 50% test-train subset analysis, increasing optimal lambda values produced monotonically decreasing average test errors across the range of optimal lambda values (Figures 9 and 10, top panels). This means that for both species, the lowest average test error was associated with the highest optimal lambda value. And indeed, for both species, a non-negligible fraction of the test sets produced optimal regression models with 0 degrees of freedom (22 and 26 percent for coho and Chinook, respectively) (Figures 9 and 10,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(37 and 45 percent for coho and Chinook, respectively).</w:t>
      </w:r>
    </w:p>
    <w:p w14:paraId="6611B83D" w14:textId="77777777" w:rsidR="006316D0" w:rsidRDefault="00000000">
      <w:pPr>
        <w:pStyle w:val="BodyText"/>
      </w:pPr>
      <w:r>
        <w:t>Applying a strict interpretation of the standard lasso methodology would result in using the upper bounds as the final lambda values (approximately 37 for coho and 110 for Chinook), producing regression models with zeros for all coefficient values which explained 0% of deviation. This would not match the existing understanding that ecological outcomes depend in part on hydrologic conditions and does not reflect that, in the majority of the test sets, the optimal regression models contained at least one non-zero coefficient.</w:t>
      </w:r>
    </w:p>
    <w:p w14:paraId="50D5E642" w14:textId="77777777" w:rsidR="006316D0" w:rsidRDefault="00000000">
      <w:pPr>
        <w:pStyle w:val="BodyText"/>
      </w:pPr>
      <w:r>
        <w:t xml:space="preserve">We therefore assumed the monotonic lambda-test error relationship was an artefact of the small ecological sample size, and adopted a secondary process whereby final lambda values </w:t>
      </w:r>
      <w:r>
        <w:lastRenderedPageBreak/>
        <w:t>were selected based on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14:paraId="38EF539C" w14:textId="77777777" w:rsidR="006316D0" w:rsidRDefault="00000000">
      <w:pPr>
        <w:pStyle w:val="CaptionedFigure"/>
      </w:pPr>
      <w:r>
        <w:rPr>
          <w:noProof/>
        </w:rPr>
        <w:drawing>
          <wp:inline distT="0" distB="0" distL="0" distR="0" wp14:anchorId="377AEBDE" wp14:editId="01B77300">
            <wp:extent cx="5334000" cy="6096000"/>
            <wp:effectExtent l="0" t="0" r="0" b="0"/>
            <wp:docPr id="88" name="Picture" descr="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
            <wp:cNvGraphicFramePr/>
            <a:graphic xmlns:a="http://schemas.openxmlformats.org/drawingml/2006/main">
              <a:graphicData uri="http://schemas.openxmlformats.org/drawingml/2006/picture">
                <pic:pic xmlns:pic="http://schemas.openxmlformats.org/drawingml/2006/picture">
                  <pic:nvPicPr>
                    <pic:cNvPr id="89"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14:paraId="50675526" w14:textId="77777777" w:rsidR="006316D0" w:rsidRDefault="00000000">
      <w:pPr>
        <w:pStyle w:val="ImageCaption"/>
      </w:pPr>
      <w:bookmarkStart w:id="93" w:name="fig:lassoResultsCoho"/>
      <w:bookmarkEnd w:id="93"/>
      <w:r>
        <w:t>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w:t>
      </w:r>
    </w:p>
    <w:p w14:paraId="273A659A" w14:textId="77777777" w:rsidR="006316D0" w:rsidRDefault="00000000">
      <w:pPr>
        <w:pStyle w:val="CaptionedFigure"/>
      </w:pPr>
      <w:r>
        <w:rPr>
          <w:noProof/>
        </w:rPr>
        <w:lastRenderedPageBreak/>
        <w:drawing>
          <wp:inline distT="0" distB="0" distL="0" distR="0" wp14:anchorId="75C3882F" wp14:editId="694C7453">
            <wp:extent cx="5334000" cy="6096000"/>
            <wp:effectExtent l="0" t="0" r="0" b="0"/>
            <wp:docPr id="92" name="Picture" descr="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
            <wp:cNvGraphicFramePr/>
            <a:graphic xmlns:a="http://schemas.openxmlformats.org/drawingml/2006/main">
              <a:graphicData uri="http://schemas.openxmlformats.org/drawingml/2006/picture">
                <pic:pic xmlns:pic="http://schemas.openxmlformats.org/drawingml/2006/picture">
                  <pic:nvPicPr>
                    <pic:cNvPr id="93" name="Picture" descr="Graphics%20and%20Supplements/Figure%209.png"/>
                    <pic:cNvPicPr>
                      <a:picLocks noChangeAspect="1" noChangeArrowheads="1"/>
                    </pic:cNvPicPr>
                  </pic:nvPicPr>
                  <pic:blipFill>
                    <a:blip r:embed="rId16"/>
                    <a:stretch>
                      <a:fillRect/>
                    </a:stretch>
                  </pic:blipFill>
                  <pic:spPr bwMode="auto">
                    <a:xfrm>
                      <a:off x="0" y="0"/>
                      <a:ext cx="5334000" cy="6096000"/>
                    </a:xfrm>
                    <a:prstGeom prst="rect">
                      <a:avLst/>
                    </a:prstGeom>
                    <a:noFill/>
                    <a:ln w="9525">
                      <a:noFill/>
                      <a:headEnd/>
                      <a:tailEnd/>
                    </a:ln>
                  </pic:spPr>
                </pic:pic>
              </a:graphicData>
            </a:graphic>
          </wp:inline>
        </w:drawing>
      </w:r>
    </w:p>
    <w:p w14:paraId="065893C6" w14:textId="77777777" w:rsidR="006316D0" w:rsidRDefault="00000000">
      <w:pPr>
        <w:pStyle w:val="ImageCaption"/>
      </w:pPr>
      <w:bookmarkStart w:id="94" w:name="fig:lassoResultsChinook"/>
      <w:bookmarkEnd w:id="94"/>
      <w:r>
        <w:t>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w:t>
      </w:r>
    </w:p>
    <w:p w14:paraId="0F29C9B5" w14:textId="77777777" w:rsidR="006316D0" w:rsidRDefault="00000000">
      <w:pPr>
        <w:pStyle w:val="Heading3"/>
      </w:pPr>
      <w:bookmarkStart w:id="95" w:name="predictor-rank-stability"/>
      <w:bookmarkEnd w:id="92"/>
      <w:r>
        <w:rPr>
          <w:rStyle w:val="SectionNumber"/>
        </w:rPr>
        <w:t>4.3.2</w:t>
      </w:r>
      <w:r>
        <w:tab/>
        <w:t>Predictor rank stability</w:t>
      </w:r>
    </w:p>
    <w:p w14:paraId="512BCFC3" w14:textId="77777777" w:rsidR="006316D0" w:rsidRDefault="00000000">
      <w:pPr>
        <w:pStyle w:val="FirstParagraph"/>
      </w:pPr>
      <w:r>
        <w:t>In the test-train step, each of the regression models produced from a (random) training subset was associated with an order of appearance of predictors (similar to the results for the full dataset in Figures 9 and 10 [lower panel], and listed in Tables 3 and 4).</w:t>
      </w:r>
    </w:p>
    <w:p w14:paraId="18CE4FB9" w14:textId="77777777" w:rsidR="006316D0" w:rsidRDefault="00000000">
      <w:pPr>
        <w:pStyle w:val="BodyText"/>
      </w:pPr>
      <w:r>
        <w:lastRenderedPageBreak/>
        <w:t>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BY_recon_750</w:t>
      </w:r>
      <w:r>
        <w:t xml:space="preserve">, </w:t>
      </w:r>
      <w:r>
        <w:rPr>
          <w:rStyle w:val="VerbatimChar"/>
        </w:rPr>
        <w:t>RY_discon_200</w:t>
      </w:r>
      <w:r>
        <w:t xml:space="preserve">, </w:t>
      </w:r>
      <w:r>
        <w:rPr>
          <w:rStyle w:val="VerbatimChar"/>
        </w:rPr>
        <w:t>SY_SP_ROC</w:t>
      </w:r>
      <w:r>
        <w:t xml:space="preserve">, </w:t>
      </w:r>
      <w:r>
        <w:rPr>
          <w:rStyle w:val="VerbatimChar"/>
        </w:rPr>
        <w:t>RY_Wet_BFL_Dur</w:t>
      </w:r>
      <w:r>
        <w:t xml:space="preserve">, and </w:t>
      </w:r>
      <w:r>
        <w:rPr>
          <w:rStyle w:val="VerbatimChar"/>
        </w:rPr>
        <w:t>BY_recon_150</w:t>
      </w:r>
      <w:r>
        <w:t>).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RY_discon_200</w:t>
      </w:r>
      <w:r>
        <w:t>) appears in the top five predictors of the regression model produced using the full dataset (Figure 9; Table 3); however, the full-dataset model does include the same preponderance of flow timing metrics in the first five non-zero predictors.</w:t>
      </w:r>
    </w:p>
    <w:p w14:paraId="3DD5248E" w14:textId="77777777" w:rsidR="006316D0" w:rsidRDefault="00000000">
      <w:pPr>
        <w:pStyle w:val="BodyText"/>
      </w:pPr>
      <w:r>
        <w:t>In the 10,000 data subsets analyzed for Chinook, the metrics that appeared most often in the top five predictors were the log-transformed total flow in the brood year fall, flow magnitude in the rearing year (in both the wet and dry seasons), the slope of the spring recession in the rearing year, and rearing year dry season duration (</w:t>
      </w:r>
      <w:r>
        <w:rPr>
          <w:rStyle w:val="VerbatimChar"/>
        </w:rPr>
        <w:t>log_BY_tot_flow_sepdec</w:t>
      </w:r>
      <w:r>
        <w:t xml:space="preserve">, </w:t>
      </w:r>
      <w:r>
        <w:rPr>
          <w:rStyle w:val="VerbatimChar"/>
        </w:rPr>
        <w:t>RY_Wet_BFL_Mag_50</w:t>
      </w:r>
      <w:r>
        <w:t xml:space="preserve">, </w:t>
      </w:r>
      <w:r>
        <w:rPr>
          <w:rStyle w:val="VerbatimChar"/>
        </w:rPr>
        <w:t>RY_DS_Mag_90</w:t>
      </w:r>
      <w:r>
        <w:t xml:space="preserve">, </w:t>
      </w:r>
      <w:r>
        <w:rPr>
          <w:rStyle w:val="VerbatimChar"/>
        </w:rPr>
        <w:t>RY_SP_ROC</w:t>
      </w:r>
      <w:r>
        <w:t xml:space="preserve">, </w:t>
      </w:r>
      <w:r>
        <w:rPr>
          <w:rStyle w:val="VerbatimChar"/>
        </w:rPr>
        <w:t>RY_DS_Dur_WS</w:t>
      </w:r>
      <w:r>
        <w:t>).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log_BY_tot_flow_sepdec</w:t>
      </w:r>
      <w:r>
        <w:t xml:space="preserve">, </w:t>
      </w:r>
      <w:r>
        <w:rPr>
          <w:rStyle w:val="VerbatimChar"/>
        </w:rPr>
        <w:t>RY_Wet_BFL_Mag_50</w:t>
      </w:r>
      <w:r>
        <w:t xml:space="preserve">, </w:t>
      </w:r>
      <w:r>
        <w:rPr>
          <w:rStyle w:val="VerbatimChar"/>
        </w:rPr>
        <w:t>RY_DS_Dur_WS</w:t>
      </w:r>
      <w:r>
        <w:t>) appear in the top five predictors of the regression model produced using the full dataset (Figure 10; Table 4). This may reflect the higher degree of predictor stability achieved with a dataset the size of the Chinook jpa observations (n=21) versus coho spf (n=13).</w:t>
      </w:r>
    </w:p>
    <w:p w14:paraId="34E825D7" w14:textId="77777777" w:rsidR="006316D0" w:rsidRDefault="00000000">
      <w:pPr>
        <w:pStyle w:val="TableCaption"/>
      </w:pPr>
      <w:bookmarkStart w:id="96" w:name="tab:predAppearTabCoho"/>
      <w:bookmarkEnd w:id="96"/>
      <w:r>
        <w:t>Table 3: Predictors informing the lasso regression for the full dataset of coho spf observations,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441"/>
        <w:gridCol w:w="2062"/>
        <w:gridCol w:w="2685"/>
      </w:tblGrid>
      <w:tr w:rsidR="006316D0" w14:paraId="78D7CAEF"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00832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B4EF3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49448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6316D0" w14:paraId="781F73CE" w14:textId="77777777" w:rsidTr="006316D0">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11A6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DAFE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2721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23.45</w:t>
            </w:r>
          </w:p>
        </w:tc>
      </w:tr>
      <w:tr w:rsidR="006316D0" w14:paraId="131CCA97"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AA06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9090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B46E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16.02</w:t>
            </w:r>
          </w:p>
        </w:tc>
      </w:tr>
      <w:tr w:rsidR="006316D0" w14:paraId="4F9538FE"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4CA3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D6A4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313A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14.54</w:t>
            </w:r>
          </w:p>
        </w:tc>
      </w:tr>
      <w:tr w:rsidR="006316D0" w14:paraId="7F215E26"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84DE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06FE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1CF7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11.56</w:t>
            </w:r>
          </w:p>
        </w:tc>
      </w:tr>
      <w:tr w:rsidR="006316D0" w14:paraId="7266028A"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5C81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B31E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5CF7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10.08</w:t>
            </w:r>
          </w:p>
        </w:tc>
      </w:tr>
      <w:tr w:rsidR="006316D0" w14:paraId="375FCA1F"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C6C6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6B60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12C5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8.22</w:t>
            </w:r>
          </w:p>
        </w:tc>
      </w:tr>
      <w:tr w:rsidR="006316D0" w14:paraId="6FBD6068"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9D50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EA8F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3E3F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7.85</w:t>
            </w:r>
          </w:p>
        </w:tc>
      </w:tr>
      <w:tr w:rsidR="006316D0" w14:paraId="29720432"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8624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F183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1727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6.36</w:t>
            </w:r>
          </w:p>
        </w:tc>
      </w:tr>
      <w:tr w:rsidR="006316D0" w14:paraId="118FF84E"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7C36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F82E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DE53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4.50</w:t>
            </w:r>
          </w:p>
        </w:tc>
      </w:tr>
      <w:tr w:rsidR="006316D0" w14:paraId="7699DA88"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5832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10</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55F9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FDC7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4.13</w:t>
            </w:r>
          </w:p>
        </w:tc>
      </w:tr>
      <w:tr w:rsidR="006316D0" w14:paraId="38CF21D3"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185A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1F17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98E9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r w:rsidR="006316D0" w14:paraId="4D326988" w14:textId="77777777" w:rsidTr="006316D0">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516AA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74673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RY_discon_100</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A7D8B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bl>
    <w:p w14:paraId="220759F4" w14:textId="77777777" w:rsidR="006316D0" w:rsidRDefault="00000000">
      <w:pPr>
        <w:pStyle w:val="TableCaption"/>
      </w:pPr>
      <w:bookmarkStart w:id="97" w:name="tab:predAppearTabChinook"/>
      <w:bookmarkEnd w:id="97"/>
      <w:r>
        <w:t>Table 4: Predictors informing the lasso regression for the full dataset of Chinook jpa observations,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441"/>
        <w:gridCol w:w="3150"/>
        <w:gridCol w:w="2685"/>
      </w:tblGrid>
      <w:tr w:rsidR="006316D0" w14:paraId="42AC9023"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24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12AD6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Order of appearance</w:t>
            </w:r>
          </w:p>
        </w:tc>
        <w:tc>
          <w:tcPr>
            <w:tcW w:w="31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93E28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6603C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6316D0" w14:paraId="29A11CF9" w14:textId="77777777" w:rsidTr="006316D0">
        <w:trPr>
          <w:jc w:val="center"/>
        </w:trPr>
        <w:tc>
          <w:tcPr>
            <w:tcW w:w="24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25F4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31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D714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0301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55.80</w:t>
            </w:r>
          </w:p>
        </w:tc>
      </w:tr>
      <w:tr w:rsidR="006316D0" w14:paraId="00D3F6E3"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14EC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9003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A0D7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46.35</w:t>
            </w:r>
          </w:p>
        </w:tc>
      </w:tr>
      <w:tr w:rsidR="006316D0" w14:paraId="75931D1D"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315C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7D07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5EBC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43.98</w:t>
            </w:r>
          </w:p>
        </w:tc>
      </w:tr>
      <w:tr w:rsidR="006316D0" w14:paraId="7F71CFCB"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0C9F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1AA7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RY_DS_Dur_WS</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5F3A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40.44</w:t>
            </w:r>
          </w:p>
        </w:tc>
      </w:tr>
      <w:tr w:rsidR="006316D0" w14:paraId="3AFC64BF"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D956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A925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E388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39.26</w:t>
            </w:r>
          </w:p>
        </w:tc>
      </w:tr>
      <w:tr w:rsidR="006316D0" w14:paraId="5408F9B7"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1BFF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E32A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94AD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29.81</w:t>
            </w:r>
          </w:p>
        </w:tc>
      </w:tr>
      <w:tr w:rsidR="006316D0" w14:paraId="7B705C6B"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0B2A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1997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BY_min_flow_sepdec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92F1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27.45</w:t>
            </w:r>
          </w:p>
        </w:tc>
      </w:tr>
      <w:tr w:rsidR="006316D0" w14:paraId="45A66DC2"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677A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7E74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6FF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23.91</w:t>
            </w:r>
          </w:p>
        </w:tc>
      </w:tr>
      <w:tr w:rsidR="006316D0" w14:paraId="7C125C80"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D72F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005C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AAF4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16.82</w:t>
            </w:r>
          </w:p>
        </w:tc>
      </w:tr>
      <w:tr w:rsidR="006316D0" w14:paraId="4AFC71AC"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39F6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7D51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RY_discon_300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5B70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12.10</w:t>
            </w:r>
          </w:p>
        </w:tc>
      </w:tr>
      <w:tr w:rsidR="006316D0" w14:paraId="237AC8D7"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1A86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5635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19D4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10.91</w:t>
            </w:r>
          </w:p>
        </w:tc>
      </w:tr>
      <w:tr w:rsidR="006316D0" w14:paraId="0B256D4B"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7AE1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F1F0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5DB2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9.73</w:t>
            </w:r>
          </w:p>
        </w:tc>
      </w:tr>
      <w:tr w:rsidR="006316D0" w14:paraId="5C1002D0"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E8F1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5469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10C4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6316D0" w14:paraId="0B9FF2CA"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8C04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6228A"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7D69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6316D0" w14:paraId="0C014AC0"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1EF0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A8EA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F19E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6316D0" w14:paraId="66F51AFE"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D521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2E18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288C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6316D0" w14:paraId="5F87268B"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97C08"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1F1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E7E1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6316D0" w14:paraId="05A01070"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E90B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29DB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A2CA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6316D0" w14:paraId="7C36A58B"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33F4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F4F2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D36A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6316D0" w14:paraId="22949E1F"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AF8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F5C0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B5DA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6316D0" w14:paraId="5DA61FBE"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2C58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1BE9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87C5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6316D0" w14:paraId="066808EC"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CA09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22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92CD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A6DE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r>
      <w:tr w:rsidR="006316D0" w14:paraId="3C596132" w14:textId="77777777" w:rsidTr="006316D0">
        <w:trPr>
          <w:jc w:val="center"/>
        </w:trPr>
        <w:tc>
          <w:tcPr>
            <w:tcW w:w="24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B07D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7E51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BBEF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r w:rsidR="006316D0" w14:paraId="6E4F00D7" w14:textId="77777777" w:rsidTr="006316D0">
        <w:trPr>
          <w:jc w:val="center"/>
        </w:trPr>
        <w:tc>
          <w:tcPr>
            <w:tcW w:w="24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F28AB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c>
          <w:tcPr>
            <w:tcW w:w="31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C14AC1"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RY_min_flow</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5D9CA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bl>
    <w:p w14:paraId="67E019F6" w14:textId="77777777" w:rsidR="006316D0" w:rsidRDefault="00000000">
      <w:pPr>
        <w:pStyle w:val="Heading3"/>
      </w:pPr>
      <w:bookmarkStart w:id="98" w:name="X08b59dd2fe10c08d00dc1be303b3bed657f2d48"/>
      <w:bookmarkEnd w:id="95"/>
      <w:r>
        <w:rPr>
          <w:rStyle w:val="SectionNumber"/>
        </w:rPr>
        <w:t>4.3.3</w:t>
      </w:r>
      <w:r>
        <w:tab/>
        <w:t>Regression coefficients and fraction of deviation (full dataset)</w:t>
      </w:r>
    </w:p>
    <w:p w14:paraId="1B50D4E7" w14:textId="77777777" w:rsidR="006316D0" w:rsidRDefault="00000000">
      <w:pPr>
        <w:pStyle w:val="FirstParagraph"/>
      </w:pPr>
      <w:r>
        <w:t>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 9 and 10,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BY_recon_200</w:t>
      </w:r>
      <w:r>
        <w:t xml:space="preserve"> in the case of coho spf).</w:t>
      </w:r>
    </w:p>
    <w:p w14:paraId="07044FEE" w14:textId="77777777" w:rsidR="006316D0" w:rsidRDefault="00000000">
      <w:pPr>
        <w:pStyle w:val="BodyText"/>
      </w:pPr>
      <w:r>
        <w:t>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 9 and 10, middle panels). This matches the general rule of thumb that with high-dimensional data, it is often possible to explain 100% of deviation by incorporating data from as many or more predictors than the number of observations (James et al. 2013).</w:t>
      </w:r>
    </w:p>
    <w:p w14:paraId="4B7AFECE" w14:textId="77777777" w:rsidR="006316D0" w:rsidRDefault="00000000">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9 and 10, middle panel).</w:t>
      </w:r>
    </w:p>
    <w:p w14:paraId="488DF828" w14:textId="77777777" w:rsidR="006316D0" w:rsidRDefault="00000000">
      <w:pPr>
        <w:pStyle w:val="Heading2"/>
      </w:pPr>
      <w:bookmarkStart w:id="99" w:name="hydrologic-benefit-function"/>
      <w:bookmarkEnd w:id="91"/>
      <w:bookmarkEnd w:id="98"/>
      <w:r>
        <w:rPr>
          <w:rStyle w:val="SectionNumber"/>
        </w:rPr>
        <w:t>4.4</w:t>
      </w:r>
      <w:r>
        <w:tab/>
        <w:t>Hydrologic Benefit Function</w:t>
      </w:r>
    </w:p>
    <w:p w14:paraId="0975EFC6" w14:textId="77777777" w:rsidR="006316D0" w:rsidRDefault="00000000">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5 and 6). While many coefficients (as well as </w:t>
      </w:r>
      <m:oMath>
        <m:r>
          <w:rPr>
            <w:rFonts w:ascii="Cambria Math" w:hAnsi="Cambria Math"/>
          </w:rPr>
          <m:t>R</m:t>
        </m:r>
      </m:oMath>
      <w:r>
        <w:t xml:space="preserve"> values in the correlation analysis) match the current understanding of local flow-ecology relationships, some do not (see Discussion).</w:t>
      </w:r>
    </w:p>
    <w:p w14:paraId="0C7C3F39" w14:textId="77777777" w:rsidR="006316D0" w:rsidRDefault="00000000">
      <w:pPr>
        <w:pStyle w:val="TableCaption"/>
      </w:pPr>
      <w:bookmarkStart w:id="100" w:name="tab:coefTableCoho"/>
      <w:bookmarkEnd w:id="100"/>
      <w:r>
        <w:t>Table 5: Values for the intercept and coefficient terms in the Hydrologic Benefit function for coho spf,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062"/>
        <w:gridCol w:w="1084"/>
        <w:gridCol w:w="3835"/>
      </w:tblGrid>
      <w:tr w:rsidR="006316D0" w14:paraId="787129B3"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921B5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0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2FA3D6"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383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AD0A4E"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6316D0" w14:paraId="652A2126" w14:textId="77777777" w:rsidTr="006316D0">
        <w:trPr>
          <w:jc w:val="center"/>
        </w:trPr>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9B04A" w14:textId="77777777" w:rsidR="006316D0" w:rsidRDefault="006316D0">
            <w:pPr>
              <w:pBdr>
                <w:top w:val="none" w:sz="0" w:space="0" w:color="000000"/>
                <w:left w:val="none" w:sz="0" w:space="0" w:color="000000"/>
                <w:bottom w:val="none" w:sz="0" w:space="0" w:color="000000"/>
                <w:right w:val="none" w:sz="0" w:space="0" w:color="000000"/>
              </w:pBdr>
              <w:spacing w:before="100" w:after="100"/>
              <w:ind w:left="100" w:right="100"/>
            </w:pPr>
          </w:p>
        </w:tc>
        <w:tc>
          <w:tcPr>
            <w:tcW w:w="10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CCEE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87.400</w:t>
            </w:r>
          </w:p>
        </w:tc>
        <w:tc>
          <w:tcPr>
            <w:tcW w:w="383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C9A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6316D0" w14:paraId="503DA58D" w14:textId="77777777" w:rsidTr="006316D0">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696F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BY_recon_100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9FAE9"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-0.030</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BA88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(100 cfs)</w:t>
            </w:r>
          </w:p>
        </w:tc>
      </w:tr>
      <w:tr w:rsidR="006316D0" w14:paraId="30165241" w14:textId="77777777" w:rsidTr="006316D0">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4EFE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38CE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-0.365</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0CDD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(200 cfs)</w:t>
            </w:r>
          </w:p>
        </w:tc>
      </w:tr>
      <w:tr w:rsidR="006316D0" w14:paraId="734FEDCB" w14:textId="77777777" w:rsidTr="006316D0">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E5F94"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5940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0.033</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D5DB0"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Later disconnection (200 cfs)</w:t>
            </w:r>
          </w:p>
        </w:tc>
      </w:tr>
      <w:tr w:rsidR="006316D0" w14:paraId="76C5E89F" w14:textId="77777777" w:rsidTr="006316D0">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2822D"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8D4E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-0.191</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BC87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(8 cfs)</w:t>
            </w:r>
          </w:p>
        </w:tc>
      </w:tr>
      <w:tr w:rsidR="006316D0" w14:paraId="5671947E" w14:textId="77777777" w:rsidTr="006316D0">
        <w:trPr>
          <w:jc w:val="center"/>
        </w:trPr>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7A1DD7"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10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D7812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-0.004</w:t>
            </w:r>
          </w:p>
        </w:tc>
        <w:tc>
          <w:tcPr>
            <w:tcW w:w="383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83341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flow magnitude (dry season)</w:t>
            </w:r>
          </w:p>
        </w:tc>
      </w:tr>
    </w:tbl>
    <w:p w14:paraId="5E5A8C93" w14:textId="77777777" w:rsidR="006316D0" w:rsidRDefault="00000000">
      <w:pPr>
        <w:pStyle w:val="TableCaption"/>
      </w:pPr>
      <w:bookmarkStart w:id="101" w:name="tab:coefTableChinook"/>
      <w:bookmarkEnd w:id="101"/>
      <w:r>
        <w:t>Table 6: Values for the intercept and coefficient terms in the Hydrologic Benefit function for Chinook jpa,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832"/>
        <w:gridCol w:w="973"/>
        <w:gridCol w:w="5278"/>
      </w:tblGrid>
      <w:tr w:rsidR="006316D0" w14:paraId="066033B7" w14:textId="77777777" w:rsidTr="006316D0">
        <w:trPr>
          <w:cnfStyle w:val="100000000000" w:firstRow="1" w:lastRow="0" w:firstColumn="0" w:lastColumn="0" w:oddVBand="0" w:evenVBand="0" w:oddHBand="0" w:evenHBand="0" w:firstRowFirstColumn="0" w:firstRowLastColumn="0" w:lastRowFirstColumn="0" w:lastRowLastColumn="0"/>
          <w:tblHeader/>
          <w:jc w:val="center"/>
        </w:trPr>
        <w:tc>
          <w:tcPr>
            <w:tcW w:w="28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CFC555"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9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2373B"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52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9D94B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6316D0" w14:paraId="77FDC942" w14:textId="77777777" w:rsidTr="006316D0">
        <w:trPr>
          <w:jc w:val="center"/>
        </w:trPr>
        <w:tc>
          <w:tcPr>
            <w:tcW w:w="28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C9C2B" w14:textId="77777777" w:rsidR="006316D0" w:rsidRDefault="006316D0">
            <w:pPr>
              <w:pBdr>
                <w:top w:val="none" w:sz="0" w:space="0" w:color="000000"/>
                <w:left w:val="none" w:sz="0" w:space="0" w:color="000000"/>
                <w:bottom w:val="none" w:sz="0" w:space="0" w:color="000000"/>
                <w:right w:val="none" w:sz="0" w:space="0" w:color="000000"/>
              </w:pBdr>
              <w:spacing w:before="100" w:after="100"/>
              <w:ind w:left="100" w:right="100"/>
            </w:pPr>
          </w:p>
        </w:tc>
        <w:tc>
          <w:tcPr>
            <w:tcW w:w="9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FE94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251.9</w:t>
            </w:r>
          </w:p>
        </w:tc>
        <w:tc>
          <w:tcPr>
            <w:tcW w:w="52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F3FC"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6316D0" w14:paraId="63EF0CF2" w14:textId="77777777" w:rsidTr="006316D0">
        <w:trPr>
          <w:jc w:val="center"/>
        </w:trPr>
        <w:tc>
          <w:tcPr>
            <w:tcW w:w="28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1EEA73"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9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15392F"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52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FA022" w14:textId="77777777" w:rsidR="006316D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brooding period total flow (log-transformed)</w:t>
            </w:r>
          </w:p>
        </w:tc>
      </w:tr>
    </w:tbl>
    <w:p w14:paraId="64D07C86" w14:textId="77777777" w:rsidR="006316D0" w:rsidRDefault="00000000">
      <w:pPr>
        <w:pStyle w:val="Heading3"/>
      </w:pPr>
      <w:bookmarkStart w:id="102" w:name="X63b9add7216461afc23f6690150dd5be34f90af"/>
      <w:r>
        <w:rPr>
          <w:rStyle w:val="SectionNumber"/>
        </w:rPr>
        <w:t>4.4.1</w:t>
      </w:r>
      <w:r>
        <w:tab/>
        <w:t>Predictors and coefficients in the selected models</w:t>
      </w:r>
    </w:p>
    <w:p w14:paraId="2D460E00" w14:textId="77777777" w:rsidR="006316D0" w:rsidRDefault="00000000">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 (Siskiyou County Flood Control and Water Conservation District 2021). One coefficient is somewhat counterintutive, suggesting that a higher rearing year dry season flow magnitude is associated with reduced coho reproduction; in our experience we would expect the opposite to be true.</w:t>
      </w:r>
    </w:p>
    <w:p w14:paraId="7393F05C" w14:textId="77777777" w:rsidR="006316D0" w:rsidRDefault="00000000">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14:paraId="0D78FBE0" w14:textId="77777777" w:rsidR="006316D0" w:rsidRDefault="00000000">
      <w:pPr>
        <w:pStyle w:val="Heading3"/>
      </w:pPr>
      <w:bookmarkStart w:id="103" w:name="Xbb3dd5df872c117cae335f43a403d38a2bd7af6"/>
      <w:bookmarkEnd w:id="102"/>
      <w:r>
        <w:rPr>
          <w:rStyle w:val="SectionNumber"/>
        </w:rPr>
        <w:t>4.4.2</w:t>
      </w:r>
      <w:r>
        <w:tab/>
        <w:t>Predicted Hydrologic Benefit value over time</w:t>
      </w:r>
    </w:p>
    <w:p w14:paraId="75637CFD" w14:textId="77777777" w:rsidR="006316D0" w:rsidRDefault="00000000">
      <w:pPr>
        <w:pStyle w:val="FirstParagraph"/>
      </w:pPr>
      <w:r>
        <w:t xml:space="preserve">The visual match between predicted and observed values for coho spf is rather poor: predicted values do not range either as low or as high as observed values (Figure 11, top panel). This matches the expectation that the selected regression model will explain only ~50% of the deviation from the mean (Figure 9, middle panel). The visual match for </w:t>
      </w:r>
      <w:r>
        <w:lastRenderedPageBreak/>
        <w:t>Chinook, however, is significantly worse (Figure 11, lower panel), corresponding to a regression model that explains &lt;10% of deviation (Figure 10, middle panel).</w:t>
      </w:r>
    </w:p>
    <w:p w14:paraId="04BEF418" w14:textId="77777777" w:rsidR="006316D0" w:rsidRDefault="00000000">
      <w:pPr>
        <w:pStyle w:val="BodyText"/>
      </w:pPr>
      <w:r>
        <w:t xml:space="preserve">Matching the historical flow trends discussed above (and tabulated in </w:t>
      </w:r>
      <w:r>
        <w:rPr>
          <w:i/>
          <w:iCs/>
        </w:rPr>
        <w:t>Supplemental Table 2</w:t>
      </w:r>
      <w:r>
        <w:t>), the predicted value of coho spf-equivalent produced by a given water year has trended downward over time (Figure 11,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 (California Department of Fish and Wildlife (CDFW) 2015a).</w:t>
      </w:r>
    </w:p>
    <w:p w14:paraId="2CA6EBB3" w14:textId="77777777" w:rsidR="006316D0" w:rsidRDefault="00000000">
      <w:pPr>
        <w:pStyle w:val="BodyText"/>
      </w:pPr>
      <w:r>
        <w:t>Conversely, for Chinook, because such an inflexible model was selected, no trend is visible in predicted values (Figure 11, lower panel).</w:t>
      </w:r>
    </w:p>
    <w:p w14:paraId="1AAD0799" w14:textId="77777777" w:rsidR="006316D0" w:rsidRDefault="00000000">
      <w:pPr>
        <w:pStyle w:val="CaptionedFigure"/>
      </w:pPr>
      <w:r>
        <w:rPr>
          <w:noProof/>
        </w:rPr>
        <w:lastRenderedPageBreak/>
        <w:drawing>
          <wp:inline distT="0" distB="0" distL="0" distR="0" wp14:anchorId="351791A9" wp14:editId="643BBD62">
            <wp:extent cx="5334000" cy="6096000"/>
            <wp:effectExtent l="0" t="0" r="0" b="0"/>
            <wp:docPr id="105" name="Picture"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106"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14:paraId="7B093CB0" w14:textId="77777777" w:rsidR="006316D0" w:rsidRDefault="00000000">
      <w:pPr>
        <w:pStyle w:val="ImageCaption"/>
      </w:pPr>
      <w:bookmarkStart w:id="104" w:name="fig:hbfOverTime"/>
      <w:bookmarkEnd w:id="104"/>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14:paraId="2C6A306A" w14:textId="77777777" w:rsidR="006316D0" w:rsidRDefault="00000000">
      <w:pPr>
        <w:pStyle w:val="Heading3"/>
      </w:pPr>
      <w:bookmarkStart w:id="105" w:name="X56a3243927ad12ba97c22e4510875d65fa121f7"/>
      <w:bookmarkEnd w:id="103"/>
      <w:r>
        <w:rPr>
          <w:rStyle w:val="SectionNumber"/>
        </w:rPr>
        <w:t>4.4.3</w:t>
      </w:r>
      <w:r>
        <w:tab/>
        <w:t>Hydrologic Benefit function component contributions</w:t>
      </w:r>
    </w:p>
    <w:p w14:paraId="00D00B62" w14:textId="77777777" w:rsidR="006316D0" w:rsidRDefault="00000000">
      <w:pPr>
        <w:pStyle w:val="FirstParagraph"/>
      </w:pPr>
      <w:r>
        <w:t>The predicted HB values can be broken out into the value contributed by each predictor (Figure 12; the intercept term is excluded for ease of visualization). For coho spf, the largest contributions are from brood year fall reconnection timing (</w:t>
      </w:r>
      <w:r>
        <w:rPr>
          <w:rStyle w:val="VerbatimChar"/>
        </w:rPr>
        <w:t>BY_recon_200</w:t>
      </w:r>
      <w:r>
        <w:t xml:space="preserve"> and </w:t>
      </w:r>
      <w:r>
        <w:rPr>
          <w:rStyle w:val="VerbatimChar"/>
        </w:rPr>
        <w:t>BY_recon_100</w:t>
      </w:r>
      <w:r>
        <w:t xml:space="preserve">); a negative value indicates that earlier reconnection timing is associated </w:t>
      </w:r>
      <w:r>
        <w:lastRenderedPageBreak/>
        <w:t xml:space="preserve">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12, top panel). For Chinook, all variation is introduced by the predictor </w:t>
      </w:r>
      <w:r>
        <w:rPr>
          <w:rStyle w:val="VerbatimChar"/>
        </w:rPr>
        <w:t>log_BY_tot_flow_sepdec</w:t>
      </w:r>
      <w:r>
        <w:t>, since the model includes only one non-zero coefficient.</w:t>
      </w:r>
    </w:p>
    <w:p w14:paraId="48515CE8" w14:textId="77777777" w:rsidR="006316D0" w:rsidRDefault="00000000">
      <w:pPr>
        <w:pStyle w:val="CaptionedFigure"/>
      </w:pPr>
      <w:r>
        <w:rPr>
          <w:noProof/>
        </w:rPr>
        <w:drawing>
          <wp:inline distT="0" distB="0" distL="0" distR="0" wp14:anchorId="62DD5342" wp14:editId="5FCFF214">
            <wp:extent cx="5334000" cy="6096000"/>
            <wp:effectExtent l="0" t="0" r="0" b="0"/>
            <wp:docPr id="110" name="Picture"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111" name="Picture" descr="Graphics%20and%20Supplements/Figure%2011.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746613DC" w14:textId="77777777" w:rsidR="006316D0" w:rsidRDefault="00000000">
      <w:pPr>
        <w:pStyle w:val="ImageCaption"/>
      </w:pPr>
      <w:bookmarkStart w:id="106" w:name="fig:hbfBarchart"/>
      <w:bookmarkEnd w:id="106"/>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w:t>
      </w:r>
      <w:r>
        <w:lastRenderedPageBreak/>
        <w:t>spring disconnection produces more predicted coho spf). A negative value indicates that a larger number contributes a negative value to the predicted outcome (e.g., a later fall reconnection date produces fewer predicted coho spf in that cohort).</w:t>
      </w:r>
    </w:p>
    <w:p w14:paraId="0B14D397" w14:textId="77777777" w:rsidR="006316D0" w:rsidRDefault="00000000">
      <w:pPr>
        <w:pStyle w:val="Heading1"/>
      </w:pPr>
      <w:bookmarkStart w:id="107" w:name="discussion"/>
      <w:bookmarkEnd w:id="85"/>
      <w:bookmarkEnd w:id="99"/>
      <w:bookmarkEnd w:id="105"/>
      <w:r>
        <w:rPr>
          <w:rStyle w:val="SectionNumber"/>
        </w:rPr>
        <w:t>5</w:t>
      </w:r>
      <w:r>
        <w:tab/>
        <w:t>Discussion</w:t>
      </w:r>
    </w:p>
    <w:p w14:paraId="3905F44A" w14:textId="77777777" w:rsidR="006316D0" w:rsidRDefault="00000000">
      <w:pPr>
        <w:pStyle w:val="FirstParagraph"/>
      </w:pPr>
      <w:r>
        <w:t>The findings described above suggest that, in this case study, hydrology can explain about half of the variation in a key ecological outcome for coho salmon, though as a predictive tool it has some limitations.</w:t>
      </w:r>
    </w:p>
    <w:p w14:paraId="347989B5" w14:textId="77777777" w:rsidR="006316D0" w:rsidRDefault="00000000">
      <w:pPr>
        <w:pStyle w:val="Heading2"/>
      </w:pPr>
      <w:bookmarkStart w:id="108" w:name="X7927e02b030070da3d3f36a45d1c21d7f6b1239"/>
      <w:r>
        <w:rPr>
          <w:rStyle w:val="SectionNumber"/>
        </w:rPr>
        <w:t>5.1</w:t>
      </w:r>
      <w:r>
        <w:tab/>
        <w:t>Previous work and limitations of a hydrologic predictor approach</w:t>
      </w:r>
    </w:p>
    <w:p w14:paraId="35A4C1E4" w14:textId="77777777" w:rsidR="006316D0" w:rsidRDefault="00000000">
      <w:pPr>
        <w:pStyle w:val="FirstParagraph"/>
      </w:pPr>
      <w:r>
        <w:t>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2014; Acreman et al. 2014; Shenton et al. 2012). Additionally, in at least one case, fish population differences were not successfully predicted with a model based only on flow metrics; other variables such as water temperature were necessary to capture population shifts (Ryan A. McManamay et al. 2013).</w:t>
      </w:r>
    </w:p>
    <w:p w14:paraId="0CAF1934" w14:textId="77777777" w:rsidR="006316D0" w:rsidRDefault="00000000">
      <w:pPr>
        <w:pStyle w:val="BodyText"/>
      </w:pPr>
      <w:r>
        <w:t>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14:paraId="34669D68" w14:textId="23D831B8" w:rsidR="006316D0" w:rsidRDefault="00000000" w:rsidP="00D809E7">
      <w:pPr>
        <w:pStyle w:val="Heading2"/>
      </w:pPr>
      <w:bookmarkStart w:id="109" w:name="X1e5150e60c8c7a8a48f98236bacb875804e9653"/>
      <w:bookmarkEnd w:id="108"/>
      <w:r>
        <w:rPr>
          <w:rStyle w:val="SectionNumber"/>
        </w:rPr>
        <w:lastRenderedPageBreak/>
        <w:t>5.2</w:t>
      </w:r>
      <w:r>
        <w:tab/>
      </w:r>
      <w:ins w:id="110" w:author="Kouba, Claire" w:date="2024-10-03T13:37:00Z" w16du:dateUtc="2024-10-03T17:37:00Z">
        <w:r w:rsidR="00D809E7">
          <w:t>Correlations</w:t>
        </w:r>
      </w:ins>
      <w:ins w:id="111" w:author="Kouba, Claire" w:date="2024-10-03T13:39:00Z" w16du:dateUtc="2024-10-03T17:39:00Z">
        <w:r w:rsidR="00D809E7">
          <w:t xml:space="preserve"> and predictor selection results suggest</w:t>
        </w:r>
        <w:r w:rsidR="00D809E7" w:rsidRPr="00D809E7">
          <w:t xml:space="preserve"> </w:t>
        </w:r>
        <w:r w:rsidR="00D809E7">
          <w:t>p</w:t>
        </w:r>
        <w:r w:rsidR="00D809E7">
          <w:t>otential mechanisms for flow-ecology relationships</w:t>
        </w:r>
      </w:ins>
      <w:del w:id="112" w:author="Kouba, Claire" w:date="2024-10-03T13:39:00Z" w16du:dateUtc="2024-10-03T17:39:00Z">
        <w:r w:rsidDel="00D809E7">
          <w:delText>Correlations suggest distinct flow-ecology relationships for different species and life stages</w:delText>
        </w:r>
      </w:del>
    </w:p>
    <w:p w14:paraId="62AB8D88" w14:textId="0D6FFC26" w:rsidR="00D809E7" w:rsidRDefault="00D809E7">
      <w:pPr>
        <w:pStyle w:val="FirstParagraph"/>
        <w:rPr>
          <w:ins w:id="113" w:author="Kouba, Claire" w:date="2024-10-03T13:41:00Z" w16du:dateUtc="2024-10-03T17:41:00Z"/>
        </w:rPr>
      </w:pPr>
      <w:ins w:id="114" w:author="Kouba, Claire" w:date="2024-10-03T13:41:00Z" w16du:dateUtc="2024-10-03T17:41:00Z">
        <w:r>
          <w:t xml:space="preserve">The correlation and predictor selection analyses </w:t>
        </w:r>
      </w:ins>
      <w:ins w:id="115" w:author="Kouba, Claire" w:date="2024-10-03T13:46:00Z" w16du:dateUtc="2024-10-03T17:46:00Z">
        <w:r w:rsidR="00956991">
          <w:t>support</w:t>
        </w:r>
      </w:ins>
      <w:ins w:id="116" w:author="Kouba, Claire" w:date="2024-10-03T13:41:00Z" w16du:dateUtc="2024-10-03T17:41:00Z">
        <w:r>
          <w:t xml:space="preserve"> several findings </w:t>
        </w:r>
      </w:ins>
      <w:ins w:id="117" w:author="Kouba, Claire" w:date="2024-10-03T13:43:00Z" w16du:dateUtc="2024-10-03T17:43:00Z">
        <w:r>
          <w:t>(wet season duration, scouring flows</w:t>
        </w:r>
      </w:ins>
      <w:ins w:id="118" w:author="Kouba, Claire" w:date="2024-10-03T13:44:00Z" w16du:dateUtc="2024-10-03T17:44:00Z">
        <w:r>
          <w:t xml:space="preserve">, </w:t>
        </w:r>
      </w:ins>
      <w:ins w:id="119" w:author="Kouba, Claire" w:date="2024-10-03T13:46:00Z" w16du:dateUtc="2024-10-03T17:46:00Z">
        <w:r w:rsidR="00956991">
          <w:t xml:space="preserve">fall </w:t>
        </w:r>
      </w:ins>
      <w:ins w:id="120" w:author="Kouba, Claire" w:date="2024-10-03T13:44:00Z" w16du:dateUtc="2024-10-03T17:44:00Z">
        <w:r>
          <w:t>flow timing and outmigrants</w:t>
        </w:r>
      </w:ins>
      <w:ins w:id="121" w:author="Kouba, Claire" w:date="2024-10-03T13:43:00Z" w16du:dateUtc="2024-10-03T17:43:00Z">
        <w:r>
          <w:t xml:space="preserve">) </w:t>
        </w:r>
      </w:ins>
      <w:ins w:id="122" w:author="Kouba, Claire" w:date="2024-10-03T13:41:00Z" w16du:dateUtc="2024-10-03T17:41:00Z">
        <w:r>
          <w:t xml:space="preserve">that match existing understanding of coho </w:t>
        </w:r>
      </w:ins>
      <w:ins w:id="123" w:author="Kouba, Claire" w:date="2024-10-03T13:48:00Z" w16du:dateUtc="2024-10-03T17:48:00Z">
        <w:r w:rsidR="00956991">
          <w:t>ecohydrology</w:t>
        </w:r>
      </w:ins>
      <w:ins w:id="124" w:author="Kouba, Claire" w:date="2024-10-03T13:47:00Z" w16du:dateUtc="2024-10-03T17:47:00Z">
        <w:r w:rsidR="00956991">
          <w:t>, as well as</w:t>
        </w:r>
      </w:ins>
      <w:ins w:id="125" w:author="Kouba, Claire" w:date="2024-10-03T13:45:00Z" w16du:dateUtc="2024-10-03T17:45:00Z">
        <w:r w:rsidR="00956991">
          <w:t xml:space="preserve"> </w:t>
        </w:r>
      </w:ins>
      <w:ins w:id="126" w:author="Kouba, Claire" w:date="2024-10-03T13:42:00Z" w16du:dateUtc="2024-10-03T17:42:00Z">
        <w:r>
          <w:t xml:space="preserve">one finding </w:t>
        </w:r>
      </w:ins>
      <w:ins w:id="127" w:author="Kouba, Claire" w:date="2024-10-03T13:44:00Z" w16du:dateUtc="2024-10-03T17:44:00Z">
        <w:r>
          <w:t>(</w:t>
        </w:r>
      </w:ins>
      <w:ins w:id="128" w:author="Kouba, Claire" w:date="2024-10-03T13:46:00Z" w16du:dateUtc="2024-10-03T17:46:00Z">
        <w:r w:rsidR="00956991">
          <w:t xml:space="preserve">fall </w:t>
        </w:r>
      </w:ins>
      <w:ins w:id="129" w:author="Kouba, Claire" w:date="2024-10-03T13:44:00Z" w16du:dateUtc="2024-10-03T17:44:00Z">
        <w:r>
          <w:t xml:space="preserve">flow timing and spawners) </w:t>
        </w:r>
      </w:ins>
      <w:ins w:id="130" w:author="Kouba, Claire" w:date="2024-10-03T13:42:00Z" w16du:dateUtc="2024-10-03T17:42:00Z">
        <w:r>
          <w:t>that does not match the current understanding.</w:t>
        </w:r>
      </w:ins>
      <w:ins w:id="131" w:author="Kouba, Claire" w:date="2024-10-03T13:45:00Z" w16du:dateUtc="2024-10-03T17:45:00Z">
        <w:r w:rsidR="00956991">
          <w:t xml:space="preserve"> </w:t>
        </w:r>
      </w:ins>
      <w:ins w:id="132" w:author="Kouba, Claire" w:date="2024-10-03T13:47:00Z" w16du:dateUtc="2024-10-03T17:47:00Z">
        <w:r w:rsidR="00956991">
          <w:t xml:space="preserve">Mechanisms supporting </w:t>
        </w:r>
      </w:ins>
      <w:ins w:id="133" w:author="Kouba, Claire" w:date="2024-10-03T13:48:00Z" w16du:dateUtc="2024-10-03T17:48:00Z">
        <w:r w:rsidR="00956991">
          <w:t>some</w:t>
        </w:r>
      </w:ins>
      <w:ins w:id="134" w:author="Kouba, Claire" w:date="2024-10-03T13:47:00Z" w16du:dateUtc="2024-10-03T17:47:00Z">
        <w:r w:rsidR="00956991">
          <w:t xml:space="preserve"> </w:t>
        </w:r>
      </w:ins>
      <w:ins w:id="135" w:author="Kouba, Claire" w:date="2024-10-03T13:48:00Z" w16du:dateUtc="2024-10-03T17:48:00Z">
        <w:r w:rsidR="00956991">
          <w:t xml:space="preserve">flow-ecology </w:t>
        </w:r>
      </w:ins>
      <w:ins w:id="136" w:author="Kouba, Claire" w:date="2024-10-03T13:47:00Z" w16du:dateUtc="2024-10-03T17:47:00Z">
        <w:r w:rsidR="00956991">
          <w:t>relationships are discussed below.</w:t>
        </w:r>
      </w:ins>
    </w:p>
    <w:p w14:paraId="5FB17D7D" w14:textId="1C2C8948" w:rsidR="006316D0" w:rsidRDefault="00000000">
      <w:pPr>
        <w:pStyle w:val="FirstParagraph"/>
      </w:pPr>
      <w:del w:id="137" w:author="Kouba, Claire" w:date="2024-10-03T13:40:00Z" w16du:dateUtc="2024-10-03T17:40:00Z">
        <w:r w:rsidDel="00D809E7">
          <w:delText xml:space="preserve">The correlation analysis findings were dissimilar for coho and Chinook, suggesting that the two species have distinct flow-ecology relationships. </w:delText>
        </w:r>
      </w:del>
      <w:del w:id="138" w:author="Kouba, Claire" w:date="2024-10-03T13:42:00Z" w16du:dateUtc="2024-10-03T17:42:00Z">
        <w:r w:rsidDel="00D809E7">
          <w:delText xml:space="preserve">The strength of </w:delText>
        </w:r>
      </w:del>
      <w:del w:id="139" w:author="Kouba, Claire" w:date="2024-10-03T13:40:00Z" w16du:dateUtc="2024-10-03T17:40:00Z">
        <w:r w:rsidDel="00D809E7">
          <w:delText>these relationships</w:delText>
        </w:r>
      </w:del>
      <w:del w:id="140" w:author="Kouba, Claire" w:date="2024-10-03T13:42:00Z" w16du:dateUtc="2024-10-03T17:42:00Z">
        <w:r w:rsidDel="00D809E7">
          <w:delText xml:space="preserve">, estimated as </w:delText>
        </w:r>
      </w:del>
      <m:oMath>
        <m:r>
          <w:del w:id="141" w:author="Kouba, Claire" w:date="2024-10-03T13:42:00Z" w16du:dateUtc="2024-10-03T17:42:00Z">
            <w:rPr>
              <w:rFonts w:ascii="Cambria Math" w:hAnsi="Cambria Math"/>
            </w:rPr>
            <m:t>R</m:t>
          </w:del>
        </m:r>
      </m:oMath>
      <w:del w:id="142" w:author="Kouba, Claire" w:date="2024-10-03T13:42:00Z" w16du:dateUtc="2024-10-03T17:42:00Z">
        <w:r w:rsidDel="00D809E7">
          <w:delText xml:space="preserve"> values, support several findings that match existing understanding of coho and Chinook ecohydrology. For example</w:delText>
        </w:r>
      </w:del>
      <w:del w:id="143" w:author="Kouba, Claire" w:date="2024-10-03T13:43:00Z" w16du:dateUtc="2024-10-03T17:43:00Z">
        <w:r w:rsidDel="00D809E7">
          <w:delText>,</w:delText>
        </w:r>
      </w:del>
      <w:del w:id="144" w:author="Kouba, Claire" w:date="2024-10-03T13:44:00Z" w16du:dateUtc="2024-10-03T17:44:00Z">
        <w:r w:rsidDel="00D809E7">
          <w:delText xml:space="preserve"> e</w:delText>
        </w:r>
      </w:del>
      <w:ins w:id="145" w:author="Kouba, Claire" w:date="2024-10-03T13:44:00Z" w16du:dateUtc="2024-10-03T17:44:00Z">
        <w:r w:rsidR="00D809E7">
          <w:t>E</w:t>
        </w:r>
      </w:ins>
      <w:r>
        <w:t>xperiencing a longer wet season as newly hatched fry (</w:t>
      </w:r>
      <w:r>
        <w:rPr>
          <w:rStyle w:val="VerbatimChar"/>
        </w:rPr>
        <w:t>RY_Wet_BFL_Dur</w:t>
      </w:r>
      <w:r>
        <w:t xml:space="preserve">, or rearing year wet season baseflow duration) is associated with higher juvenile abundance for both species (Figure 8). Relatedly, a later rearing year dry season onset, and a later spring disconnection (in both the rearing and smolt years) are also associated with more outmigrating coho smolt. </w:t>
      </w:r>
      <w:ins w:id="146" w:author="Kouba, Claire" w:date="2024-10-03T11:41:00Z" w16du:dateUtc="2024-10-03T15:41:00Z">
        <w:r w:rsidR="00FD445E">
          <w:t>These correlations suggest that a longer initial wet season has a beneficial effect on the hatching cohort.</w:t>
        </w:r>
        <w:r w:rsidR="00FD445E">
          <w:t xml:space="preserve"> </w:t>
        </w:r>
      </w:ins>
      <w:r>
        <w:t>Additionally, a higher number of RY scouring days seems to be related to lower Chinook outmigrants, whereas it has no relationship with coho outmigrants</w:t>
      </w:r>
      <w:ins w:id="147" w:author="Kouba, Claire" w:date="2024-10-03T11:41:00Z" w16du:dateUtc="2024-10-03T15:41:00Z">
        <w:r w:rsidR="00FD445E">
          <w:t xml:space="preserve">, matching the understanding of which </w:t>
        </w:r>
      </w:ins>
      <w:ins w:id="148" w:author="Kouba, Claire" w:date="2024-10-03T11:42:00Z" w16du:dateUtc="2024-10-03T15:42:00Z">
        <w:r w:rsidR="00FD445E">
          <w:t xml:space="preserve">species’ </w:t>
        </w:r>
      </w:ins>
      <w:ins w:id="149" w:author="Kouba, Claire" w:date="2024-10-03T11:41:00Z" w16du:dateUtc="2024-10-03T15:41:00Z">
        <w:r w:rsidR="00FD445E">
          <w:t>preferred habitat types are more vulnerable to scouring</w:t>
        </w:r>
      </w:ins>
      <w:r>
        <w:t>.</w:t>
      </w:r>
      <w:ins w:id="150" w:author="Kouba, Claire" w:date="2024-10-03T11:41:00Z" w16du:dateUtc="2024-10-03T15:41:00Z">
        <w:r w:rsidR="00FD445E">
          <w:t xml:space="preserve"> </w:t>
        </w:r>
      </w:ins>
    </w:p>
    <w:p w14:paraId="37281507" w14:textId="38906184" w:rsidR="006316D0" w:rsidDel="00D809E7" w:rsidRDefault="00000000">
      <w:pPr>
        <w:pStyle w:val="BodyText"/>
        <w:rPr>
          <w:del w:id="151" w:author="Kouba, Claire" w:date="2024-10-03T13:38:00Z" w16du:dateUtc="2024-10-03T17:38:00Z"/>
        </w:rPr>
      </w:pPr>
      <w:del w:id="152" w:author="Kouba, Claire" w:date="2024-10-03T13:48:00Z" w16du:dateUtc="2024-10-03T17:48:00Z">
        <w:r w:rsidDel="00956991">
          <w:delText>The correlations also suggest some findings that do not match current understanding. O</w:delText>
        </w:r>
      </w:del>
      <w:ins w:id="153" w:author="Kouba, Claire" w:date="2024-10-03T13:48:00Z" w16du:dateUtc="2024-10-03T17:48:00Z">
        <w:r w:rsidR="00956991">
          <w:t xml:space="preserve">Additionally, </w:t>
        </w:r>
      </w:ins>
      <w:ins w:id="154" w:author="Kouba, Claire" w:date="2024-10-03T13:49:00Z" w16du:dateUtc="2024-10-03T17:49:00Z">
        <w:r w:rsidR="00956991">
          <w:t xml:space="preserve">in one of the strongest correlation signals, </w:t>
        </w:r>
      </w:ins>
      <w:del w:id="155" w:author="Kouba, Claire" w:date="2024-10-03T13:48:00Z" w16du:dateUtc="2024-10-03T17:48:00Z">
        <w:r w:rsidDel="00956991">
          <w:delText xml:space="preserve">ne strong signal is that </w:delText>
        </w:r>
      </w:del>
      <w:r>
        <w:t>earlier fall reconnection timing (earlier fall spawning flows) is associated with higher coho spf. In general, earlier fall flows in the brood year are thought to be beneficial to coho salmon,</w:t>
      </w:r>
      <w:ins w:id="156" w:author="Kouba, Claire" w:date="2024-10-03T12:29:00Z" w16du:dateUtc="2024-10-03T16:29:00Z">
        <w:r w:rsidR="003F290B">
          <w:t xml:space="preserve"> </w:t>
        </w:r>
      </w:ins>
    </w:p>
    <w:p w14:paraId="17BB879C" w14:textId="5EEE0568" w:rsidR="006316D0" w:rsidDel="00D809E7" w:rsidRDefault="00000000">
      <w:pPr>
        <w:pStyle w:val="BodyText"/>
        <w:rPr>
          <w:del w:id="157" w:author="Kouba, Claire" w:date="2024-10-03T13:34:00Z" w16du:dateUtc="2024-10-03T17:34:00Z"/>
        </w:rPr>
      </w:pPr>
      <w:del w:id="158" w:author="Kouba, Claire" w:date="2024-10-03T13:34:00Z" w16du:dateUtc="2024-10-03T17:34:00Z">
        <w:r w:rsidDel="00D809E7">
          <w:rPr>
            <w:b/>
            <w:bCs/>
          </w:rPr>
          <w:delText>physical interpretation of model signals: “how does this benefit occur?” Theory: mostly comes through ability to access higher quality habitats in the Scott System (e.g., west-side tribs). The mainstem needs to be connected so fish can post up and then access tribs when they get connected.”</w:delText>
        </w:r>
      </w:del>
    </w:p>
    <w:p w14:paraId="6D384348" w14:textId="74C11FC2" w:rsidR="007A3DB8" w:rsidRDefault="00000000">
      <w:pPr>
        <w:pStyle w:val="BodyText"/>
      </w:pPr>
      <w:r>
        <w:t xml:space="preserve">but here it appears that this is only true for the absolute number of </w:t>
      </w:r>
      <w:proofErr w:type="spellStart"/>
      <w:r>
        <w:t>outmigrating</w:t>
      </w:r>
      <w:proofErr w:type="spellEnd"/>
      <w:r>
        <w:t xml:space="preserve"> juveniles.</w:t>
      </w:r>
      <w:ins w:id="159" w:author="Kouba, Claire" w:date="2024-10-03T13:11:00Z" w16du:dateUtc="2024-10-03T17:11:00Z">
        <w:r w:rsidR="00FC5C14">
          <w:t xml:space="preserve"> </w:t>
        </w:r>
      </w:ins>
      <w:ins w:id="160" w:author="Kouba, Claire" w:date="2024-10-03T13:58:00Z" w16du:dateUtc="2024-10-03T17:58:00Z">
        <w:r w:rsidR="007A3DB8">
          <w:t>Corroborating the correlation results</w:t>
        </w:r>
      </w:ins>
      <w:ins w:id="161" w:author="Kouba, Claire" w:date="2024-10-03T13:57:00Z" w16du:dateUtc="2024-10-03T17:57:00Z">
        <w:r w:rsidR="007A3DB8">
          <w:t>, a</w:t>
        </w:r>
        <w:r w:rsidR="007A3DB8">
          <w:t xml:space="preserve">mong the predictors selected by lasso regression, metrics contributing the most to predicted coho </w:t>
        </w:r>
        <w:proofErr w:type="spellStart"/>
        <w:r w:rsidR="007A3DB8">
          <w:t>spf</w:t>
        </w:r>
        <w:proofErr w:type="spellEnd"/>
        <w:r w:rsidR="007A3DB8">
          <w:t xml:space="preserve"> values occur during the window of their parents’ spawning (</w:t>
        </w:r>
        <w:r w:rsidR="007A3DB8">
          <w:rPr>
            <w:rStyle w:val="VerbatimChar"/>
          </w:rPr>
          <w:t>BY_recon_200</w:t>
        </w:r>
        <w:r w:rsidR="007A3DB8">
          <w:t xml:space="preserve"> and </w:t>
        </w:r>
        <w:r w:rsidR="007A3DB8">
          <w:rPr>
            <w:rStyle w:val="VerbatimChar"/>
          </w:rPr>
          <w:t>BY_recon_100</w:t>
        </w:r>
        <w:r w:rsidR="007A3DB8">
          <w:t>) and, to a lesser extent, in the spring and fall of their rearing year (</w:t>
        </w:r>
        <w:r w:rsidR="007A3DB8">
          <w:rPr>
            <w:rStyle w:val="VerbatimChar"/>
          </w:rPr>
          <w:t>RY_discon_200</w:t>
        </w:r>
        <w:r w:rsidR="007A3DB8">
          <w:t xml:space="preserve"> and </w:t>
        </w:r>
        <w:r w:rsidR="007A3DB8">
          <w:rPr>
            <w:rStyle w:val="VerbatimChar"/>
          </w:rPr>
          <w:t>RY_recon_8</w:t>
        </w:r>
        <w:r w:rsidR="007A3DB8">
          <w:t>) (Figure 12).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w:t>
        </w:r>
        <w:proofErr w:type="spellStart"/>
        <w:r w:rsidR="007A3DB8">
          <w:t>Bjornn</w:t>
        </w:r>
        <w:proofErr w:type="spellEnd"/>
        <w:r w:rsidR="007A3DB8">
          <w:t xml:space="preserve"> and Reiser 1991). In wetter years, early reconnection flows and related access to more and higher-quality habitat may allow spawning salmon to select more favorable nesting sites.</w:t>
        </w:r>
      </w:ins>
    </w:p>
    <w:p w14:paraId="21F6707E" w14:textId="0A1FECED" w:rsidR="006316D0" w:rsidDel="00D809E7" w:rsidRDefault="00000000">
      <w:pPr>
        <w:pStyle w:val="BodyText"/>
        <w:rPr>
          <w:del w:id="162" w:author="Kouba, Claire" w:date="2024-10-03T13:34:00Z" w16du:dateUtc="2024-10-03T17:34:00Z"/>
        </w:rPr>
      </w:pPr>
      <w:del w:id="163" w:author="Kouba, Claire" w:date="2024-10-03T13:34:00Z" w16du:dateUtc="2024-10-03T17:34:00Z">
        <w:r w:rsidDel="00D809E7">
          <w:rPr>
            <w:b/>
            <w:bCs/>
          </w:rPr>
          <w:delText>how does this benefit occur?” Spawning occurs earlier, thus eggs hatch sooner and provide more rearing time during period with less low-flows. Maybe earlier connecting flows allow spawning in better rearing habitats (above comment). Or is it simply spurious and maybe these connection variables are somehow cross-correlated with another variable more influential to the number of juvenile out-migrants. Since the recon dates are pinned to 8/31 its not surprising that later dates are better for Coho who usually don’t enter the system until typically late november (flows connecting the system earlier might not even have a connection with coho spawning behavior unless they are cross-correlated with a flow/process that occurs when fish enter the system). To me it seems like if connecting flows occur in late Oct-January would be the determinant</w:delText>
        </w:r>
      </w:del>
    </w:p>
    <w:p w14:paraId="06466120" w14:textId="721AC388" w:rsidR="006316D0" w:rsidRDefault="00000000">
      <w:pPr>
        <w:pStyle w:val="BodyText"/>
      </w:pPr>
      <w:del w:id="164" w:author="Kouba, Claire" w:date="2024-10-03T13:49:00Z" w16du:dateUtc="2024-10-03T17:49:00Z">
        <w:r w:rsidDel="00956991">
          <w:delText>The correlations suggest that</w:delText>
        </w:r>
      </w:del>
      <w:ins w:id="165" w:author="Kouba, Claire" w:date="2024-10-03T13:58:00Z" w16du:dateUtc="2024-10-03T17:58:00Z">
        <w:r w:rsidR="007A3DB8">
          <w:rPr>
            <w:b/>
            <w:bCs/>
          </w:rPr>
          <w:t>How</w:t>
        </w:r>
      </w:ins>
      <w:ins w:id="166" w:author="Kouba, Claire" w:date="2024-10-03T13:59:00Z" w16du:dateUtc="2024-10-03T17:59:00Z">
        <w:r w:rsidR="007A3DB8">
          <w:rPr>
            <w:b/>
            <w:bCs/>
          </w:rPr>
          <w:t>ever,</w:t>
        </w:r>
      </w:ins>
      <w:r>
        <w:t xml:space="preserve"> a higher number of </w:t>
      </w:r>
      <w:r>
        <w:rPr>
          <w:i/>
          <w:iCs/>
        </w:rPr>
        <w:t>spawners</w:t>
      </w:r>
      <w:r>
        <w:t xml:space="preserve"> is in fact associated with </w:t>
      </w:r>
      <w:r>
        <w:rPr>
          <w:i/>
          <w:iCs/>
        </w:rPr>
        <w:t>later</w:t>
      </w:r>
      <w:r>
        <w:t xml:space="preserve"> fall flows (Figure 8). Relatedly and consistent with these results, the total flow volume in the four months of the brood year period is also negatively correlated with the number of coho spawners.</w:t>
      </w:r>
      <w:ins w:id="167" w:author="Kouba, Claire" w:date="2024-10-03T13:15:00Z" w16du:dateUtc="2024-10-03T17:15:00Z">
        <w:r w:rsidR="00FC5C14">
          <w:t xml:space="preserve"> </w:t>
        </w:r>
      </w:ins>
      <w:ins w:id="168" w:author="Kouba, Claire" w:date="2024-10-03T13:59:00Z" w16du:dateUtc="2024-10-03T17:59:00Z">
        <w:r w:rsidR="007A3DB8">
          <w:t xml:space="preserve">An explanation for </w:t>
        </w:r>
        <w:r w:rsidR="007A3DB8">
          <w:t>this counterintuitive finding</w:t>
        </w:r>
        <w:r w:rsidR="007A3DB8">
          <w:t xml:space="preserve">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t>
        </w:r>
      </w:ins>
      <w:del w:id="169" w:author="Kouba, Claire" w:date="2024-10-03T13:52:00Z" w16du:dateUtc="2024-10-03T17:52:00Z">
        <w:r w:rsidDel="00956991">
          <w:delText xml:space="preserve"> </w:delText>
        </w:r>
      </w:del>
      <w:del w:id="170" w:author="Kouba, Claire" w:date="2024-10-03T13:15:00Z" w16du:dateUtc="2024-10-03T17:15:00Z">
        <w:r w:rsidDel="00FC5C14">
          <w:delText>These two correlations suggest that the apparent benefits of later fall flows on the number of spawners is overwhelmed by a relatively lower success rate of these later spawners in generating outmigrating juveniles.</w:delText>
        </w:r>
      </w:del>
    </w:p>
    <w:p w14:paraId="5508C9D0" w14:textId="6F08B0EF" w:rsidR="006316D0" w:rsidDel="00D809E7" w:rsidRDefault="00000000">
      <w:pPr>
        <w:pStyle w:val="BodyText"/>
        <w:rPr>
          <w:del w:id="171" w:author="Kouba, Claire" w:date="2024-10-03T13:16:00Z" w16du:dateUtc="2024-10-03T17:16:00Z"/>
          <w:b/>
          <w:bCs/>
        </w:rPr>
      </w:pPr>
      <w:del w:id="172" w:author="Kouba, Claire" w:date="2024-10-03T13:16:00Z" w16du:dateUtc="2024-10-03T17:16:00Z">
        <w:r w:rsidDel="00FC5C14">
          <w:rPr>
            <w:b/>
            <w:bCs/>
          </w:rPr>
          <w:lastRenderedPageBreak/>
          <w:delText>I’m being picky here for sure but this makes it sound like these later spawners are creating less fit juveniles. This could be true in a sense but if its exogenous factors (e.g., the flow regime at the time these juveniles emerge) that are the culprit what is the more the causal factor (later spawning or poor rearing conditions)? This would require some more analysis to fully tease out I think</w:delText>
        </w:r>
      </w:del>
    </w:p>
    <w:p w14:paraId="3EA64DC6" w14:textId="39429411" w:rsidR="00D809E7" w:rsidRDefault="00D809E7" w:rsidP="00D809E7">
      <w:pPr>
        <w:pStyle w:val="Heading3"/>
        <w:rPr>
          <w:ins w:id="173" w:author="Kouba, Claire" w:date="2024-10-03T13:36:00Z" w16du:dateUtc="2024-10-03T17:36:00Z"/>
        </w:rPr>
        <w:pPrChange w:id="174" w:author="Kouba, Claire" w:date="2024-10-03T13:36:00Z" w16du:dateUtc="2024-10-03T17:36:00Z">
          <w:pPr>
            <w:pStyle w:val="Heading2"/>
          </w:pPr>
        </w:pPrChange>
      </w:pPr>
      <w:ins w:id="175" w:author="Kouba, Claire" w:date="2024-10-03T13:36:00Z" w16du:dateUtc="2024-10-03T17:36:00Z">
        <w:r>
          <w:t>5.3.2</w:t>
        </w:r>
      </w:ins>
      <w:ins w:id="176" w:author="Kouba, Claire" w:date="2024-10-03T13:37:00Z" w16du:dateUtc="2024-10-03T17:37:00Z">
        <w:r>
          <w:t xml:space="preserve"> </w:t>
        </w:r>
      </w:ins>
      <w:ins w:id="177" w:author="Kouba, Claire" w:date="2024-10-03T14:07:00Z" w16du:dateUtc="2024-10-03T18:07:00Z">
        <w:r w:rsidR="002E7622">
          <w:t>Reconnection at different flow thresholds may represent distinct ecological events</w:t>
        </w:r>
      </w:ins>
    </w:p>
    <w:p w14:paraId="1BF30EF0" w14:textId="675C9729" w:rsidR="00D809E7" w:rsidRPr="00D809E7" w:rsidRDefault="00956991" w:rsidP="00D809E7">
      <w:pPr>
        <w:pStyle w:val="BodyText"/>
        <w:rPr>
          <w:ins w:id="178" w:author="Kouba, Claire" w:date="2024-10-03T13:35:00Z" w16du:dateUtc="2024-10-03T17:35:00Z"/>
          <w:rPrChange w:id="179" w:author="Kouba, Claire" w:date="2024-10-03T13:36:00Z" w16du:dateUtc="2024-10-03T17:36:00Z">
            <w:rPr>
              <w:ins w:id="180" w:author="Kouba, Claire" w:date="2024-10-03T13:35:00Z" w16du:dateUtc="2024-10-03T17:35:00Z"/>
              <w:b/>
              <w:bCs/>
            </w:rPr>
          </w:rPrChange>
        </w:rPr>
      </w:pPr>
      <w:ins w:id="181" w:author="Kouba, Claire" w:date="2024-10-03T13:50:00Z" w16du:dateUtc="2024-10-03T17:50:00Z">
        <w:r>
          <w:t>In this watershed, flow thresholds at the Fort Jones gauge can be closely tied to physical access for spawning. Salmon passage to access the lower mainstem is possible at a</w:t>
        </w:r>
      </w:ins>
      <w:ins w:id="182" w:author="Kouba, Claire" w:date="2024-10-03T14:00:00Z" w16du:dateUtc="2024-10-03T18:00:00Z">
        <w:r w:rsidR="007A3DB8">
          <w:t xml:space="preserve"> </w:t>
        </w:r>
      </w:ins>
      <w:ins w:id="183" w:author="Kouba, Claire" w:date="2024-10-03T13:50:00Z" w16du:dateUtc="2024-10-03T17:50:00Z">
        <w:r>
          <w:t xml:space="preserve">Fort Jones flowrate </w:t>
        </w:r>
      </w:ins>
      <w:ins w:id="184" w:author="Kouba, Claire" w:date="2024-10-03T14:00:00Z" w16du:dateUtc="2024-10-03T18:00:00Z">
        <w:r w:rsidR="007A3DB8">
          <w:t xml:space="preserve">of </w:t>
        </w:r>
      </w:ins>
      <w:ins w:id="185" w:author="Kouba, Claire" w:date="2024-10-03T13:50:00Z" w16du:dateUtc="2024-10-03T17:50:00Z">
        <w:r>
          <w:t xml:space="preserve">~20-40 </w:t>
        </w:r>
        <w:proofErr w:type="spellStart"/>
        <w:r>
          <w:t>cfs</w:t>
        </w:r>
      </w:ins>
      <w:proofErr w:type="spellEnd"/>
      <w:ins w:id="186" w:author="Kouba, Claire" w:date="2024-10-03T14:04:00Z" w16du:dateUtc="2024-10-03T18:04:00Z">
        <w:r w:rsidR="007A3DB8">
          <w:t xml:space="preserve"> (though this number is subject to debate)</w:t>
        </w:r>
      </w:ins>
      <w:ins w:id="187" w:author="Kouba, Claire" w:date="2024-10-03T13:50:00Z" w16du:dateUtc="2024-10-03T17:50:00Z">
        <w:r>
          <w:t xml:space="preserve">, while access to upper tributaries is generally associated with a Fort Jones flowrate of 100 </w:t>
        </w:r>
        <w:proofErr w:type="spellStart"/>
        <w:r>
          <w:t>cfs</w:t>
        </w:r>
        <w:proofErr w:type="spellEnd"/>
        <w:r>
          <w:t xml:space="preserve"> (pers. Comm, </w:t>
        </w:r>
        <w:proofErr w:type="spellStart"/>
        <w:r>
          <w:t>Sommarstrom</w:t>
        </w:r>
        <w:proofErr w:type="spellEnd"/>
        <w:r>
          <w:t xml:space="preserve"> 2020). The fact that the lasso method identified multiple flow thresholds in the coho </w:t>
        </w:r>
        <w:proofErr w:type="spellStart"/>
        <w:r>
          <w:t>spf</w:t>
        </w:r>
        <w:proofErr w:type="spellEnd"/>
        <w:r>
          <w:t xml:space="preserve"> model suggest</w:t>
        </w:r>
      </w:ins>
      <w:ins w:id="188" w:author="Kouba, Claire" w:date="2024-10-03T14:04:00Z" w16du:dateUtc="2024-10-03T18:04:00Z">
        <w:r w:rsidR="007A3DB8">
          <w:t>s</w:t>
        </w:r>
      </w:ins>
      <w:ins w:id="189" w:author="Kouba, Claire" w:date="2024-10-03T13:50:00Z" w16du:dateUtc="2024-10-03T17:50:00Z">
        <w:r>
          <w:t xml:space="preserve"> that the coho may experience these different degrees of river connectivity and/or flow conditions as events with different ecological consequences.</w:t>
        </w:r>
      </w:ins>
    </w:p>
    <w:p w14:paraId="26B45EB2" w14:textId="15D13950" w:rsidR="00956991" w:rsidRDefault="00956991">
      <w:pPr>
        <w:pStyle w:val="BodyText"/>
        <w:rPr>
          <w:ins w:id="190" w:author="Kouba, Claire" w:date="2024-10-03T13:35:00Z" w16du:dateUtc="2024-10-03T17:35:00Z"/>
        </w:rPr>
      </w:pPr>
      <w:ins w:id="191" w:author="Kouba, Claire" w:date="2024-10-03T13:50:00Z" w16du:dateUtc="2024-10-03T17:50:00Z">
        <w:r>
          <w:t>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SRWC 2018). However, the details, such as which flow threshold was identified as the most important in the minimization of the equation in Section 3.6.1, are probably somewhat artifactual and would be sensitive to the addition of new future data points.</w:t>
        </w:r>
      </w:ins>
    </w:p>
    <w:p w14:paraId="4D330B73" w14:textId="77777777" w:rsidR="006316D0" w:rsidRDefault="00000000">
      <w:pPr>
        <w:pStyle w:val="Heading2"/>
      </w:pPr>
      <w:bookmarkStart w:id="192" w:name="Xd53a54d38a7331c2e03bc8ce0087285fcc7489a"/>
      <w:bookmarkEnd w:id="109"/>
      <w:r>
        <w:rPr>
          <w:rStyle w:val="SectionNumber"/>
        </w:rPr>
        <w:t>5.3</w:t>
      </w:r>
      <w:r>
        <w:tab/>
        <w:t>Differences in model flexibility possibly driven by biology</w:t>
      </w:r>
    </w:p>
    <w:p w14:paraId="3A4B2148" w14:textId="77777777" w:rsidR="006316D0" w:rsidRDefault="00000000">
      <w:pPr>
        <w:pStyle w:val="FirstParagraph"/>
      </w:pPr>
      <w:r>
        <w:t>At a given relative test error, the Chinook model explains a smaller fraction of deviation than the coho model (Figures 9 and 10).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14:paraId="6F488D36" w14:textId="77777777" w:rsidR="006316D0" w:rsidRDefault="00000000">
      <w:pPr>
        <w:pStyle w:val="BodyText"/>
      </w:pPr>
      <w:r>
        <w:t>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14:paraId="4D5E4A73" w14:textId="77777777" w:rsidR="006316D0" w:rsidRDefault="00000000">
      <w:pPr>
        <w:pStyle w:val="Compact"/>
        <w:numPr>
          <w:ilvl w:val="0"/>
          <w:numId w:val="8"/>
        </w:numPr>
      </w:pPr>
      <w:r>
        <w:t>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14:paraId="355B051B" w14:textId="77777777" w:rsidR="006316D0" w:rsidRDefault="00000000">
      <w:pPr>
        <w:pStyle w:val="Compact"/>
        <w:numPr>
          <w:ilvl w:val="0"/>
          <w:numId w:val="8"/>
        </w:numPr>
      </w:pPr>
      <w:r>
        <w:t>Chinook populations tend to be larger than coho, which could mean they are more limited by internal population dynamics, while coho reproduction limits may be more determined by flow conditions.</w:t>
      </w:r>
    </w:p>
    <w:p w14:paraId="7FDFA2CA" w14:textId="77777777" w:rsidR="006316D0" w:rsidRDefault="00000000">
      <w:pPr>
        <w:pStyle w:val="Compact"/>
        <w:numPr>
          <w:ilvl w:val="0"/>
          <w:numId w:val="8"/>
        </w:numPr>
      </w:pPr>
      <w:r>
        <w:t>Chinook typically do not oversummer in the freshwater system, potentially making them less vulnerable than coho to dry season conditions.</w:t>
      </w:r>
    </w:p>
    <w:p w14:paraId="41751240" w14:textId="77777777" w:rsidR="006316D0" w:rsidRDefault="00000000">
      <w:pPr>
        <w:pStyle w:val="Compact"/>
        <w:numPr>
          <w:ilvl w:val="0"/>
          <w:numId w:val="8"/>
        </w:numPr>
      </w:pPr>
      <w:r>
        <w:t xml:space="preserve">Chinook populations may be more strongly affected by ocean conditions than coho salmon, possibly due to behavior differences during their period of ocean residence, </w:t>
      </w:r>
      <w:r>
        <w:lastRenderedPageBreak/>
        <w:t>which is not examined here. This factor may exert a more powerful control on the number of returning spawners than freshwater conditions.</w:t>
      </w:r>
    </w:p>
    <w:p w14:paraId="4349E642" w14:textId="750170ED" w:rsidR="006316D0" w:rsidDel="002E7622" w:rsidRDefault="00000000">
      <w:pPr>
        <w:pStyle w:val="FirstParagraph"/>
        <w:rPr>
          <w:del w:id="193" w:author="Kouba, Claire" w:date="2024-10-03T14:08:00Z" w16du:dateUtc="2024-10-03T18:08:00Z"/>
        </w:rPr>
      </w:pPr>
      <w:r>
        <w:t>Regardless of the ultimate cause(s), this difference in predictability underscores the fact that the prediction exercise undertaken in this study can only be performed successfully for some species and some regions.</w:t>
      </w:r>
    </w:p>
    <w:p w14:paraId="051356FC" w14:textId="5F4BE6EF" w:rsidR="006316D0" w:rsidDel="002E7622" w:rsidRDefault="00000000" w:rsidP="002E7622">
      <w:pPr>
        <w:pStyle w:val="FirstParagraph"/>
        <w:rPr>
          <w:del w:id="194" w:author="Kouba, Claire" w:date="2024-10-03T14:08:00Z" w16du:dateUtc="2024-10-03T18:08:00Z"/>
        </w:rPr>
        <w:pPrChange w:id="195" w:author="Kouba, Claire" w:date="2024-10-03T14:08:00Z" w16du:dateUtc="2024-10-03T18:08:00Z">
          <w:pPr>
            <w:pStyle w:val="Heading2"/>
          </w:pPr>
        </w:pPrChange>
      </w:pPr>
      <w:bookmarkStart w:id="196" w:name="X6b9b119df2b070daf4d2db4af6fa3aa7d30e1d5"/>
      <w:bookmarkEnd w:id="192"/>
      <w:del w:id="197" w:author="Kouba, Claire" w:date="2024-10-03T14:08:00Z" w16du:dateUtc="2024-10-03T18:08:00Z">
        <w:r w:rsidDel="002E7622">
          <w:rPr>
            <w:rStyle w:val="SectionNumber"/>
          </w:rPr>
          <w:delText>5.4</w:delText>
        </w:r>
        <w:r w:rsidDel="002E7622">
          <w:tab/>
          <w:delText>Hydrologic Benefit (HB) function could be used to predict high or low years for coho spf</w:delText>
        </w:r>
      </w:del>
    </w:p>
    <w:p w14:paraId="51FCAF54" w14:textId="67A84DC4" w:rsidR="006316D0" w:rsidDel="002E7622" w:rsidRDefault="00000000" w:rsidP="002E7622">
      <w:pPr>
        <w:pStyle w:val="FirstParagraph"/>
        <w:rPr>
          <w:del w:id="198" w:author="Kouba, Claire" w:date="2024-10-03T14:08:00Z" w16du:dateUtc="2024-10-03T18:08:00Z"/>
        </w:rPr>
        <w:pPrChange w:id="199" w:author="Kouba, Claire" w:date="2024-10-03T14:08:00Z" w16du:dateUtc="2024-10-03T18:08:00Z">
          <w:pPr>
            <w:pStyle w:val="FirstParagraph"/>
          </w:pPr>
        </w:pPrChange>
      </w:pPr>
      <w:del w:id="200" w:author="Kouba, Claire" w:date="2024-10-03T14:08:00Z" w16du:dateUtc="2024-10-03T18:08:00Z">
        <w:r w:rsidDel="002E7622">
          <w:delText>The threshold of a 1.0 average relative test error generated a much more flexible model for coho spf than for Chinook jpa (Tables 5 and 6). The Chinook model has virtually no utility for predicting salmon outcomes (Figure 11); therefore, only the coho model will be evaluated as a predictive tool.</w:delText>
        </w:r>
      </w:del>
    </w:p>
    <w:p w14:paraId="65DF02AE" w14:textId="33D1E180" w:rsidR="006316D0" w:rsidDel="002E7622" w:rsidRDefault="00000000" w:rsidP="002E7622">
      <w:pPr>
        <w:pStyle w:val="FirstParagraph"/>
        <w:rPr>
          <w:del w:id="201" w:author="Kouba, Claire" w:date="2024-10-03T14:08:00Z" w16du:dateUtc="2024-10-03T18:08:00Z"/>
        </w:rPr>
        <w:pPrChange w:id="202" w:author="Kouba, Claire" w:date="2024-10-03T14:08:00Z" w16du:dateUtc="2024-10-03T18:08:00Z">
          <w:pPr>
            <w:pStyle w:val="BodyText"/>
          </w:pPr>
        </w:pPrChange>
      </w:pPr>
      <w:del w:id="203" w:author="Kouba, Claire" w:date="2024-10-03T14:08:00Z" w16du:dateUtc="2024-10-03T18:08:00Z">
        <w:r w:rsidDel="002E7622">
          <w:delText>The predictive exercise for coho spf suggests that using flow alone to predict fish outcomes involves non-negligible uncertainties: HB function error terms (predicted minus observed values) are substantial (Figure 11).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delText>
        </w:r>
      </w:del>
    </w:p>
    <w:p w14:paraId="3776ACE5" w14:textId="6C086FED" w:rsidR="006316D0" w:rsidRDefault="00000000" w:rsidP="002E7622">
      <w:pPr>
        <w:pStyle w:val="FirstParagraph"/>
        <w:pPrChange w:id="204" w:author="Kouba, Claire" w:date="2024-10-03T14:08:00Z" w16du:dateUtc="2024-10-03T18:08:00Z">
          <w:pPr>
            <w:pStyle w:val="Heading2"/>
          </w:pPr>
        </w:pPrChange>
      </w:pPr>
      <w:bookmarkStart w:id="205" w:name="X3b700d4bb5c1382b7499258009ecac007d72a49"/>
      <w:bookmarkEnd w:id="196"/>
      <w:del w:id="206" w:author="Kouba, Claire" w:date="2024-10-03T14:08:00Z" w16du:dateUtc="2024-10-03T18:08:00Z">
        <w:r w:rsidDel="002E7622">
          <w:rPr>
            <w:rStyle w:val="SectionNumber"/>
          </w:rPr>
          <w:delText>5.5</w:delText>
        </w:r>
        <w:r w:rsidDel="002E7622">
          <w:tab/>
        </w:r>
      </w:del>
      <w:del w:id="207" w:author="Kouba, Claire" w:date="2024-10-03T13:19:00Z" w16du:dateUtc="2024-10-03T17:19:00Z">
        <w:r w:rsidDel="00FC5C14">
          <w:delText>Interpretation of selected flow thresholds and HB function contributions</w:delText>
        </w:r>
      </w:del>
    </w:p>
    <w:p w14:paraId="5ED3A54E" w14:textId="5278C1B3" w:rsidR="006316D0" w:rsidDel="00D809E7" w:rsidRDefault="00000000">
      <w:pPr>
        <w:pStyle w:val="FirstParagraph"/>
        <w:rPr>
          <w:del w:id="208" w:author="Kouba, Claire" w:date="2024-10-03T13:35:00Z" w16du:dateUtc="2024-10-03T17:35:00Z"/>
        </w:rPr>
      </w:pPr>
      <w:del w:id="209" w:author="Kouba, Claire" w:date="2024-10-03T13:35:00Z" w16du:dateUtc="2024-10-03T17:35:00Z">
        <w:r w:rsidDel="00D809E7">
          <w:delText>In this watershed, flow thresholds at the Fort Jones gauge can be closely tied to physical access for spawning. Salmon passage to access the lower mainstem is possible at a Fort Jones flowrate (~20-40 cfs), while access to upper tributaries is generally associated with a Fort Jones flowrate of 100 cfs (Sommarstrom 2020). The fact that the lasso method identified multiple flow thresholds in the coho spf model may support this understanding, and suggest that the coho may experience these different degrees of river connectivity and/or flow conditions as events with different ecological consequences.</w:delText>
        </w:r>
      </w:del>
    </w:p>
    <w:p w14:paraId="7879928D" w14:textId="076D8026" w:rsidR="006316D0" w:rsidDel="00D809E7" w:rsidRDefault="00000000">
      <w:pPr>
        <w:pStyle w:val="BodyText"/>
        <w:rPr>
          <w:del w:id="210" w:author="Kouba, Claire" w:date="2024-10-03T13:35:00Z" w16du:dateUtc="2024-10-03T17:35:00Z"/>
        </w:rPr>
      </w:pPr>
      <w:del w:id="211" w:author="Kouba, Claire" w:date="2024-10-03T13:35:00Z" w16du:dateUtc="2024-10-03T17:35:00Z">
        <w:r w:rsidDel="00D809E7">
          <w:delTex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w:delText>
        </w:r>
      </w:del>
      <w:del w:id="212" w:author="Kouba, Claire" w:date="2024-10-03T13:18:00Z" w16du:dateUtc="2024-10-03T17:18:00Z">
        <w:r w:rsidDel="00FC5C14">
          <w:rPr>
            <w:i/>
            <w:iCs/>
          </w:rPr>
          <w:delText>pers. comm.</w:delText>
        </w:r>
        <w:r w:rsidDel="00FC5C14">
          <w:delText xml:space="preserve">, Sommarstrom 2020; </w:delText>
        </w:r>
      </w:del>
      <w:del w:id="213" w:author="Kouba, Claire" w:date="2024-10-03T13:35:00Z" w16du:dateUtc="2024-10-03T17:35:00Z">
        <w:r w:rsidDel="00D809E7">
          <w:delText>SRWC 2018). However, the details, such as which flow threshold was identified as the most important in the minimization of the equation in Section 3.6.1, are probably somewhat artifactual and would be sensitive to the addition of new future data points.</w:delText>
        </w:r>
      </w:del>
    </w:p>
    <w:p w14:paraId="6AF816AB" w14:textId="45F38215" w:rsidR="006316D0" w:rsidDel="00D809E7" w:rsidRDefault="00000000">
      <w:pPr>
        <w:pStyle w:val="BodyText"/>
        <w:rPr>
          <w:del w:id="214" w:author="Kouba, Claire" w:date="2024-10-03T13:35:00Z" w16du:dateUtc="2024-10-03T17:35:00Z"/>
        </w:rPr>
      </w:pPr>
      <w:del w:id="215" w:author="Kouba, Claire" w:date="2024-10-03T13:35:00Z" w16du:dateUtc="2024-10-03T17:35:00Z">
        <w:r w:rsidDel="00D809E7">
          <w:delText>The metrics contributing the most to predicted coho spf values occur during the window of their parents’ spawning (</w:delText>
        </w:r>
        <w:r w:rsidDel="00D809E7">
          <w:rPr>
            <w:rStyle w:val="VerbatimChar"/>
          </w:rPr>
          <w:delText>BY_recon_200</w:delText>
        </w:r>
        <w:r w:rsidDel="00D809E7">
          <w:delText xml:space="preserve"> and </w:delText>
        </w:r>
        <w:r w:rsidDel="00D809E7">
          <w:rPr>
            <w:rStyle w:val="VerbatimChar"/>
          </w:rPr>
          <w:delText>BY_recon_100</w:delText>
        </w:r>
        <w:r w:rsidDel="00D809E7">
          <w:delText>) and, to a lesser extent, in the spring and fall of their rearing year (</w:delText>
        </w:r>
        <w:r w:rsidDel="00D809E7">
          <w:rPr>
            <w:rStyle w:val="VerbatimChar"/>
          </w:rPr>
          <w:delText>RY_discon_200</w:delText>
        </w:r>
        <w:r w:rsidDel="00D809E7">
          <w:delText xml:space="preserve"> and </w:delText>
        </w:r>
        <w:r w:rsidDel="00D809E7">
          <w:rPr>
            <w:rStyle w:val="VerbatimChar"/>
          </w:rPr>
          <w:delText>RY_recon_8</w:delText>
        </w:r>
        <w:r w:rsidDel="00D809E7">
          <w:delText>) (Figure 12).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(Bjornn and Reiser 1991). In wetter years, early reconnection flows and related access to more and higher-quality habitat may allow spawning salmon to select more favorable nesting sites.</w:delText>
        </w:r>
      </w:del>
    </w:p>
    <w:p w14:paraId="4A8A8A3E" w14:textId="6428BE50" w:rsidR="006316D0" w:rsidDel="00D809E7" w:rsidRDefault="00000000">
      <w:pPr>
        <w:pStyle w:val="BodyText"/>
        <w:rPr>
          <w:del w:id="216" w:author="Kouba, Claire" w:date="2024-10-03T13:35:00Z" w16du:dateUtc="2024-10-03T17:35:00Z"/>
        </w:rPr>
      </w:pPr>
      <w:del w:id="217" w:author="Kouba, Claire" w:date="2024-10-03T13:35:00Z" w16du:dateUtc="2024-10-03T17:35:00Z">
        <w:r w:rsidDel="00D809E7">
          <w:delText>This may explain why earlier reconnection is associated with a higher number of smolts, but does not interrogate why earlier flows is associated with a lower number of spawners. An explanation for the latter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delText>
        </w:r>
      </w:del>
    </w:p>
    <w:p w14:paraId="3FE64A8F" w14:textId="77777777" w:rsidR="006316D0" w:rsidRDefault="00000000">
      <w:pPr>
        <w:pStyle w:val="Heading2"/>
      </w:pPr>
      <w:bookmarkStart w:id="218" w:name="Xe7b831585be370552e5eda248af1ddb6912a940"/>
      <w:bookmarkEnd w:id="205"/>
      <w:r>
        <w:rPr>
          <w:rStyle w:val="SectionNumber"/>
        </w:rPr>
        <w:t>5.6</w:t>
      </w:r>
      <w:r>
        <w:tab/>
        <w:t>Implications for water and fisheries management</w:t>
      </w:r>
    </w:p>
    <w:p w14:paraId="4ABCBADF" w14:textId="77777777" w:rsidR="002E7622" w:rsidRDefault="002E7622" w:rsidP="002E7622">
      <w:pPr>
        <w:pStyle w:val="FirstParagraph"/>
        <w:rPr>
          <w:ins w:id="219" w:author="Kouba, Claire" w:date="2024-10-03T14:08:00Z" w16du:dateUtc="2024-10-03T18:08:00Z"/>
        </w:rPr>
      </w:pPr>
      <w:ins w:id="220" w:author="Kouba, Claire" w:date="2024-10-03T14:08:00Z" w16du:dateUtc="2024-10-03T18:08:00Z">
        <w:r>
          <w:t xml:space="preserve">The threshold of a 1.0 average relative test error generated a much more flexible model for coho </w:t>
        </w:r>
        <w:proofErr w:type="spellStart"/>
        <w:r>
          <w:t>spf</w:t>
        </w:r>
        <w:proofErr w:type="spellEnd"/>
        <w:r>
          <w:t xml:space="preserve"> than for Chinook </w:t>
        </w:r>
        <w:proofErr w:type="spellStart"/>
        <w:r>
          <w:t>jpa</w:t>
        </w:r>
        <w:proofErr w:type="spellEnd"/>
        <w:r>
          <w:t xml:space="preserve"> (Tables 5 and 6). The Chinook model has virtually no utility for predicting salmon outcomes (Figure 11); therefore, only the coho model will be evaluated as a predictive tool.</w:t>
        </w:r>
      </w:ins>
    </w:p>
    <w:p w14:paraId="4559D341" w14:textId="77777777" w:rsidR="002E7622" w:rsidRDefault="002E7622" w:rsidP="002E7622">
      <w:pPr>
        <w:pStyle w:val="BodyText"/>
        <w:rPr>
          <w:ins w:id="221" w:author="Kouba, Claire" w:date="2024-10-03T14:08:00Z" w16du:dateUtc="2024-10-03T18:08:00Z"/>
        </w:rPr>
      </w:pPr>
      <w:ins w:id="222" w:author="Kouba, Claire" w:date="2024-10-03T14:08:00Z" w16du:dateUtc="2024-10-03T18:08:00Z">
        <w:r>
          <w:t xml:space="preserve">The predictive exercise for coho </w:t>
        </w:r>
        <w:proofErr w:type="spellStart"/>
        <w:r>
          <w:t>spf</w:t>
        </w:r>
        <w:proofErr w:type="spellEnd"/>
        <w:r>
          <w:t xml:space="preserve"> suggests that using flow alone to predict fish outcomes involves non-negligible uncertainties: HB function error terms (predicted minus observed values) are substantial (Figure 11). The coho </w:t>
        </w:r>
        <w:proofErr w:type="spellStart"/>
        <w:r>
          <w:t>spf</w:t>
        </w:r>
        <w:proofErr w:type="spellEnd"/>
        <w:r>
          <w:t xml:space="preserve"> HB function can somewhat accurately indicate a high or a low year (if we define the boundary between the two domains as 55 coho </w:t>
        </w:r>
        <w:proofErr w:type="spellStart"/>
        <w:r>
          <w:t>spf</w:t>
        </w:r>
        <w:proofErr w:type="spellEnd"/>
        <w:r>
          <w:t xml:space="preserve">), though the range of predictions does not match the variability in the observations. This is partly a consequence of lasso regression imposing a penalty on model </w:t>
        </w:r>
        <w:proofErr w:type="gramStart"/>
        <w:r>
          <w:t>flexibility, and</w:t>
        </w:r>
        <w:proofErr w:type="gramEnd"/>
        <w:r>
          <w:t xml:space="preserve"> represents a conservative estimate of the degree of variation in ecological outcomes that can be explained with flow metrics.</w:t>
        </w:r>
      </w:ins>
    </w:p>
    <w:p w14:paraId="00C72838" w14:textId="77777777" w:rsidR="006316D0" w:rsidRDefault="00000000">
      <w:pPr>
        <w:pStyle w:val="FirstParagraph"/>
      </w:pPr>
      <w:r>
        <w:t>This study contributes a novel approach and insights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14:paraId="735E9EC5" w14:textId="77777777" w:rsidR="006316D0" w:rsidRDefault="00000000">
      <w:pPr>
        <w:pStyle w:val="BodyText"/>
      </w:pPr>
      <w:r>
        <w:t>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0FFDCEC7" w14:textId="77777777" w:rsidR="006316D0" w:rsidRDefault="00000000">
      <w:pPr>
        <w:pStyle w:val="Heading1"/>
      </w:pPr>
      <w:bookmarkStart w:id="223" w:name="conclusions"/>
      <w:bookmarkEnd w:id="107"/>
      <w:bookmarkEnd w:id="218"/>
      <w:r>
        <w:rPr>
          <w:rStyle w:val="SectionNumber"/>
        </w:rPr>
        <w:t>6</w:t>
      </w:r>
      <w:r>
        <w:tab/>
        <w:t>Conclusions</w:t>
      </w:r>
    </w:p>
    <w:p w14:paraId="16F253D4" w14:textId="77777777" w:rsidR="006316D0" w:rsidRDefault="00000000">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14:paraId="6986B3F2" w14:textId="77777777" w:rsidR="006316D0" w:rsidRDefault="00000000">
      <w:pPr>
        <w:pStyle w:val="BodyText"/>
      </w:pPr>
      <w:r>
        <w:lastRenderedPageBreak/>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spawner (coho spf) and the number of Chinook juveniles produced per adult spawner (Chinook jpa) (Figure 8). The metrics contributing the most to predicted coho spf values occur during the window of their parents’ spawning and, to a lesser extent, in the spring and fall of their rearing year (Figure 12). This supports an interpretation that spawning conditions may exert a significant influence on the mortality rates of the hatching juveniles.</w:t>
      </w:r>
    </w:p>
    <w:p w14:paraId="6FB23323" w14:textId="77777777" w:rsidR="006316D0" w:rsidRDefault="00000000">
      <w:pPr>
        <w:pStyle w:val="BodyText"/>
      </w:pPr>
      <w:r>
        <w:t>Using lasso regression, we calculated a predictive model of annual normalized reproduction for each salmon species (Figures 9 and 10).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14:paraId="2260B8F5" w14:textId="77777777" w:rsidR="006316D0" w:rsidRDefault="00000000">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73A45090" w14:textId="77777777" w:rsidR="006316D0" w:rsidRDefault="00000000">
      <w:r>
        <w:br w:type="page"/>
      </w:r>
    </w:p>
    <w:p w14:paraId="01B3A20C" w14:textId="77777777" w:rsidR="006316D0" w:rsidRDefault="00000000">
      <w:pPr>
        <w:pStyle w:val="Heading1"/>
      </w:pPr>
      <w:bookmarkStart w:id="224" w:name="references"/>
      <w:bookmarkEnd w:id="223"/>
      <w:r>
        <w:lastRenderedPageBreak/>
        <w:t>References</w:t>
      </w:r>
    </w:p>
    <w:p w14:paraId="635C520A" w14:textId="77777777" w:rsidR="006316D0" w:rsidRDefault="00000000">
      <w:pPr>
        <w:pStyle w:val="Bibliography"/>
      </w:pPr>
      <w:bookmarkStart w:id="225" w:name="ref-AceroTriana2021"/>
      <w:bookmarkStart w:id="226"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(September 2020): 109604. </w:t>
      </w:r>
      <w:hyperlink r:id="rId19">
        <w:r>
          <w:rPr>
            <w:rStyle w:val="Hyperlink"/>
          </w:rPr>
          <w:t>https://doi.org/10.1016/j.ecolmodel.2021.109604</w:t>
        </w:r>
      </w:hyperlink>
      <w:r>
        <w:t>.</w:t>
      </w:r>
    </w:p>
    <w:p w14:paraId="67C445DD" w14:textId="77777777" w:rsidR="006316D0" w:rsidRDefault="00000000">
      <w:pPr>
        <w:pStyle w:val="Bibliography"/>
      </w:pPr>
      <w:bookmarkStart w:id="227" w:name="ref-Acreman2014"/>
      <w:bookmarkEnd w:id="225"/>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14:paraId="6FB92645" w14:textId="77777777" w:rsidR="006316D0" w:rsidRDefault="00000000">
      <w:pPr>
        <w:pStyle w:val="Bibliography"/>
      </w:pPr>
      <w:bookmarkStart w:id="228" w:name="ref-NMFS2005"/>
      <w:bookmarkEnd w:id="227"/>
      <w:r>
        <w:t>Agrawal, A, R S Schick, E P Bjorkstedt, R G Szerlong, M N Goslin, B C Spence, T H Williams, and K M Burnett. 2005. “NOAA Technical Memorandum NMFS PREDICTING THE POTENTIAL FOR HISTORICAL COHO , CHINOOK AND STEELHEAD HABITAT IN NORTHERN CALIFORNIA.” June. Santa Cruz, CA: NOAA National Marine Fisheries Service (NMFS).</w:t>
      </w:r>
    </w:p>
    <w:p w14:paraId="2CFE0FFE" w14:textId="77777777" w:rsidR="006316D0" w:rsidRDefault="00000000">
      <w:pPr>
        <w:pStyle w:val="Bibliography"/>
      </w:pPr>
      <w:bookmarkStart w:id="229" w:name="ref-AlomiaHerrera2017"/>
      <w:bookmarkEnd w:id="228"/>
      <w:r>
        <w:t xml:space="preserve">Alomía Herrera, Ilia, and Patricia Carrera Burneo. 2017. “Environmental flow assessment in Andean rivers of Ecuador, case study: Chanlud and El Labrado dams in the Machángara River.” </w:t>
      </w:r>
      <w:r>
        <w:rPr>
          <w:i/>
          <w:iCs/>
        </w:rPr>
        <w:t>Ecohydrology and Hydrobiology</w:t>
      </w:r>
      <w:r>
        <w:t xml:space="preserve"> 17 (2): 103–12. </w:t>
      </w:r>
      <w:hyperlink r:id="rId21">
        <w:r>
          <w:rPr>
            <w:rStyle w:val="Hyperlink"/>
          </w:rPr>
          <w:t>https://doi.org/10.1016/j.ecohyd.2017.01.002</w:t>
        </w:r>
      </w:hyperlink>
      <w:r>
        <w:t>.</w:t>
      </w:r>
    </w:p>
    <w:p w14:paraId="29B83E8B" w14:textId="77777777" w:rsidR="006316D0" w:rsidRDefault="00000000">
      <w:pPr>
        <w:pStyle w:val="Bibliography"/>
      </w:pPr>
      <w:bookmarkStart w:id="230" w:name="ref-Anderson2006"/>
      <w:bookmarkEnd w:id="229"/>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2">
        <w:r>
          <w:rPr>
            <w:rStyle w:val="Hyperlink"/>
          </w:rPr>
          <w:t>https://doi.org/10.1890/1540-9295(2006)4[309:IFNISA]2.0.CO;2</w:t>
        </w:r>
      </w:hyperlink>
      <w:r>
        <w:t>.</w:t>
      </w:r>
    </w:p>
    <w:p w14:paraId="1C4427F9" w14:textId="77777777" w:rsidR="006316D0" w:rsidRDefault="00000000">
      <w:pPr>
        <w:pStyle w:val="Bibliography"/>
      </w:pPr>
      <w:bookmarkStart w:id="231" w:name="ref-Arthington2014"/>
      <w:bookmarkEnd w:id="230"/>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3">
        <w:r>
          <w:rPr>
            <w:rStyle w:val="Hyperlink"/>
          </w:rPr>
          <w:t>https://doi.org/10.1002/rra</w:t>
        </w:r>
      </w:hyperlink>
      <w:r>
        <w:t>.</w:t>
      </w:r>
    </w:p>
    <w:p w14:paraId="7DBE4E40" w14:textId="77777777" w:rsidR="006316D0" w:rsidRDefault="00000000">
      <w:pPr>
        <w:pStyle w:val="Bibliography"/>
      </w:pPr>
      <w:bookmarkStart w:id="232" w:name="ref-Ayllon2014"/>
      <w:bookmarkEnd w:id="231"/>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569–79. </w:t>
      </w:r>
      <w:hyperlink r:id="rId24">
        <w:r>
          <w:rPr>
            <w:rStyle w:val="Hyperlink"/>
          </w:rPr>
          <w:t>https://doi.org/10.1002/eco.1379</w:t>
        </w:r>
      </w:hyperlink>
      <w:r>
        <w:t>.</w:t>
      </w:r>
    </w:p>
    <w:p w14:paraId="08CCE271" w14:textId="77777777" w:rsidR="006316D0" w:rsidRDefault="00000000">
      <w:pPr>
        <w:pStyle w:val="Bibliography"/>
      </w:pPr>
      <w:bookmarkStart w:id="233" w:name="ref-BjornnReiser1991"/>
      <w:bookmarkEnd w:id="232"/>
      <w:r>
        <w:t xml:space="preserve">Bjornn,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5">
        <w:r>
          <w:rPr>
            <w:rStyle w:val="Hyperlink"/>
          </w:rPr>
          <w:t>https://doi.org/10.2307/1446234</w:t>
        </w:r>
      </w:hyperlink>
      <w:r>
        <w:t>.</w:t>
      </w:r>
    </w:p>
    <w:p w14:paraId="3717BFD3" w14:textId="77777777" w:rsidR="006316D0" w:rsidRDefault="00000000">
      <w:pPr>
        <w:pStyle w:val="Bibliography"/>
      </w:pPr>
      <w:bookmarkStart w:id="234" w:name="ref-Booth2014"/>
      <w:bookmarkEnd w:id="233"/>
      <w:r>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745–59. </w:t>
      </w:r>
      <w:hyperlink r:id="rId26">
        <w:r>
          <w:rPr>
            <w:rStyle w:val="Hyperlink"/>
          </w:rPr>
          <w:t>https://doi.org/10.1002/eco.1396</w:t>
        </w:r>
      </w:hyperlink>
      <w:r>
        <w:t>.</w:t>
      </w:r>
    </w:p>
    <w:p w14:paraId="2526D307" w14:textId="77777777" w:rsidR="006316D0" w:rsidRDefault="00000000">
      <w:pPr>
        <w:pStyle w:val="Bibliography"/>
      </w:pPr>
      <w:bookmarkStart w:id="235" w:name="ref-Bourret2016"/>
      <w:bookmarkEnd w:id="234"/>
      <w:r>
        <w:t xml:space="preserve">Bourret, Samuel L., Christopher C. Caudill, and Matthew L. Keefer. 2016. “Diversity of juvenile Chinook salmon life history pathways.” </w:t>
      </w:r>
      <w:r>
        <w:rPr>
          <w:i/>
          <w:iCs/>
        </w:rPr>
        <w:t>Reviews in Fish Biology and Fisheries</w:t>
      </w:r>
      <w:r>
        <w:t xml:space="preserve"> 26 (3): 375–403. </w:t>
      </w:r>
      <w:hyperlink r:id="rId27">
        <w:r>
          <w:rPr>
            <w:rStyle w:val="Hyperlink"/>
          </w:rPr>
          <w:t>https://doi.org/10.1007/s11160-016-9432-3</w:t>
        </w:r>
      </w:hyperlink>
      <w:r>
        <w:t>.</w:t>
      </w:r>
    </w:p>
    <w:p w14:paraId="5D7A710F" w14:textId="77777777" w:rsidR="006316D0" w:rsidRDefault="00000000">
      <w:pPr>
        <w:pStyle w:val="Bibliography"/>
      </w:pPr>
      <w:bookmarkStart w:id="236" w:name="ref-Bower2022"/>
      <w:bookmarkEnd w:id="235"/>
      <w:r>
        <w:lastRenderedPageBreak/>
        <w:t xml:space="preserve">Bower, Luke M., Brandon K. Peoples, Michele C. Eddy, and Mark C. Scott. 2022. “Quantifying flow–ecology relationships across flow regime class and ecoregions in South Carolina.” </w:t>
      </w:r>
      <w:r>
        <w:rPr>
          <w:i/>
          <w:iCs/>
        </w:rPr>
        <w:t>Science of the Total Environment</w:t>
      </w:r>
      <w:r>
        <w:t xml:space="preserve"> 802: 149721. </w:t>
      </w:r>
      <w:hyperlink r:id="rId28">
        <w:r>
          <w:rPr>
            <w:rStyle w:val="Hyperlink"/>
          </w:rPr>
          <w:t>https://doi.org/10.1016/j.scitotenv.2021.149721</w:t>
        </w:r>
      </w:hyperlink>
      <w:r>
        <w:t>.</w:t>
      </w:r>
    </w:p>
    <w:p w14:paraId="3D502B29" w14:textId="77777777" w:rsidR="006316D0" w:rsidRDefault="00000000">
      <w:pPr>
        <w:pStyle w:val="Bibliography"/>
      </w:pPr>
      <w:bookmarkStart w:id="237" w:name="ref-Bradford2016"/>
      <w:bookmarkEnd w:id="236"/>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9">
        <w:r>
          <w:rPr>
            <w:rStyle w:val="Hyperlink"/>
          </w:rPr>
          <w:t>https://doi.org/10.1577/1548-8659(1997)126&lt;0049</w:t>
        </w:r>
      </w:hyperlink>
      <w:r>
        <w:t>.</w:t>
      </w:r>
    </w:p>
    <w:p w14:paraId="47948E26" w14:textId="77777777" w:rsidR="006316D0" w:rsidRDefault="00000000">
      <w:pPr>
        <w:pStyle w:val="Bibliography"/>
      </w:pPr>
      <w:bookmarkStart w:id="238" w:name="ref-Bradley2017"/>
      <w:bookmarkEnd w:id="237"/>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30">
        <w:r>
          <w:rPr>
            <w:rStyle w:val="Hyperlink"/>
          </w:rPr>
          <w:t>https://doi.org/10.1002/rra.3191</w:t>
        </w:r>
      </w:hyperlink>
      <w:r>
        <w:t>.</w:t>
      </w:r>
    </w:p>
    <w:p w14:paraId="291E21DF" w14:textId="77777777" w:rsidR="006316D0" w:rsidRDefault="00000000">
      <w:pPr>
        <w:pStyle w:val="Bibliography"/>
      </w:pPr>
      <w:bookmarkStart w:id="239" w:name="ref-Brand2011"/>
      <w:bookmarkEnd w:id="238"/>
      <w:r>
        <w:t xml:space="preserve">Brand, L. Arriana,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(July): 130–42. </w:t>
      </w:r>
      <w:hyperlink r:id="rId31">
        <w:r>
          <w:rPr>
            <w:rStyle w:val="Hyperlink"/>
          </w:rPr>
          <w:t>https://doi.org/10.1002/eco</w:t>
        </w:r>
      </w:hyperlink>
      <w:r>
        <w:t>.</w:t>
      </w:r>
    </w:p>
    <w:p w14:paraId="0406283B" w14:textId="77777777" w:rsidR="006316D0" w:rsidRDefault="00000000">
      <w:pPr>
        <w:pStyle w:val="Bibliography"/>
      </w:pPr>
      <w:bookmarkStart w:id="240" w:name="ref-Brown1994"/>
      <w:bookmarkEnd w:id="239"/>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2">
        <w:r>
          <w:rPr>
            <w:rStyle w:val="Hyperlink"/>
          </w:rPr>
          <w:t>https://doi.org/10.1577/1548-8675(1994)014&lt;0237:hdacso&gt;2.3.co;2</w:t>
        </w:r>
      </w:hyperlink>
      <w:r>
        <w:t>.</w:t>
      </w:r>
    </w:p>
    <w:p w14:paraId="7B420618" w14:textId="77777777" w:rsidR="006316D0" w:rsidRDefault="00000000">
      <w:pPr>
        <w:pStyle w:val="Bibliography"/>
      </w:pPr>
      <w:bookmarkStart w:id="241" w:name="ref-Brummer2016"/>
      <w:bookmarkEnd w:id="240"/>
      <w:r>
        <w:t xml:space="preserve">Brummer, T. J., A. E. Byrom, J. J. Sullivan, and P. E. Hume. 2016. “A QUANTITATIVE FRAMEWORK TO DERIVE ROBUST CHARACTERIZATION OF HYDROLOGICAL GRADIENTS.” </w:t>
      </w:r>
      <w:r>
        <w:rPr>
          <w:i/>
          <w:iCs/>
        </w:rPr>
        <w:t>River Research and Applications</w:t>
      </w:r>
      <w:r>
        <w:t xml:space="preserve"> 32 (February): 1517–29. </w:t>
      </w:r>
      <w:hyperlink r:id="rId33">
        <w:r>
          <w:rPr>
            <w:rStyle w:val="Hyperlink"/>
          </w:rPr>
          <w:t>https://doi.org/10.1002/rra</w:t>
        </w:r>
      </w:hyperlink>
      <w:r>
        <w:t>.</w:t>
      </w:r>
    </w:p>
    <w:p w14:paraId="2EF0BC6F" w14:textId="77777777" w:rsidR="006316D0" w:rsidRDefault="00000000">
      <w:pPr>
        <w:pStyle w:val="Bibliography"/>
      </w:pPr>
      <w:bookmarkStart w:id="242" w:name="ref-Bunn2002a"/>
      <w:bookmarkEnd w:id="241"/>
      <w:r>
        <w:t xml:space="preserve">Bunn, Stuart E., and Angela H. Arthington. 2002. “Basic principles and ecological consequences of altered flow regimes for aquatic biodiversity.” </w:t>
      </w:r>
      <w:r>
        <w:rPr>
          <w:i/>
          <w:iCs/>
        </w:rPr>
        <w:t>Environmental Management</w:t>
      </w:r>
      <w:r>
        <w:t xml:space="preserve"> 30 (4): 492–507. </w:t>
      </w:r>
      <w:hyperlink r:id="rId34">
        <w:r>
          <w:rPr>
            <w:rStyle w:val="Hyperlink"/>
          </w:rPr>
          <w:t>https://doi.org/10.1007/s00267-002-2737-0</w:t>
        </w:r>
      </w:hyperlink>
      <w:r>
        <w:t>.</w:t>
      </w:r>
    </w:p>
    <w:p w14:paraId="6479AF96" w14:textId="77777777" w:rsidR="006316D0" w:rsidRDefault="00000000">
      <w:pPr>
        <w:pStyle w:val="Bibliography"/>
      </w:pPr>
      <w:bookmarkStart w:id="243" w:name="ref-Bustard1975"/>
      <w:bookmarkEnd w:id="242"/>
      <w:r>
        <w:t xml:space="preserve">Bustard, David R., and David W. Narver. 1975. “Aspects of the Winter Ecology of Juvenile Coho Sahnon (Oncorhynchus kisutch) and Steelhead Trout (Salmo gairdneri).” </w:t>
      </w:r>
      <w:r>
        <w:rPr>
          <w:i/>
          <w:iCs/>
        </w:rPr>
        <w:t>Journal of the Fish Resources Board of Canada</w:t>
      </w:r>
      <w:r>
        <w:t xml:space="preserve"> 32: 667–80.</w:t>
      </w:r>
    </w:p>
    <w:p w14:paraId="2B51EF5A" w14:textId="77777777" w:rsidR="006316D0" w:rsidRDefault="00000000">
      <w:pPr>
        <w:pStyle w:val="Bibliography"/>
      </w:pPr>
      <w:bookmarkStart w:id="244" w:name="ref-CDFW2015a"/>
      <w:bookmarkEnd w:id="243"/>
      <w:r>
        <w:t xml:space="preserve">California Department of Fish and Wildlife (CDFW). 2015a. “Cooperative Report of the Scott River Coho Salmon Rescue and Relocation Effort: 2014 Drought Emergency.” August. California Department of Fish; Wildlife (CDFW). </w:t>
      </w:r>
      <w:hyperlink r:id="rId35">
        <w:r>
          <w:rPr>
            <w:rStyle w:val="Hyperlink"/>
          </w:rPr>
          <w:t>https://www.fs.usda.gov/Internet/FSE{\_}DOCUMENTS/stelprd3850544.pdf</w:t>
        </w:r>
      </w:hyperlink>
      <w:r>
        <w:t>.</w:t>
      </w:r>
    </w:p>
    <w:p w14:paraId="01580BB8" w14:textId="77777777" w:rsidR="006316D0" w:rsidRDefault="00000000">
      <w:pPr>
        <w:pStyle w:val="Bibliography"/>
      </w:pPr>
      <w:bookmarkStart w:id="245" w:name="ref-CDFW2015b"/>
      <w:bookmarkEnd w:id="244"/>
      <w:r>
        <w:t xml:space="preserve">———. 2015b. “Recovery Strategy for California Coho Salmon Progress Report 2004-2012.” California Department of Fish; Wildlife (CDFW). </w:t>
      </w:r>
      <w:hyperlink r:id="rId36">
        <w:r>
          <w:rPr>
            <w:rStyle w:val="Hyperlink"/>
          </w:rPr>
          <w:t>http://www.fgc.ca.gov/meetings/2015/Aug/Exhibits/0805{\_}Item{\_}38{\_}CohoStatusReport.pdf</w:t>
        </w:r>
      </w:hyperlink>
      <w:r>
        <w:t>.</w:t>
      </w:r>
    </w:p>
    <w:p w14:paraId="29C631EA" w14:textId="77777777" w:rsidR="006316D0" w:rsidRDefault="00000000">
      <w:pPr>
        <w:pStyle w:val="Bibliography"/>
      </w:pPr>
      <w:bookmarkStart w:id="246" w:name="ref-CDFW2021b"/>
      <w:bookmarkEnd w:id="245"/>
      <w:r>
        <w:lastRenderedPageBreak/>
        <w:t>———. 2021. “Scott River Best Available Scientific Information for Instream Flow Criteria and Potential Next Steps.”</w:t>
      </w:r>
    </w:p>
    <w:p w14:paraId="3375ADF5" w14:textId="77777777" w:rsidR="006316D0" w:rsidRDefault="00000000">
      <w:pPr>
        <w:pStyle w:val="Bibliography"/>
      </w:pPr>
      <w:bookmarkStart w:id="247" w:name="ref-Cartwright2017"/>
      <w:bookmarkEnd w:id="246"/>
      <w:r>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(196): 18. </w:t>
      </w:r>
      <w:hyperlink r:id="rId37">
        <w:r>
          <w:rPr>
            <w:rStyle w:val="Hyperlink"/>
          </w:rPr>
          <w:t>https://doi.org/10.3390/w9030196</w:t>
        </w:r>
      </w:hyperlink>
      <w:r>
        <w:t>.</w:t>
      </w:r>
    </w:p>
    <w:p w14:paraId="449F6E14" w14:textId="77777777" w:rsidR="006316D0" w:rsidRDefault="00000000">
      <w:pPr>
        <w:pStyle w:val="Bibliography"/>
      </w:pPr>
      <w:bookmarkStart w:id="248" w:name="ref-Catford2014"/>
      <w:bookmarkEnd w:id="247"/>
      <w:r>
        <w:t xml:space="preserve">Catford, Jane A., William K. Morris, Peter A. Vesk, Christopher J. Gippel, and Barbara J. Downes. 2014. “Species and environmental characteristics point to flow regulation and drought as drivers of riparian plant invasion.” </w:t>
      </w:r>
      <w:r>
        <w:rPr>
          <w:i/>
          <w:iCs/>
        </w:rPr>
        <w:t>Diversity and Distributions</w:t>
      </w:r>
      <w:r>
        <w:t xml:space="preserve"> 20 (9): 1084–96. </w:t>
      </w:r>
      <w:hyperlink r:id="rId38">
        <w:r>
          <w:rPr>
            <w:rStyle w:val="Hyperlink"/>
          </w:rPr>
          <w:t>https://doi.org/10.1111/ddi.12225</w:t>
        </w:r>
      </w:hyperlink>
      <w:r>
        <w:t>.</w:t>
      </w:r>
    </w:p>
    <w:p w14:paraId="334EBDD6" w14:textId="77777777" w:rsidR="006316D0" w:rsidRDefault="00000000">
      <w:pPr>
        <w:pStyle w:val="Bibliography"/>
      </w:pPr>
      <w:bookmarkStart w:id="249" w:name="ref-Chowdhury2007"/>
      <w:bookmarkEnd w:id="248"/>
      <w:r>
        <w:t xml:space="preserve">Chowdhury, Shahadat, and Patrick Driver. 2007. “An ecohydrological model of waterbird nesting events to altered floodplain hydrology.” In </w:t>
      </w:r>
      <w:r>
        <w:rPr>
          <w:i/>
          <w:iCs/>
        </w:rPr>
        <w:t>MODSIM07 - Land, Water and Environmental Management: Integrated Systems for Sustainability, Proceedings</w:t>
      </w:r>
      <w:r>
        <w:t>, 2896–2902. Christchurch, NZ.</w:t>
      </w:r>
    </w:p>
    <w:p w14:paraId="6ED57E53" w14:textId="77777777" w:rsidR="006316D0" w:rsidRDefault="00000000">
      <w:pPr>
        <w:pStyle w:val="Bibliography"/>
      </w:pPr>
      <w:bookmarkStart w:id="250" w:name="ref-Daneshvar2017"/>
      <w:bookmarkEnd w:id="249"/>
      <w:r>
        <w:t xml:space="preserve">Daneshvar, Fariborz, Amir Pouyan Nejadhashemi, Matthew R. Herman, and Mohammad Abouali. 2017. “Response of benthic macroinvertebrate communities to climate change.” </w:t>
      </w:r>
      <w:r>
        <w:rPr>
          <w:i/>
          <w:iCs/>
        </w:rPr>
        <w:t>Ecohydrology and Hydrobiology</w:t>
      </w:r>
      <w:r>
        <w:t xml:space="preserve"> 17 (1): 63–72. </w:t>
      </w:r>
      <w:hyperlink r:id="rId39">
        <w:r>
          <w:rPr>
            <w:rStyle w:val="Hyperlink"/>
          </w:rPr>
          <w:t>https://doi.org/10.1016/j.ecohyd.2016.12.002</w:t>
        </w:r>
      </w:hyperlink>
      <w:r>
        <w:t>.</w:t>
      </w:r>
    </w:p>
    <w:p w14:paraId="0F5C3037" w14:textId="77777777" w:rsidR="006316D0" w:rsidRDefault="00000000">
      <w:pPr>
        <w:pStyle w:val="Bibliography"/>
      </w:pPr>
      <w:bookmarkStart w:id="251" w:name="ref-DeWeber2020"/>
      <w:bookmarkEnd w:id="250"/>
      <w:r>
        <w:t xml:space="preserve">DeWeber, J. Tyrell, and James T. Peterson. 2020. “Comparing Environmental Flow Implementation Options with Structured Decision Making: Case Study from the Willamette River, Oregon.” </w:t>
      </w:r>
      <w:r>
        <w:rPr>
          <w:i/>
          <w:iCs/>
        </w:rPr>
        <w:t>Journal of the American Water Resources Association</w:t>
      </w:r>
      <w:r>
        <w:t xml:space="preserve"> 56 (4): 599–614. </w:t>
      </w:r>
      <w:hyperlink r:id="rId40">
        <w:r>
          <w:rPr>
            <w:rStyle w:val="Hyperlink"/>
          </w:rPr>
          <w:t>https://doi.org/10.1111/1752-1688.12845</w:t>
        </w:r>
      </w:hyperlink>
      <w:r>
        <w:t>.</w:t>
      </w:r>
    </w:p>
    <w:p w14:paraId="5EB25D69" w14:textId="77777777" w:rsidR="006316D0" w:rsidRDefault="00000000">
      <w:pPr>
        <w:pStyle w:val="Bibliography"/>
      </w:pPr>
      <w:bookmarkStart w:id="252" w:name="ref-Drake2000a"/>
      <w:bookmarkEnd w:id="251"/>
      <w:r>
        <w:t xml:space="preserve">Drake, Daniel J., Kenneth W. Tate, and Harry Carlson. 2000. “Analysis shows climate-caused decreases in Scott River fall flows.” </w:t>
      </w:r>
      <w:r>
        <w:rPr>
          <w:i/>
          <w:iCs/>
        </w:rPr>
        <w:t>California Agriculture</w:t>
      </w:r>
      <w:r>
        <w:t xml:space="preserve"> 54 (6): 46–49. </w:t>
      </w:r>
      <w:hyperlink r:id="rId41">
        <w:r>
          <w:rPr>
            <w:rStyle w:val="Hyperlink"/>
          </w:rPr>
          <w:t>https://doi.org/10.3733/ca.v054n06p46</w:t>
        </w:r>
      </w:hyperlink>
      <w:r>
        <w:t>.</w:t>
      </w:r>
    </w:p>
    <w:p w14:paraId="7BB65E28" w14:textId="77777777" w:rsidR="006316D0" w:rsidRDefault="00000000">
      <w:pPr>
        <w:pStyle w:val="Bibliography"/>
      </w:pPr>
      <w:bookmarkStart w:id="253" w:name="ref-DWR2021"/>
      <w:bookmarkEnd w:id="252"/>
      <w:r>
        <w:t xml:space="preserve">DWR. 2021. “Agricultural Land &amp; Water Use Estimates.” </w:t>
      </w:r>
      <w:hyperlink r:id="rId42">
        <w:r>
          <w:rPr>
            <w:rStyle w:val="Hyperlink"/>
          </w:rPr>
          <w:t>https://water.ca.gov/Programs/Water-Use-And-Efficiency/Land-And-Water-Use/Agricultural-Land-And-Water-Use-Estimates</w:t>
        </w:r>
      </w:hyperlink>
      <w:r>
        <w:t>.</w:t>
      </w:r>
    </w:p>
    <w:p w14:paraId="1E471CA5" w14:textId="77777777" w:rsidR="006316D0" w:rsidRDefault="00000000">
      <w:pPr>
        <w:pStyle w:val="Bibliography"/>
      </w:pPr>
      <w:bookmarkStart w:id="254" w:name="ref-Foglia2013a"/>
      <w:bookmarkEnd w:id="253"/>
      <w:r>
        <w:t xml:space="preserve">Foglia, Laura, Alison McNally, Courtney Hall, Lauren Ledesma, Ryan Hines, and Thomas Harter. 2013. “Scott Valley Integrated Hydrologic Model : Data Collection , Analysis , and Water Budget.” April. University of California, Davis. </w:t>
      </w:r>
      <w:hyperlink r:id="rId43">
        <w:r>
          <w:rPr>
            <w:rStyle w:val="Hyperlink"/>
          </w:rPr>
          <w:t>http://groundwater.ucdavis.edu/files/165395.pdf</w:t>
        </w:r>
      </w:hyperlink>
      <w:r>
        <w:t>.</w:t>
      </w:r>
    </w:p>
    <w:p w14:paraId="2922A003" w14:textId="77777777" w:rsidR="006316D0" w:rsidRDefault="00000000">
      <w:pPr>
        <w:pStyle w:val="Bibliography"/>
      </w:pPr>
      <w:bookmarkStart w:id="255" w:name="ref-Friedman2010"/>
      <w:bookmarkEnd w:id="254"/>
      <w:r>
        <w:t xml:space="preserve">Friedman, Jerome, Trevor Hastie, and Rob Tibshirani. 2010. “Regularization Paths for Generalized Linear Models via Coordinate Descent.” </w:t>
      </w:r>
      <w:r>
        <w:rPr>
          <w:i/>
          <w:iCs/>
        </w:rPr>
        <w:t>Journal of Statistical Software</w:t>
      </w:r>
      <w:r>
        <w:t xml:space="preserve"> 33 (1): 1–22. </w:t>
      </w:r>
      <w:hyperlink r:id="rId44">
        <w:r>
          <w:rPr>
            <w:rStyle w:val="Hyperlink"/>
          </w:rPr>
          <w:t>https://arxiv.org/abs/0908.3817</w:t>
        </w:r>
      </w:hyperlink>
      <w:r>
        <w:t>.</w:t>
      </w:r>
    </w:p>
    <w:p w14:paraId="3061642A" w14:textId="77777777" w:rsidR="006316D0" w:rsidRDefault="00000000">
      <w:pPr>
        <w:pStyle w:val="Bibliography"/>
      </w:pPr>
      <w:bookmarkStart w:id="256" w:name="ref-Gao2020"/>
      <w:bookmarkEnd w:id="255"/>
      <w:r>
        <w:t xml:space="preserve">Gao, Ye, Yong hong Xie, and Dong sheng Zou. 2020. “Hydrological regime change and its ecological responses in East Dongting Lake, China.” </w:t>
      </w:r>
      <w:r>
        <w:rPr>
          <w:i/>
          <w:iCs/>
        </w:rPr>
        <w:t>Ecohydrology and Hydrobiology</w:t>
      </w:r>
      <w:r>
        <w:t xml:space="preserve"> 20 (1): 142–50. </w:t>
      </w:r>
      <w:hyperlink r:id="rId45">
        <w:r>
          <w:rPr>
            <w:rStyle w:val="Hyperlink"/>
          </w:rPr>
          <w:t>https://doi.org/10.1016/j.ecohyd.2019.07.003</w:t>
        </w:r>
      </w:hyperlink>
      <w:r>
        <w:t>.</w:t>
      </w:r>
    </w:p>
    <w:p w14:paraId="234C6744" w14:textId="77777777" w:rsidR="006316D0" w:rsidRDefault="00000000">
      <w:pPr>
        <w:pStyle w:val="Bibliography"/>
      </w:pPr>
      <w:bookmarkStart w:id="257" w:name="ref-Graham2012"/>
      <w:bookmarkEnd w:id="256"/>
      <w:r>
        <w:lastRenderedPageBreak/>
        <w:t xml:space="preserve">Graham, Rhea. 2012. “Klamath River Basin Restoration Nonuse Value Survey Klamath River Basin Restoration Nonuse Value Survey Final Report Prepared by.” </w:t>
      </w:r>
      <w:hyperlink r:id="rId46">
        <w:r>
          <w:rPr>
            <w:rStyle w:val="Hyperlink"/>
          </w:rPr>
          <w:t>https://kbifrm.psmfc.org/wp-content/uploads/2016/12/Graham{\_}2012{\_}0010{\_}Klamath-River-Basin-Restoration-Nonuse-Value-Survey-Final-Report.pdf</w:t>
        </w:r>
      </w:hyperlink>
      <w:r>
        <w:t>.</w:t>
      </w:r>
    </w:p>
    <w:p w14:paraId="45226489" w14:textId="77777777" w:rsidR="006316D0" w:rsidRDefault="00000000">
      <w:pPr>
        <w:pStyle w:val="Bibliography"/>
      </w:pPr>
      <w:bookmarkStart w:id="258" w:name="ref-Guareschi2014"/>
      <w:bookmarkEnd w:id="257"/>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47">
        <w:r>
          <w:rPr>
            <w:rStyle w:val="Hyperlink"/>
          </w:rPr>
          <w:t>https://doi.org/10.1002/eco.1354</w:t>
        </w:r>
      </w:hyperlink>
      <w:r>
        <w:t>.</w:t>
      </w:r>
    </w:p>
    <w:p w14:paraId="5377A486" w14:textId="77777777" w:rsidR="006316D0" w:rsidRDefault="00000000">
      <w:pPr>
        <w:pStyle w:val="Bibliography"/>
      </w:pPr>
      <w:bookmarkStart w:id="259" w:name="ref-Guedes2020"/>
      <w:bookmarkEnd w:id="258"/>
      <w:r>
        <w:t xml:space="preserve">Guedes, Gustavo Henrique Soares, Tailan Moretti Mattos, Geysa da Silva Camilo, Wagner Uehara, Débora Lisandra de Paiva Ferreira, and Francisco Gerson Araújo. 2020. “Artificial flow regime promotes abiotic and biotic gradients: Testing the concept of longitudinal zonation in an off-river reservoir.” </w:t>
      </w:r>
      <w:r>
        <w:rPr>
          <w:i/>
          <w:iCs/>
        </w:rPr>
        <w:t>Ecohydrology and Hydrobiology</w:t>
      </w:r>
      <w:r>
        <w:t xml:space="preserve"> 20 (2): 256–64. </w:t>
      </w:r>
      <w:hyperlink r:id="rId48">
        <w:r>
          <w:rPr>
            <w:rStyle w:val="Hyperlink"/>
          </w:rPr>
          <w:t>https://doi.org/10.1016/j.ecohyd.2020.02.002</w:t>
        </w:r>
      </w:hyperlink>
      <w:r>
        <w:t>.</w:t>
      </w:r>
    </w:p>
    <w:p w14:paraId="2FEF90D5" w14:textId="77777777" w:rsidR="006316D0" w:rsidRDefault="00000000">
      <w:pPr>
        <w:pStyle w:val="Bibliography"/>
      </w:pPr>
      <w:bookmarkStart w:id="260" w:name="ref-Hain2018"/>
      <w:bookmarkEnd w:id="259"/>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9">
        <w:r>
          <w:rPr>
            <w:rStyle w:val="Hyperlink"/>
          </w:rPr>
          <w:t>https://doi.org/10.1111/fwb.13048</w:t>
        </w:r>
      </w:hyperlink>
      <w:r>
        <w:t>.</w:t>
      </w:r>
    </w:p>
    <w:p w14:paraId="1494014A" w14:textId="77777777" w:rsidR="006316D0" w:rsidRDefault="00000000">
      <w:pPr>
        <w:pStyle w:val="Bibliography"/>
      </w:pPr>
      <w:bookmarkStart w:id="261" w:name="ref-Hale2023"/>
      <w:bookmarkEnd w:id="260"/>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1–13. </w:t>
      </w:r>
      <w:hyperlink r:id="rId50">
        <w:r>
          <w:rPr>
            <w:rStyle w:val="Hyperlink"/>
          </w:rPr>
          <w:t>https://doi.org/10.1002/ecs2.4660</w:t>
        </w:r>
      </w:hyperlink>
      <w:r>
        <w:t>.</w:t>
      </w:r>
    </w:p>
    <w:p w14:paraId="0D02396B" w14:textId="77777777" w:rsidR="006316D0" w:rsidRDefault="00000000">
      <w:pPr>
        <w:pStyle w:val="Bibliography"/>
      </w:pPr>
      <w:bookmarkStart w:id="262" w:name="ref-Han2015"/>
      <w:bookmarkEnd w:id="261"/>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224–36. </w:t>
      </w:r>
      <w:hyperlink r:id="rId51">
        <w:r>
          <w:rPr>
            <w:rStyle w:val="Hyperlink"/>
          </w:rPr>
          <w:t>https://doi.org/10.1016/j.quaint.2015.02.032</w:t>
        </w:r>
      </w:hyperlink>
      <w:r>
        <w:t>.</w:t>
      </w:r>
    </w:p>
    <w:p w14:paraId="296186EE" w14:textId="77777777" w:rsidR="006316D0" w:rsidRDefault="00000000">
      <w:pPr>
        <w:pStyle w:val="Bibliography"/>
      </w:pPr>
      <w:bookmarkStart w:id="263" w:name="ref-Harter2008a"/>
      <w:bookmarkEnd w:id="262"/>
      <w:r>
        <w:t xml:space="preserve">Harter, Thomas, and Ryan Hines. 2008. “Scott Valley Community Groundwater Study Plan,” 98. </w:t>
      </w:r>
      <w:hyperlink r:id="rId52">
        <w:r>
          <w:rPr>
            <w:rStyle w:val="Hyperlink"/>
          </w:rPr>
          <w:t>http://groundwater.ucdavis.edu/files/136426.pdf</w:t>
        </w:r>
      </w:hyperlink>
      <w:r>
        <w:t>.</w:t>
      </w:r>
    </w:p>
    <w:p w14:paraId="1D820FC3" w14:textId="77777777" w:rsidR="006316D0" w:rsidRDefault="00000000">
      <w:pPr>
        <w:pStyle w:val="Bibliography"/>
      </w:pPr>
      <w:bookmarkStart w:id="264" w:name="ref-Healey1991"/>
      <w:bookmarkEnd w:id="263"/>
      <w:r>
        <w:t xml:space="preserve">Healey, M. C. 1991. “Life History of Chinook Salmon (Onchorhynchus tshawytscha).” In </w:t>
      </w:r>
      <w:r>
        <w:rPr>
          <w:i/>
          <w:iCs/>
        </w:rPr>
        <w:t>Pacific Salmon Life Histories</w:t>
      </w:r>
      <w:r>
        <w:t>, edited by C. Groot and L. Margolis, 313–93. Vancouver: University of British Columbia Press.</w:t>
      </w:r>
    </w:p>
    <w:p w14:paraId="21A36144" w14:textId="77777777" w:rsidR="006316D0" w:rsidRDefault="00000000">
      <w:pPr>
        <w:pStyle w:val="Bibliography"/>
      </w:pPr>
      <w:bookmarkStart w:id="265" w:name="ref-Herbst2019"/>
      <w:bookmarkEnd w:id="264"/>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53">
        <w:r>
          <w:rPr>
            <w:rStyle w:val="Hyperlink"/>
          </w:rPr>
          <w:t>https://doi.org/10.1111/fwb.13270</w:t>
        </w:r>
      </w:hyperlink>
      <w:r>
        <w:t>.</w:t>
      </w:r>
    </w:p>
    <w:p w14:paraId="13D734BD" w14:textId="77777777" w:rsidR="006316D0" w:rsidRDefault="00000000">
      <w:pPr>
        <w:pStyle w:val="Bibliography"/>
      </w:pPr>
      <w:bookmarkStart w:id="266" w:name="ref-Hunt1999"/>
      <w:bookmarkEnd w:id="265"/>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420EF1A1" w14:textId="77777777" w:rsidR="006316D0" w:rsidRDefault="00000000">
      <w:pPr>
        <w:pStyle w:val="Bibliography"/>
      </w:pPr>
      <w:bookmarkStart w:id="267" w:name="ref-James2013"/>
      <w:bookmarkEnd w:id="266"/>
      <w:r>
        <w:lastRenderedPageBreak/>
        <w:t xml:space="preserve">James, Gareth, Daniela Witten, Trevor Hastie, and Robert Tibshirani. 2013. </w:t>
      </w:r>
      <w:r>
        <w:rPr>
          <w:i/>
          <w:iCs/>
        </w:rPr>
        <w:t>An Introduction to Statistical Learning</w:t>
      </w:r>
      <w:r>
        <w:t xml:space="preserve">. 7th ed. New York: Springer Science+Business Media. </w:t>
      </w:r>
      <w:hyperlink r:id="rId54">
        <w:r>
          <w:rPr>
            <w:rStyle w:val="Hyperlink"/>
          </w:rPr>
          <w:t>https://doi.org/10.1007/978-1-4614-7138-7</w:t>
        </w:r>
      </w:hyperlink>
      <w:r>
        <w:t>.</w:t>
      </w:r>
    </w:p>
    <w:p w14:paraId="52588574" w14:textId="77777777" w:rsidR="006316D0" w:rsidRDefault="00000000">
      <w:pPr>
        <w:pStyle w:val="Bibliography"/>
      </w:pPr>
      <w:bookmarkStart w:id="268" w:name="ref-Kevic2018"/>
      <w:bookmarkEnd w:id="267"/>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55">
        <w:r>
          <w:rPr>
            <w:rStyle w:val="Hyperlink"/>
          </w:rPr>
          <w:t>https://doi.org/10.1127/fal/2018/1177</w:t>
        </w:r>
      </w:hyperlink>
      <w:r>
        <w:t>.</w:t>
      </w:r>
    </w:p>
    <w:p w14:paraId="2904966C" w14:textId="77777777" w:rsidR="006316D0" w:rsidRDefault="00000000">
      <w:pPr>
        <w:pStyle w:val="Bibliography"/>
      </w:pPr>
      <w:bookmarkStart w:id="269" w:name="ref-Knechtle2012"/>
      <w:bookmarkEnd w:id="268"/>
      <w:r>
        <w:t xml:space="preserve">Knechtle, Morgan, and Diana Chesney. 2012. “2012 Scott River Salmon Studies.” Yreka, CA: California Department of Fish; Wildlife (CDFW). </w:t>
      </w:r>
      <w:hyperlink r:id="rId56">
        <w:r>
          <w:rPr>
            <w:rStyle w:val="Hyperlink"/>
          </w:rPr>
          <w:t>https://nrm.dfg.ca.gov/FileHandler.ashx?DocumentID=77836</w:t>
        </w:r>
      </w:hyperlink>
      <w:r>
        <w:t>.</w:t>
      </w:r>
    </w:p>
    <w:p w14:paraId="300B7A90" w14:textId="77777777" w:rsidR="006316D0" w:rsidRDefault="00000000">
      <w:pPr>
        <w:pStyle w:val="Bibliography"/>
      </w:pPr>
      <w:bookmarkStart w:id="270" w:name="ref-CDFW2020"/>
      <w:bookmarkEnd w:id="269"/>
      <w:r>
        <w:t>Knechtle, Morgan, and Domenic Giudice. 2020. “2019 Scott River Salmon Studies.” 530. Yreka, CA: California Department of Fish; Wildlife (CDFW).</w:t>
      </w:r>
    </w:p>
    <w:p w14:paraId="4369AB2C" w14:textId="77777777" w:rsidR="006316D0" w:rsidRDefault="00000000">
      <w:pPr>
        <w:pStyle w:val="Bibliography"/>
      </w:pPr>
      <w:bookmarkStart w:id="271" w:name="ref-CDFW2021a"/>
      <w:bookmarkEnd w:id="270"/>
      <w:r>
        <w:t>———. 2021. “2020 Scott River Salmon Studies, Final Report.” Yreka, CA: California Department of Fish; Wildlife (CDFW).</w:t>
      </w:r>
    </w:p>
    <w:p w14:paraId="47D88E0D" w14:textId="77777777" w:rsidR="006316D0" w:rsidRDefault="00000000">
      <w:pPr>
        <w:pStyle w:val="Bibliography"/>
      </w:pPr>
      <w:bookmarkStart w:id="272" w:name="ref-CDFW2023a"/>
      <w:bookmarkEnd w:id="271"/>
      <w:r>
        <w:t>———. 2023. “2022 SCOTT RIVER SALMON STUDIES.” Yreka, CA: CDFW.</w:t>
      </w:r>
    </w:p>
    <w:p w14:paraId="59CE651C" w14:textId="77777777" w:rsidR="006316D0" w:rsidRDefault="00000000">
      <w:pPr>
        <w:pStyle w:val="Bibliography"/>
      </w:pPr>
      <w:bookmarkStart w:id="273" w:name="ref-Konrad2011"/>
      <w:bookmarkEnd w:id="272"/>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57">
        <w:r>
          <w:rPr>
            <w:rStyle w:val="Hyperlink"/>
          </w:rPr>
          <w:t>https://doi.org/10.1525/bio.2011.61.12.5</w:t>
        </w:r>
      </w:hyperlink>
      <w:r>
        <w:t>.</w:t>
      </w:r>
    </w:p>
    <w:p w14:paraId="5E09BB96" w14:textId="77777777" w:rsidR="006316D0" w:rsidRDefault="00000000">
      <w:pPr>
        <w:pStyle w:val="Bibliography"/>
      </w:pPr>
      <w:bookmarkStart w:id="274" w:name="ref-Lamouroux2015"/>
      <w:bookmarkEnd w:id="273"/>
      <w:r>
        <w:t xml:space="preserve">Lamouroux, Nicolas, and Jean Michel Olivier. 2015. “Testing predictions of changes in fish abundance and community structure after flow restoration in four reaches of a large river (French Rhône).” </w:t>
      </w:r>
      <w:r>
        <w:rPr>
          <w:i/>
          <w:iCs/>
        </w:rPr>
        <w:t>Freshwater Biology</w:t>
      </w:r>
      <w:r>
        <w:t xml:space="preserve"> 60 (6): 1118–30. </w:t>
      </w:r>
      <w:hyperlink r:id="rId58">
        <w:r>
          <w:rPr>
            <w:rStyle w:val="Hyperlink"/>
          </w:rPr>
          <w:t>https://doi.org/10.1111/fwb.12324</w:t>
        </w:r>
      </w:hyperlink>
      <w:r>
        <w:t>.</w:t>
      </w:r>
    </w:p>
    <w:p w14:paraId="366E5038" w14:textId="77777777" w:rsidR="006316D0" w:rsidRDefault="00000000">
      <w:pPr>
        <w:pStyle w:val="Bibliography"/>
      </w:pPr>
      <w:bookmarkStart w:id="275" w:name="ref-LancasterDownes2014"/>
      <w:bookmarkEnd w:id="274"/>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59">
        <w:r>
          <w:rPr>
            <w:rStyle w:val="Hyperlink"/>
          </w:rPr>
          <w:t>https://doi.org/10.1002/rra</w:t>
        </w:r>
      </w:hyperlink>
      <w:r>
        <w:t>.</w:t>
      </w:r>
    </w:p>
    <w:p w14:paraId="41084F4F" w14:textId="77777777" w:rsidR="006316D0" w:rsidRDefault="00000000">
      <w:pPr>
        <w:pStyle w:val="Bibliography"/>
      </w:pPr>
      <w:bookmarkStart w:id="276" w:name="ref-Larsen2021"/>
      <w:bookmarkEnd w:id="275"/>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60">
        <w:r>
          <w:rPr>
            <w:rStyle w:val="Hyperlink"/>
          </w:rPr>
          <w:t>https://doi.org/10.1029/2020WR028496</w:t>
        </w:r>
      </w:hyperlink>
      <w:r>
        <w:t>.</w:t>
      </w:r>
    </w:p>
    <w:p w14:paraId="76D750CE" w14:textId="77777777" w:rsidR="006316D0" w:rsidRDefault="00000000">
      <w:pPr>
        <w:pStyle w:val="Bibliography"/>
      </w:pPr>
      <w:bookmarkStart w:id="277" w:name="ref-Lueders2023"/>
      <w:bookmarkEnd w:id="276"/>
      <w:r>
        <w:t xml:space="preserve">Lueders, Mark B., and Ryan A. McManamay. 2023. “Species depletion profiles as an alternative to streamflow alteration thresholds in a hydroecological risk assessment.” </w:t>
      </w:r>
      <w:r>
        <w:rPr>
          <w:i/>
          <w:iCs/>
        </w:rPr>
        <w:t>Ecological Indicators</w:t>
      </w:r>
      <w:r>
        <w:t xml:space="preserve"> 147 (December 2022): 109989. </w:t>
      </w:r>
      <w:hyperlink r:id="rId61">
        <w:r>
          <w:rPr>
            <w:rStyle w:val="Hyperlink"/>
          </w:rPr>
          <w:t>https://doi.org/10.1016/j.ecolind.2023.109989</w:t>
        </w:r>
      </w:hyperlink>
      <w:r>
        <w:t>.</w:t>
      </w:r>
    </w:p>
    <w:p w14:paraId="3D43D723" w14:textId="77777777" w:rsidR="006316D0" w:rsidRDefault="00000000">
      <w:pPr>
        <w:pStyle w:val="Bibliography"/>
      </w:pPr>
      <w:bookmarkStart w:id="278" w:name="ref-Mack1958"/>
      <w:bookmarkEnd w:id="277"/>
      <w:r>
        <w:t xml:space="preserve">Mack, Seymour. 1958. “Geology and Ground-Water Features of Scott Valley Siskiyou County, California.” Geological Survey Water-Supply Paper 1462. </w:t>
      </w:r>
      <w:hyperlink r:id="rId62">
        <w:r>
          <w:rPr>
            <w:rStyle w:val="Hyperlink"/>
          </w:rPr>
          <w:t>https://pubs.usgs.gov/wsp/1462/report.pdf</w:t>
        </w:r>
      </w:hyperlink>
      <w:r>
        <w:t>.</w:t>
      </w:r>
    </w:p>
    <w:p w14:paraId="6EA12D8F" w14:textId="77777777" w:rsidR="006316D0" w:rsidRDefault="00000000">
      <w:pPr>
        <w:pStyle w:val="Bibliography"/>
      </w:pPr>
      <w:bookmarkStart w:id="279" w:name="ref-Massie2020"/>
      <w:bookmarkEnd w:id="278"/>
      <w:r>
        <w:t>Massie, Margaret, and Harrison Morrow. 2020. “2020 Scott River Juvenile Salmonid Outmigrant Study.”</w:t>
      </w:r>
    </w:p>
    <w:p w14:paraId="385DAA9B" w14:textId="77777777" w:rsidR="006316D0" w:rsidRDefault="00000000">
      <w:pPr>
        <w:pStyle w:val="Bibliography"/>
      </w:pPr>
      <w:bookmarkStart w:id="280" w:name="ref-Maurer2003"/>
      <w:bookmarkEnd w:id="279"/>
      <w:r>
        <w:lastRenderedPageBreak/>
        <w:t>Maurer, Sue. 2003. “Scott River Watershed Adult Coho Salmon Spawning Survey December 2002-January 2003.” Etna, CA: Siskiyou RCD.</w:t>
      </w:r>
    </w:p>
    <w:p w14:paraId="7C66C642" w14:textId="77777777" w:rsidR="006316D0" w:rsidRDefault="00000000">
      <w:pPr>
        <w:pStyle w:val="Bibliography"/>
      </w:pPr>
      <w:bookmarkStart w:id="281" w:name="ref-Mazor2018"/>
      <w:bookmarkEnd w:id="280"/>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63">
        <w:r>
          <w:rPr>
            <w:rStyle w:val="Hyperlink"/>
          </w:rPr>
          <w:t>https://doi.org/10.1111/fwb.13062</w:t>
        </w:r>
      </w:hyperlink>
      <w:r>
        <w:t>.</w:t>
      </w:r>
    </w:p>
    <w:p w14:paraId="0DD0DCE6" w14:textId="77777777" w:rsidR="006316D0" w:rsidRDefault="00000000">
      <w:pPr>
        <w:pStyle w:val="Bibliography"/>
      </w:pPr>
      <w:bookmarkStart w:id="282" w:name="ref-McMahon1983"/>
      <w:bookmarkEnd w:id="281"/>
      <w:r>
        <w:t>McMahon, Thomas E. 1983. “Habitat Suitability Index Models: Coho Salmon. U.S. Dept. Int., Fish Wildl. Serv. FWS/OBS-92/10.49.” Fort Collins, CO: U.S. Dept. Int., U.S. Fish; Wildlife Service. FWS/OBS-92/10.49.</w:t>
      </w:r>
    </w:p>
    <w:p w14:paraId="20B70E0B" w14:textId="77777777" w:rsidR="006316D0" w:rsidRDefault="00000000">
      <w:pPr>
        <w:pStyle w:val="Bibliography"/>
      </w:pPr>
      <w:bookmarkStart w:id="283" w:name="ref-McManamay2015"/>
      <w:bookmarkEnd w:id="282"/>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64">
        <w:r>
          <w:rPr>
            <w:rStyle w:val="Hyperlink"/>
          </w:rPr>
          <w:t>https://doi.org/10.1890/14-0247.1</w:t>
        </w:r>
      </w:hyperlink>
      <w:r>
        <w:t>.</w:t>
      </w:r>
    </w:p>
    <w:p w14:paraId="29A26F19" w14:textId="77777777" w:rsidR="006316D0" w:rsidRDefault="00000000">
      <w:pPr>
        <w:pStyle w:val="Bibliography"/>
      </w:pPr>
      <w:bookmarkStart w:id="284" w:name="ref-McManamay2013"/>
      <w:bookmarkEnd w:id="283"/>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65">
        <w:r>
          <w:rPr>
            <w:rStyle w:val="Hyperlink"/>
          </w:rPr>
          <w:t>https://doi.org/10.1007/s00267-013-0055-3</w:t>
        </w:r>
      </w:hyperlink>
      <w:r>
        <w:t>.</w:t>
      </w:r>
    </w:p>
    <w:p w14:paraId="578CE746" w14:textId="77777777" w:rsidR="006316D0" w:rsidRDefault="00000000">
      <w:pPr>
        <w:pStyle w:val="Bibliography"/>
      </w:pPr>
      <w:bookmarkStart w:id="285" w:name="ref-Medallo-Diaz2019"/>
      <w:bookmarkEnd w:id="284"/>
      <w:r>
        <w:t xml:space="preserve">Mellado-Díaz, Andrés, Jorge Rubén Sánchez-González, Simone Guareschi, Fernando Magdaleno, and Manuel Toro Velasco. 2019. “Exploring longitudinal trends and recovery gradients in macroinvertebrate communities and biomonitoring tools along regulated rivers.” </w:t>
      </w:r>
      <w:r>
        <w:rPr>
          <w:i/>
          <w:iCs/>
        </w:rPr>
        <w:t>Science of the Total Environment</w:t>
      </w:r>
      <w:r>
        <w:t xml:space="preserve"> 695: 133774. </w:t>
      </w:r>
      <w:hyperlink r:id="rId66">
        <w:r>
          <w:rPr>
            <w:rStyle w:val="Hyperlink"/>
          </w:rPr>
          <w:t>https://doi.org/10.1016/j.scitotenv.2019.133774</w:t>
        </w:r>
      </w:hyperlink>
      <w:r>
        <w:t>.</w:t>
      </w:r>
    </w:p>
    <w:p w14:paraId="5391566C" w14:textId="77777777" w:rsidR="006316D0" w:rsidRDefault="00000000">
      <w:pPr>
        <w:pStyle w:val="Bibliography"/>
      </w:pPr>
      <w:bookmarkStart w:id="286" w:name="ref-Monk2006"/>
      <w:bookmarkEnd w:id="285"/>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67">
        <w:r>
          <w:rPr>
            <w:rStyle w:val="Hyperlink"/>
          </w:rPr>
          <w:t>https://doi.org/10.1002/rra.933</w:t>
        </w:r>
      </w:hyperlink>
      <w:r>
        <w:t>.</w:t>
      </w:r>
    </w:p>
    <w:p w14:paraId="09AD5FF4" w14:textId="77777777" w:rsidR="006316D0" w:rsidRDefault="00000000">
      <w:pPr>
        <w:pStyle w:val="Bibliography"/>
      </w:pPr>
      <w:bookmarkStart w:id="287" w:name="ref-Monk2008"/>
      <w:bookmarkEnd w:id="286"/>
      <w:r>
        <w:t xml:space="preserve">Monk, Wendy A., Paul J. Wood, David M Hannah, and Douglas A Wilson. 2008. “MACROINVERTEBRATE COMMUNITY RESPONSE TO INTER-ANNUAL AND REGIONAL RIVER FLOW REGIME DYNAMICS.” </w:t>
      </w:r>
      <w:r>
        <w:rPr>
          <w:i/>
          <w:iCs/>
        </w:rPr>
        <w:t>River Research and Applications</w:t>
      </w:r>
      <w:r>
        <w:t xml:space="preserve"> 24: 988–1001.</w:t>
      </w:r>
    </w:p>
    <w:p w14:paraId="5B46CAA3" w14:textId="77777777" w:rsidR="006316D0" w:rsidRDefault="00000000">
      <w:pPr>
        <w:pStyle w:val="Bibliography"/>
      </w:pPr>
      <w:bookmarkStart w:id="288" w:name="ref-Moyle2002"/>
      <w:bookmarkEnd w:id="287"/>
      <w:r>
        <w:t xml:space="preserve">Moyle, P. B. 2002. </w:t>
      </w:r>
      <w:r>
        <w:rPr>
          <w:i/>
          <w:iCs/>
        </w:rPr>
        <w:t>Inland Fishes of California</w:t>
      </w:r>
      <w:r>
        <w:t>. University of California Press.</w:t>
      </w:r>
    </w:p>
    <w:p w14:paraId="45D8B57E" w14:textId="77777777" w:rsidR="006316D0" w:rsidRDefault="00000000">
      <w:pPr>
        <w:pStyle w:val="Bibliography"/>
      </w:pPr>
      <w:bookmarkStart w:id="289" w:name="ref-Moyle2014"/>
      <w:bookmarkEnd w:id="288"/>
      <w:r>
        <w:t xml:space="preserve">———. 2014. “Novel aquatic ecosystems: the new reality for streams in California and other Mediterranean climate regions.” </w:t>
      </w:r>
      <w:r>
        <w:rPr>
          <w:i/>
          <w:iCs/>
        </w:rPr>
        <w:t>River Research and Applications</w:t>
      </w:r>
      <w:r>
        <w:t xml:space="preserve"> 30 (January): 1335–44. </w:t>
      </w:r>
      <w:hyperlink r:id="rId68">
        <w:r>
          <w:rPr>
            <w:rStyle w:val="Hyperlink"/>
          </w:rPr>
          <w:t>https://doi.org/10.1002/rra</w:t>
        </w:r>
      </w:hyperlink>
      <w:r>
        <w:t>.</w:t>
      </w:r>
    </w:p>
    <w:p w14:paraId="25B77A4B" w14:textId="77777777" w:rsidR="006316D0" w:rsidRDefault="00000000">
      <w:pPr>
        <w:pStyle w:val="Bibliography"/>
      </w:pPr>
      <w:bookmarkStart w:id="290" w:name="ref-NMFS2014"/>
      <w:bookmarkEnd w:id="289"/>
      <w:r>
        <w:t xml:space="preserve">National Marine Fisheries Service (NMFS). 2014. “Final SONCC Coho Recovery Plan - Scott River Population.” </w:t>
      </w:r>
      <w:hyperlink r:id="rId69">
        <w:r>
          <w:rPr>
            <w:rStyle w:val="Hyperlink"/>
          </w:rPr>
          <w:t>https://www.fisheries.noaa.gov/resource/document/final-recovery-plan-southern-oregon-northern-california-coast-evolutionarily</w:t>
        </w:r>
      </w:hyperlink>
      <w:r>
        <w:t>.</w:t>
      </w:r>
    </w:p>
    <w:p w14:paraId="0ADB48B8" w14:textId="77777777" w:rsidR="006316D0" w:rsidRDefault="00000000">
      <w:pPr>
        <w:pStyle w:val="Bibliography"/>
      </w:pPr>
      <w:bookmarkStart w:id="291" w:name="ref-Nickelson1992"/>
      <w:bookmarkEnd w:id="290"/>
      <w:r>
        <w:t xml:space="preserve">Nickelson, Thomas E, Jeffrey D Rodgers, Steven L Johnson, and Mario F Solazzi. 1992. “Seasonal Changes in Habitat Use by Juvenile Coho Salmon (Oncorhynchus kisutch) in Oregon Coastal Streams.” </w:t>
      </w:r>
      <w:r>
        <w:rPr>
          <w:i/>
          <w:iCs/>
        </w:rPr>
        <w:t>Canadian Journal of Fisheries and Aquatic Sciences</w:t>
      </w:r>
      <w:r>
        <w:t xml:space="preserve"> 49: 783–89.</w:t>
      </w:r>
    </w:p>
    <w:p w14:paraId="19817A89" w14:textId="77777777" w:rsidR="006316D0" w:rsidRDefault="00000000">
      <w:pPr>
        <w:pStyle w:val="Bibliography"/>
      </w:pPr>
      <w:bookmarkStart w:id="292" w:name="ref-NCRWQCB2005"/>
      <w:bookmarkEnd w:id="291"/>
      <w:r>
        <w:lastRenderedPageBreak/>
        <w:t xml:space="preserve">North Coast Regional Water Quality Control Board (NCRWQCB). 2005. “Staff Report for the Action Plan for the Scott River Watershed Sediment and Temperature Total Maximum Daily Loads.” North Coast Regional Water Quality Control Board. </w:t>
      </w:r>
      <w:hyperlink r:id="rId70">
        <w:r>
          <w:rPr>
            <w:rStyle w:val="Hyperlink"/>
          </w:rPr>
          <w:t>https://www.waterboards.ca.gov/water{\_}issues/programs/tmdl/records/region{\_}1/2010/ref3872.pdf</w:t>
        </w:r>
      </w:hyperlink>
      <w:r>
        <w:t>.</w:t>
      </w:r>
    </w:p>
    <w:p w14:paraId="17469C62" w14:textId="77777777" w:rsidR="006316D0" w:rsidRDefault="00000000">
      <w:pPr>
        <w:pStyle w:val="Bibliography"/>
      </w:pPr>
      <w:bookmarkStart w:id="293" w:name="ref-NCRWQCB2006b"/>
      <w:bookmarkEnd w:id="292"/>
      <w:r>
        <w:t>———. 2006. “Action Plan for the Scott River Sediment and Temperature Total Maximum Daily Loads (Basin Plan Language).”</w:t>
      </w:r>
    </w:p>
    <w:p w14:paraId="0AEA2170" w14:textId="77777777" w:rsidR="006316D0" w:rsidRDefault="00000000">
      <w:pPr>
        <w:pStyle w:val="Bibliography"/>
      </w:pPr>
      <w:bookmarkStart w:id="294" w:name="ref-Parry2013"/>
      <w:bookmarkEnd w:id="293"/>
      <w:r>
        <w:t xml:space="preserve">Parry, Ashley. 2013. “Evaluation and modernization of the Scott Valley Irrigation District.” PhD thesis. </w:t>
      </w:r>
      <w:hyperlink r:id="rId71">
        <w:r>
          <w:rPr>
            <w:rStyle w:val="Hyperlink"/>
          </w:rPr>
          <w:t>https://doi.org/10.1017/CBO9781107415324.004</w:t>
        </w:r>
      </w:hyperlink>
      <w:r>
        <w:t>.</w:t>
      </w:r>
    </w:p>
    <w:p w14:paraId="53118440" w14:textId="77777777" w:rsidR="006316D0" w:rsidRDefault="00000000">
      <w:pPr>
        <w:pStyle w:val="Bibliography"/>
      </w:pPr>
      <w:bookmarkStart w:id="295" w:name="ref-Patterson2020"/>
      <w:bookmarkEnd w:id="294"/>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 (June).</w:t>
      </w:r>
    </w:p>
    <w:p w14:paraId="620B7ECA" w14:textId="77777777" w:rsidR="006316D0" w:rsidRDefault="00000000">
      <w:pPr>
        <w:pStyle w:val="Bibliography"/>
      </w:pPr>
      <w:bookmarkStart w:id="296" w:name="ref-Pearson1895"/>
      <w:bookmarkEnd w:id="295"/>
      <w:r>
        <w:t xml:space="preserve">Pearson, Karl. 1895. “Note on Regression and Inheritance in the Case of Two Parents.” </w:t>
      </w:r>
      <w:r>
        <w:rPr>
          <w:i/>
          <w:iCs/>
        </w:rPr>
        <w:t>Proceedings of the Royal Society of London Series I</w:t>
      </w:r>
      <w:r>
        <w:t xml:space="preserve"> 58 (Jan): 240–42.</w:t>
      </w:r>
    </w:p>
    <w:p w14:paraId="6E0BE8AB" w14:textId="77777777" w:rsidR="006316D0" w:rsidRDefault="00000000">
      <w:pPr>
        <w:pStyle w:val="Bibliography"/>
      </w:pPr>
      <w:bookmarkStart w:id="297" w:name="ref-Peek2022"/>
      <w:bookmarkEnd w:id="296"/>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72">
        <w:r>
          <w:rPr>
            <w:rStyle w:val="Hyperlink"/>
          </w:rPr>
          <w:t>https://doi.org/10.3389/fenvs.2021.790667</w:t>
        </w:r>
      </w:hyperlink>
      <w:r>
        <w:t>.</w:t>
      </w:r>
    </w:p>
    <w:p w14:paraId="59E9C76E" w14:textId="77777777" w:rsidR="006316D0" w:rsidRDefault="00000000">
      <w:pPr>
        <w:pStyle w:val="Bibliography"/>
      </w:pPr>
      <w:bookmarkStart w:id="298" w:name="ref-Peterson2016"/>
      <w:bookmarkEnd w:id="297"/>
      <w:r>
        <w:t xml:space="preserve">Peterson, James T., and Mary C. Freeman. 2016. “Integrating modeling, monitoring, and management to reduce critical uncertainties in water resource decision making.” </w:t>
      </w:r>
      <w:r>
        <w:rPr>
          <w:i/>
          <w:iCs/>
        </w:rPr>
        <w:t>Journal of Environmental Management</w:t>
      </w:r>
      <w:r>
        <w:t xml:space="preserve"> 183: 361–70. </w:t>
      </w:r>
      <w:hyperlink r:id="rId73">
        <w:r>
          <w:rPr>
            <w:rStyle w:val="Hyperlink"/>
          </w:rPr>
          <w:t>https://doi.org/10.1016/j.jenvman.2016.03.015</w:t>
        </w:r>
      </w:hyperlink>
      <w:r>
        <w:t>.</w:t>
      </w:r>
    </w:p>
    <w:p w14:paraId="7894A298" w14:textId="77777777" w:rsidR="006316D0" w:rsidRDefault="00000000">
      <w:pPr>
        <w:pStyle w:val="Bibliography"/>
      </w:pPr>
      <w:bookmarkStart w:id="299" w:name="ref-Poff1997"/>
      <w:bookmarkEnd w:id="298"/>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74">
        <w:r>
          <w:rPr>
            <w:rStyle w:val="Hyperlink"/>
          </w:rPr>
          <w:t>https://doi.org/10.2307/1313099</w:t>
        </w:r>
      </w:hyperlink>
      <w:r>
        <w:t>.</w:t>
      </w:r>
    </w:p>
    <w:p w14:paraId="792EA70A" w14:textId="77777777" w:rsidR="006316D0" w:rsidRDefault="00000000">
      <w:pPr>
        <w:pStyle w:val="Bibliography"/>
      </w:pPr>
      <w:bookmarkStart w:id="300" w:name="ref-Poff2010b"/>
      <w:bookmarkEnd w:id="299"/>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75">
        <w:r>
          <w:rPr>
            <w:rStyle w:val="Hyperlink"/>
          </w:rPr>
          <w:t>https://doi.org/10.1111/j.1365-2427.2009.02204.x</w:t>
        </w:r>
      </w:hyperlink>
      <w:r>
        <w:t>.</w:t>
      </w:r>
    </w:p>
    <w:p w14:paraId="0DCB145C" w14:textId="77777777" w:rsidR="006316D0" w:rsidRDefault="00000000">
      <w:pPr>
        <w:pStyle w:val="Bibliography"/>
      </w:pPr>
      <w:bookmarkStart w:id="301" w:name="ref-Poff2010a"/>
      <w:bookmarkEnd w:id="300"/>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76">
        <w:r>
          <w:rPr>
            <w:rStyle w:val="Hyperlink"/>
          </w:rPr>
          <w:t>https://doi.org/10.1111/j.1365-2427.2009.02272.x</w:t>
        </w:r>
      </w:hyperlink>
      <w:r>
        <w:t>.</w:t>
      </w:r>
    </w:p>
    <w:p w14:paraId="42D8CC49" w14:textId="77777777" w:rsidR="006316D0" w:rsidRDefault="00000000">
      <w:pPr>
        <w:pStyle w:val="Bibliography"/>
      </w:pPr>
      <w:bookmarkStart w:id="302" w:name="ref-Qian2016"/>
      <w:bookmarkEnd w:id="301"/>
      <w:r>
        <w:t xml:space="preserve">Qian, Kuimei, Xia Liu, and Yuwei Chen. 2016. “Effects of water level fluctuation on phytoplankton succession in Poyang Lake, China – A five year study.” </w:t>
      </w:r>
      <w:r>
        <w:rPr>
          <w:i/>
          <w:iCs/>
        </w:rPr>
        <w:t>Ecohydrology and Hydrobiology</w:t>
      </w:r>
      <w:r>
        <w:t xml:space="preserve"> 16 (3): 175–84. </w:t>
      </w:r>
      <w:hyperlink r:id="rId77">
        <w:r>
          <w:rPr>
            <w:rStyle w:val="Hyperlink"/>
          </w:rPr>
          <w:t>https://doi.org/10.1016/j.ecohyd.2016.08.001</w:t>
        </w:r>
      </w:hyperlink>
      <w:r>
        <w:t>.</w:t>
      </w:r>
    </w:p>
    <w:p w14:paraId="1221F592" w14:textId="77777777" w:rsidR="006316D0" w:rsidRDefault="00000000">
      <w:pPr>
        <w:pStyle w:val="Bibliography"/>
      </w:pPr>
      <w:bookmarkStart w:id="303" w:name="ref-Quigley2007"/>
      <w:bookmarkEnd w:id="302"/>
      <w:r>
        <w:t xml:space="preserve">Quigley, Danielle. 2007. “Final Report Adult Coho Spawning Ground Surveys 2006-2007.” Etna, CA: Siskiyou RCD. </w:t>
      </w:r>
      <w:hyperlink r:id="rId78">
        <w:r>
          <w:rPr>
            <w:rStyle w:val="Hyperlink"/>
          </w:rPr>
          <w:t>https://www.siskiyourcd.com/resources</w:t>
        </w:r>
      </w:hyperlink>
      <w:r>
        <w:t>.</w:t>
      </w:r>
    </w:p>
    <w:p w14:paraId="3BD6AED7" w14:textId="77777777" w:rsidR="006316D0" w:rsidRDefault="00000000">
      <w:pPr>
        <w:pStyle w:val="Bibliography"/>
      </w:pPr>
      <w:bookmarkStart w:id="304" w:name="ref-Quinones2014"/>
      <w:bookmarkEnd w:id="303"/>
      <w:r>
        <w:lastRenderedPageBreak/>
        <w:t xml:space="preserve">Quiñones, Rebecca M., Marcel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79">
        <w:r>
          <w:rPr>
            <w:rStyle w:val="Hyperlink"/>
          </w:rPr>
          <w:t>https://doi.org/10.1371/journal.pone.0098392</w:t>
        </w:r>
      </w:hyperlink>
      <w:r>
        <w:t>.</w:t>
      </w:r>
    </w:p>
    <w:p w14:paraId="35FE4EEA" w14:textId="77777777" w:rsidR="006316D0" w:rsidRDefault="00000000">
      <w:pPr>
        <w:pStyle w:val="Bibliography"/>
      </w:pPr>
      <w:bookmarkStart w:id="305" w:name="ref-RManual"/>
      <w:bookmarkEnd w:id="304"/>
      <w:r>
        <w:t xml:space="preserve">R Core Team. 2020. “R: A Language and Environment for Statistical Computing.” Vienna, Austria: R Foundation for Statistical Computing. </w:t>
      </w:r>
      <w:hyperlink r:id="rId80">
        <w:r>
          <w:rPr>
            <w:rStyle w:val="Hyperlink"/>
          </w:rPr>
          <w:t>https://www.r-project.org/</w:t>
        </w:r>
      </w:hyperlink>
      <w:r>
        <w:t>.</w:t>
      </w:r>
    </w:p>
    <w:p w14:paraId="7826348E" w14:textId="77777777" w:rsidR="006316D0" w:rsidRDefault="00000000">
      <w:pPr>
        <w:pStyle w:val="Bibliography"/>
      </w:pPr>
      <w:bookmarkStart w:id="306" w:name="ref-Ranstam2018"/>
      <w:bookmarkEnd w:id="305"/>
      <w:r>
        <w:t xml:space="preserve">Ranstam, J., and J. A. Cook. 2018. “LASSO regression.” </w:t>
      </w:r>
      <w:r>
        <w:rPr>
          <w:i/>
          <w:iCs/>
        </w:rPr>
        <w:t>British Journal of Surgery</w:t>
      </w:r>
      <w:r>
        <w:t xml:space="preserve"> 105 (10): 1348. </w:t>
      </w:r>
      <w:hyperlink r:id="rId81">
        <w:r>
          <w:rPr>
            <w:rStyle w:val="Hyperlink"/>
          </w:rPr>
          <w:t>https://doi.org/10.1002/bjs.10895</w:t>
        </w:r>
      </w:hyperlink>
      <w:r>
        <w:t>.</w:t>
      </w:r>
    </w:p>
    <w:p w14:paraId="6CBB2BB6" w14:textId="77777777" w:rsidR="006316D0" w:rsidRDefault="00000000">
      <w:pPr>
        <w:pStyle w:val="Bibliography"/>
      </w:pPr>
      <w:bookmarkStart w:id="307" w:name="ref-Richter2006"/>
      <w:bookmarkEnd w:id="306"/>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82">
        <w:r>
          <w:rPr>
            <w:rStyle w:val="Hyperlink"/>
          </w:rPr>
          <w:t>https://doi.org/10.1002/rra.892</w:t>
        </w:r>
      </w:hyperlink>
      <w:r>
        <w:t>.</w:t>
      </w:r>
    </w:p>
    <w:p w14:paraId="6388D655" w14:textId="77777777" w:rsidR="006316D0" w:rsidRDefault="00000000">
      <w:pPr>
        <w:pStyle w:val="Bibliography"/>
      </w:pPr>
      <w:bookmarkStart w:id="308" w:name="ref-Riis2008"/>
      <w:bookmarkEnd w:id="307"/>
      <w:r>
        <w:t xml:space="preserve">Riis, Tenna, Alastair M. Suren, Bente Clausen, and Kaj Sand-Jensen. 2008. “Vegetation and flow regime in lowland streams.” </w:t>
      </w:r>
      <w:r>
        <w:rPr>
          <w:i/>
          <w:iCs/>
        </w:rPr>
        <w:t>Freshwater Biology</w:t>
      </w:r>
      <w:r>
        <w:t xml:space="preserve"> 53 (8): 1531–43. </w:t>
      </w:r>
      <w:hyperlink r:id="rId83">
        <w:r>
          <w:rPr>
            <w:rStyle w:val="Hyperlink"/>
          </w:rPr>
          <w:t>https://doi.org/10.1111/j.1365-2427.2008.01987.x</w:t>
        </w:r>
      </w:hyperlink>
      <w:r>
        <w:t>.</w:t>
      </w:r>
    </w:p>
    <w:p w14:paraId="13936667" w14:textId="77777777" w:rsidR="006316D0" w:rsidRDefault="00000000">
      <w:pPr>
        <w:pStyle w:val="Bibliography"/>
      </w:pPr>
      <w:bookmarkStart w:id="309" w:name="ref-RobertsonSwinton2005"/>
      <w:bookmarkEnd w:id="308"/>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84">
        <w:r>
          <w:rPr>
            <w:rStyle w:val="Hyperlink"/>
          </w:rPr>
          <w:t>https://doi.org/10.2307/3868443</w:t>
        </w:r>
      </w:hyperlink>
      <w:r>
        <w:t>.</w:t>
      </w:r>
    </w:p>
    <w:p w14:paraId="18CC49FF" w14:textId="77777777" w:rsidR="006316D0" w:rsidRDefault="00000000">
      <w:pPr>
        <w:pStyle w:val="Bibliography"/>
      </w:pPr>
      <w:bookmarkStart w:id="310" w:name="ref-Rosenfeld2003"/>
      <w:bookmarkEnd w:id="309"/>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85">
        <w:r>
          <w:rPr>
            <w:rStyle w:val="Hyperlink"/>
          </w:rPr>
          <w:t>https://doi.org/10.1577/t01-126</w:t>
        </w:r>
      </w:hyperlink>
      <w:r>
        <w:t>.</w:t>
      </w:r>
    </w:p>
    <w:p w14:paraId="703F8789" w14:textId="77777777" w:rsidR="006316D0" w:rsidRDefault="00000000">
      <w:pPr>
        <w:pStyle w:val="Bibliography"/>
      </w:pPr>
      <w:bookmarkStart w:id="311" w:name="ref-Rosenfeld2017"/>
      <w:bookmarkEnd w:id="310"/>
      <w:r>
        <w:t xml:space="preserve">Rosenfeld, Jordan S. 2017. “Developing flow–ecology relationships: Implications of nonlinear biological responses for water management.” </w:t>
      </w:r>
      <w:r>
        <w:rPr>
          <w:i/>
          <w:iCs/>
        </w:rPr>
        <w:t>Freshwater Biology</w:t>
      </w:r>
      <w:r>
        <w:t xml:space="preserve"> 62 (8): 1305–24. </w:t>
      </w:r>
      <w:hyperlink r:id="rId86">
        <w:r>
          <w:rPr>
            <w:rStyle w:val="Hyperlink"/>
          </w:rPr>
          <w:t>https://doi.org/10.1111/fwb.12948</w:t>
        </w:r>
      </w:hyperlink>
      <w:r>
        <w:t>.</w:t>
      </w:r>
    </w:p>
    <w:p w14:paraId="503F930C" w14:textId="77777777" w:rsidR="006316D0" w:rsidRDefault="00000000">
      <w:pPr>
        <w:pStyle w:val="Bibliography"/>
      </w:pPr>
      <w:bookmarkStart w:id="312" w:name="ref-Saby2022"/>
      <w:bookmarkEnd w:id="311"/>
      <w:r>
        <w:t xml:space="preserve">Saby, Linnea, Kevin L. McKee, Prakrut Kansara, Jonathan L. Goodall, Lawrence E. Band, and Venkataraman Lakshmi. 2022. “Sensitivity of Remotely Sensed Vegetation to Hydrologic Predictors across the Colorado River Basin, 2001–2019.” </w:t>
      </w:r>
      <w:r>
        <w:rPr>
          <w:i/>
          <w:iCs/>
        </w:rPr>
        <w:t>Journal of the American Water Resources Association</w:t>
      </w:r>
      <w:r>
        <w:t xml:space="preserve"> 58 (6): 1017–29. </w:t>
      </w:r>
      <w:hyperlink r:id="rId87">
        <w:r>
          <w:rPr>
            <w:rStyle w:val="Hyperlink"/>
          </w:rPr>
          <w:t>https://doi.org/10.1111/1752-1688.12965</w:t>
        </w:r>
      </w:hyperlink>
      <w:r>
        <w:t>.</w:t>
      </w:r>
    </w:p>
    <w:p w14:paraId="31F90C00" w14:textId="77777777" w:rsidR="006316D0" w:rsidRDefault="00000000">
      <w:pPr>
        <w:pStyle w:val="Bibliography"/>
      </w:pPr>
      <w:bookmarkStart w:id="313" w:name="ref-CRMP2000"/>
      <w:bookmarkEnd w:id="312"/>
      <w:r>
        <w:t>Scott River Coordinated Resource Management Planning Comittee, and Scott River Watershed Council (SRWC). 2000. “Final Report.”</w:t>
      </w:r>
    </w:p>
    <w:p w14:paraId="3A4E3145" w14:textId="77777777" w:rsidR="006316D0" w:rsidRDefault="00000000">
      <w:pPr>
        <w:pStyle w:val="Bibliography"/>
      </w:pPr>
      <w:bookmarkStart w:id="314" w:name="ref-SRWT2018"/>
      <w:bookmarkEnd w:id="313"/>
      <w:r>
        <w:t xml:space="preserve">Scott River Water Trust (SRWT). 2018. “2017 Monitoring Report.” June. </w:t>
      </w:r>
      <w:hyperlink r:id="rId88">
        <w:r>
          <w:rPr>
            <w:rStyle w:val="Hyperlink"/>
          </w:rPr>
          <w:t>https://www.scottwatertrust.org/blank</w:t>
        </w:r>
      </w:hyperlink>
      <w:r>
        <w:t>.</w:t>
      </w:r>
    </w:p>
    <w:p w14:paraId="64C4F2AA" w14:textId="77777777" w:rsidR="006316D0" w:rsidRDefault="00000000">
      <w:pPr>
        <w:pStyle w:val="Bibliography"/>
      </w:pPr>
      <w:bookmarkStart w:id="315" w:name="ref-SRWC2018"/>
      <w:bookmarkEnd w:id="314"/>
      <w:r>
        <w:t xml:space="preserve">Scott River Watershed Council (SRWC). 2018. “Restoring Priority Coho Habitat in the Scott River Watershed Modeling and Planning Report.” Etna, CA. </w:t>
      </w:r>
      <w:hyperlink r:id="rId89">
        <w:r>
          <w:rPr>
            <w:rStyle w:val="Hyperlink"/>
          </w:rPr>
          <w:t>https://www.scottriverwatershedcouncil.com/scott-river-westside-planning-proje</w:t>
        </w:r>
      </w:hyperlink>
      <w:r>
        <w:t>.</w:t>
      </w:r>
    </w:p>
    <w:p w14:paraId="729E5259" w14:textId="77777777" w:rsidR="006316D0" w:rsidRDefault="00000000">
      <w:pPr>
        <w:pStyle w:val="Bibliography"/>
      </w:pPr>
      <w:bookmarkStart w:id="316" w:name="ref-SRWC2005"/>
      <w:bookmarkEnd w:id="315"/>
      <w:r>
        <w:t xml:space="preserve">Scott River Watershed Council (SRWC), and Siskiyou Resource Conservation District (RCD). 2005. “Initial Phase of the Scott River Watershed Council Strategic Action Plan.” October. Etna, CA. </w:t>
      </w:r>
      <w:hyperlink r:id="rId90">
        <w:r>
          <w:rPr>
            <w:rStyle w:val="Hyperlink"/>
          </w:rPr>
          <w:t>https://www.siskiyourcd.com/resources</w:t>
        </w:r>
      </w:hyperlink>
      <w:r>
        <w:t>.</w:t>
      </w:r>
    </w:p>
    <w:p w14:paraId="3ECA246E" w14:textId="77777777" w:rsidR="006316D0" w:rsidRDefault="00000000">
      <w:pPr>
        <w:pStyle w:val="Bibliography"/>
      </w:pPr>
      <w:bookmarkStart w:id="317" w:name="ref-SVAP1980"/>
      <w:bookmarkEnd w:id="316"/>
      <w:r>
        <w:lastRenderedPageBreak/>
        <w:t>Scott Valley Area Plan Committee. 1980. “Scott Valley Area Plan (SVAP).”</w:t>
      </w:r>
    </w:p>
    <w:p w14:paraId="6BE472CA" w14:textId="77777777" w:rsidR="006316D0" w:rsidRDefault="00000000">
      <w:pPr>
        <w:pStyle w:val="Bibliography"/>
      </w:pPr>
      <w:bookmarkStart w:id="318" w:name="ref-Shenton2012"/>
      <w:bookmarkEnd w:id="317"/>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91">
        <w:r>
          <w:rPr>
            <w:rStyle w:val="Hyperlink"/>
          </w:rPr>
          <w:t>https://doi.org/10.1007/s00267-012-9864-z</w:t>
        </w:r>
      </w:hyperlink>
      <w:r>
        <w:t>.</w:t>
      </w:r>
    </w:p>
    <w:p w14:paraId="36149FA0" w14:textId="77777777" w:rsidR="006316D0" w:rsidRDefault="00000000">
      <w:pPr>
        <w:pStyle w:val="Bibliography"/>
      </w:pPr>
      <w:bookmarkStart w:id="319" w:name="ref-Sinnathamby2018"/>
      <w:bookmarkEnd w:id="318"/>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1–18. </w:t>
      </w:r>
      <w:hyperlink r:id="rId92">
        <w:r>
          <w:rPr>
            <w:rStyle w:val="Hyperlink"/>
          </w:rPr>
          <w:t>https://doi.org/10.1002/eco.1909</w:t>
        </w:r>
      </w:hyperlink>
      <w:r>
        <w:t>.</w:t>
      </w:r>
    </w:p>
    <w:p w14:paraId="503C9ADC" w14:textId="77777777" w:rsidR="006316D0" w:rsidRDefault="00000000">
      <w:pPr>
        <w:pStyle w:val="Bibliography"/>
      </w:pPr>
      <w:bookmarkStart w:id="320" w:name="ref-SiskiyouCounty2021"/>
      <w:bookmarkEnd w:id="319"/>
      <w:r>
        <w:t xml:space="preserve">Siskiyou County Flood Control and Water Conservation District. 2021. “Scott Valley Groundwater Sustainability Plan.” Siskiyou County Flood Control; Water Conservation District. </w:t>
      </w:r>
      <w:hyperlink r:id="rId93">
        <w:r>
          <w:rPr>
            <w:rStyle w:val="Hyperlink"/>
          </w:rPr>
          <w:t>https://www.co.siskiyou.ca.us/naturalresources/page/scott-valley-gsp-chapters</w:t>
        </w:r>
      </w:hyperlink>
      <w:r>
        <w:t>.</w:t>
      </w:r>
    </w:p>
    <w:p w14:paraId="400DCCAD" w14:textId="77777777" w:rsidR="006316D0" w:rsidRDefault="00000000">
      <w:pPr>
        <w:pStyle w:val="Bibliography"/>
      </w:pPr>
      <w:bookmarkStart w:id="321" w:name="ref-SiskiyouRCD1994"/>
      <w:bookmarkEnd w:id="320"/>
      <w:r>
        <w:t>Siskiyou RCD. 1994. “Scott Valley Irrigation District Study.”</w:t>
      </w:r>
    </w:p>
    <w:p w14:paraId="6C71F21F" w14:textId="77777777" w:rsidR="006316D0" w:rsidRDefault="00000000">
      <w:pPr>
        <w:pStyle w:val="Bibliography"/>
      </w:pPr>
      <w:bookmarkStart w:id="322" w:name="ref-SiskiyouRCD2004"/>
      <w:bookmarkEnd w:id="321"/>
      <w:r>
        <w:t xml:space="preserve">———. 2004. “Final Report. Scott River Coho Spawning Assessment: 2003-2004.” </w:t>
      </w:r>
      <w:hyperlink r:id="rId94">
        <w:r>
          <w:rPr>
            <w:rStyle w:val="Hyperlink"/>
          </w:rPr>
          <w:t>https://www.siskiyourcd.com/resources</w:t>
        </w:r>
      </w:hyperlink>
      <w:r>
        <w:t>.</w:t>
      </w:r>
    </w:p>
    <w:p w14:paraId="6A6270F7" w14:textId="77777777" w:rsidR="006316D0" w:rsidRDefault="00000000">
      <w:pPr>
        <w:pStyle w:val="Bibliography"/>
      </w:pPr>
      <w:bookmarkStart w:id="323" w:name="ref-SiskiyouRCD2005"/>
      <w:bookmarkEnd w:id="322"/>
      <w:r>
        <w:t xml:space="preserve">———. 2005. “Scott River Watershed Adult Coho Spawning Ground Surveys. November 2004-January 2005.” Etna, CA. </w:t>
      </w:r>
      <w:hyperlink r:id="rId95">
        <w:r>
          <w:rPr>
            <w:rStyle w:val="Hyperlink"/>
          </w:rPr>
          <w:t>https://www.siskiyourcd.com/resources</w:t>
        </w:r>
      </w:hyperlink>
      <w:r>
        <w:t>.</w:t>
      </w:r>
    </w:p>
    <w:p w14:paraId="5D94AE89" w14:textId="77777777" w:rsidR="006316D0" w:rsidRDefault="00000000">
      <w:pPr>
        <w:pStyle w:val="Bibliography"/>
      </w:pPr>
      <w:bookmarkStart w:id="324" w:name="ref-Quigley2006"/>
      <w:bookmarkEnd w:id="323"/>
      <w:r>
        <w:t xml:space="preserve">———. 2006. “Final Report Scott River Adult Coho Spawning Ground Surveys November 2005 – January 2006.” Etna, CA. </w:t>
      </w:r>
      <w:hyperlink r:id="rId96">
        <w:r>
          <w:rPr>
            <w:rStyle w:val="Hyperlink"/>
          </w:rPr>
          <w:t>https://www.siskiyourcd.com/resources</w:t>
        </w:r>
      </w:hyperlink>
      <w:r>
        <w:t>.</w:t>
      </w:r>
    </w:p>
    <w:p w14:paraId="2BF8B2CF" w14:textId="77777777" w:rsidR="006316D0" w:rsidRDefault="00000000">
      <w:pPr>
        <w:pStyle w:val="Bibliography"/>
      </w:pPr>
      <w:bookmarkStart w:id="325" w:name="ref-SiskiyouRCD2010"/>
      <w:bookmarkEnd w:id="324"/>
      <w:r>
        <w:t xml:space="preserve">———. 2010. “Scott River Adult Coho Spawning Ground Surveys December 2009-January 2010.” </w:t>
      </w:r>
      <w:hyperlink r:id="rId97">
        <w:r>
          <w:rPr>
            <w:rStyle w:val="Hyperlink"/>
          </w:rPr>
          <w:t>https://www.siskiyourcd.com/resources</w:t>
        </w:r>
      </w:hyperlink>
      <w:r>
        <w:t>.</w:t>
      </w:r>
    </w:p>
    <w:p w14:paraId="7EF07E65" w14:textId="77777777" w:rsidR="006316D0" w:rsidRDefault="00000000">
      <w:pPr>
        <w:pStyle w:val="Bibliography"/>
      </w:pPr>
      <w:bookmarkStart w:id="326" w:name="ref-Yokel2011"/>
      <w:bookmarkEnd w:id="325"/>
      <w:r>
        <w:t xml:space="preserve">———. 2011. “Scott River adult coho spawning ground surveys, 2010-2011 Season.” Siskiyou RCD. </w:t>
      </w:r>
      <w:hyperlink r:id="rId98">
        <w:r>
          <w:rPr>
            <w:rStyle w:val="Hyperlink"/>
          </w:rPr>
          <w:t>https://www.siskiyourcd.com/resources</w:t>
        </w:r>
      </w:hyperlink>
      <w:r>
        <w:t>.</w:t>
      </w:r>
    </w:p>
    <w:p w14:paraId="6B2DE8AB" w14:textId="77777777" w:rsidR="006316D0" w:rsidRDefault="00000000">
      <w:pPr>
        <w:pStyle w:val="Bibliography"/>
      </w:pPr>
      <w:bookmarkStart w:id="327" w:name="ref-SiskiyouRCD2012"/>
      <w:bookmarkEnd w:id="326"/>
      <w:r>
        <w:t xml:space="preserve">———. 2012. “Scott River Adult Coho Spawning Ground Surveys, 2011 Season.” </w:t>
      </w:r>
      <w:hyperlink r:id="rId99">
        <w:r>
          <w:rPr>
            <w:rStyle w:val="Hyperlink"/>
          </w:rPr>
          <w:t>https://www.siskiyourcd.com/resources</w:t>
        </w:r>
      </w:hyperlink>
      <w:r>
        <w:t>.</w:t>
      </w:r>
    </w:p>
    <w:p w14:paraId="5B43CB40" w14:textId="77777777" w:rsidR="006316D0" w:rsidRDefault="00000000">
      <w:pPr>
        <w:pStyle w:val="Bibliography"/>
      </w:pPr>
      <w:bookmarkStart w:id="328" w:name="ref-SiskiyouRCD2013"/>
      <w:bookmarkEnd w:id="327"/>
      <w:r>
        <w:t xml:space="preserve">———. 2013. “Scott River Adult Coho Spawning Ground Surveys 2012-2013 Season.” </w:t>
      </w:r>
      <w:hyperlink r:id="rId100">
        <w:r>
          <w:rPr>
            <w:rStyle w:val="Hyperlink"/>
          </w:rPr>
          <w:t>https://www.siskiyourcd.com/resources</w:t>
        </w:r>
      </w:hyperlink>
      <w:r>
        <w:t>.</w:t>
      </w:r>
    </w:p>
    <w:p w14:paraId="52D93C14" w14:textId="77777777" w:rsidR="006316D0" w:rsidRDefault="00000000">
      <w:pPr>
        <w:pStyle w:val="Bibliography"/>
      </w:pPr>
      <w:bookmarkStart w:id="329" w:name="ref-SiskiyouRCD2014"/>
      <w:bookmarkEnd w:id="328"/>
      <w:r>
        <w:t xml:space="preserve">———. 2014. “Scott River Adult Coho Spawning Ground Surveys 2013-2014 Season.” </w:t>
      </w:r>
      <w:hyperlink r:id="rId101">
        <w:r>
          <w:rPr>
            <w:rStyle w:val="Hyperlink"/>
          </w:rPr>
          <w:t>https://www.siskiyourcd.com/resources</w:t>
        </w:r>
      </w:hyperlink>
      <w:r>
        <w:t>.</w:t>
      </w:r>
    </w:p>
    <w:p w14:paraId="72E29F55" w14:textId="77777777" w:rsidR="006316D0" w:rsidRDefault="00000000">
      <w:pPr>
        <w:pStyle w:val="Bibliography"/>
      </w:pPr>
      <w:bookmarkStart w:id="330" w:name="ref-SiskiyouRCD2015a"/>
      <w:bookmarkEnd w:id="329"/>
      <w:r>
        <w:t xml:space="preserve">———. 2015a. “Ranch Water Quality Plan Template.” February. Etna, CA. </w:t>
      </w:r>
      <w:hyperlink r:id="rId102">
        <w:r>
          <w:rPr>
            <w:rStyle w:val="Hyperlink"/>
          </w:rPr>
          <w:t>https://www.siskiyourcd.com/resources</w:t>
        </w:r>
      </w:hyperlink>
      <w:r>
        <w:t>.</w:t>
      </w:r>
    </w:p>
    <w:p w14:paraId="7B07786F" w14:textId="77777777" w:rsidR="006316D0" w:rsidRDefault="00000000">
      <w:pPr>
        <w:pStyle w:val="Bibliography"/>
      </w:pPr>
      <w:bookmarkStart w:id="331" w:name="ref-SiskiyouRCD2015b"/>
      <w:bookmarkEnd w:id="330"/>
      <w:r>
        <w:t xml:space="preserve">———. 2015b. “Scott River Fall Chinook Spawning Ground Surveys.” March. Etna, CA. </w:t>
      </w:r>
      <w:hyperlink r:id="rId103">
        <w:r>
          <w:rPr>
            <w:rStyle w:val="Hyperlink"/>
          </w:rPr>
          <w:t>https://www.siskiyourcd.com/resources</w:t>
        </w:r>
      </w:hyperlink>
      <w:r>
        <w:t>.</w:t>
      </w:r>
    </w:p>
    <w:p w14:paraId="68A44491" w14:textId="77777777" w:rsidR="006316D0" w:rsidRDefault="00000000">
      <w:pPr>
        <w:pStyle w:val="Bibliography"/>
      </w:pPr>
      <w:bookmarkStart w:id="332" w:name="ref-SiskiyouRCD2017b"/>
      <w:bookmarkEnd w:id="331"/>
      <w:r>
        <w:t xml:space="preserve">———. 2017a. “Scott River Adult Coho Spawning Ground Surveys 2016-2017 Season Report.” June. Etna, CA. </w:t>
      </w:r>
      <w:hyperlink r:id="rId104">
        <w:r>
          <w:rPr>
            <w:rStyle w:val="Hyperlink"/>
          </w:rPr>
          <w:t>https://www.siskiyourcd.com/resources</w:t>
        </w:r>
      </w:hyperlink>
      <w:r>
        <w:t>.</w:t>
      </w:r>
    </w:p>
    <w:p w14:paraId="00E74D77" w14:textId="77777777" w:rsidR="006316D0" w:rsidRDefault="00000000">
      <w:pPr>
        <w:pStyle w:val="Bibliography"/>
      </w:pPr>
      <w:bookmarkStart w:id="333" w:name="ref-SiskiyouRCD2017a"/>
      <w:bookmarkEnd w:id="332"/>
      <w:r>
        <w:lastRenderedPageBreak/>
        <w:t xml:space="preserve">———. 2017b. “Scott River Fall Chinook Spawning Ground Surveys.” January. Etna, CA. </w:t>
      </w:r>
      <w:hyperlink r:id="rId105">
        <w:r>
          <w:rPr>
            <w:rStyle w:val="Hyperlink"/>
          </w:rPr>
          <w:t>https://www.siskiyourcd.com/resources</w:t>
        </w:r>
      </w:hyperlink>
      <w:r>
        <w:t>.</w:t>
      </w:r>
    </w:p>
    <w:p w14:paraId="44937917" w14:textId="77777777" w:rsidR="006316D0" w:rsidRDefault="00000000">
      <w:pPr>
        <w:pStyle w:val="Bibliography"/>
      </w:pPr>
      <w:bookmarkStart w:id="334" w:name="ref-SiskiyouRCD2018"/>
      <w:bookmarkEnd w:id="333"/>
      <w:r>
        <w:t xml:space="preserve">———. 2018. “Scott River Fall Chinook Spawning Ground Surveys 2017 Season.” January. Etna, CA. </w:t>
      </w:r>
      <w:hyperlink r:id="rId106">
        <w:r>
          <w:rPr>
            <w:rStyle w:val="Hyperlink"/>
          </w:rPr>
          <w:t>https://www.siskiyourcd.com/resources</w:t>
        </w:r>
      </w:hyperlink>
      <w:r>
        <w:t>.</w:t>
      </w:r>
    </w:p>
    <w:p w14:paraId="68993D4C" w14:textId="77777777" w:rsidR="006316D0" w:rsidRDefault="00000000">
      <w:pPr>
        <w:pStyle w:val="Bibliography"/>
      </w:pPr>
      <w:bookmarkStart w:id="335" w:name="ref-Solans2016a"/>
      <w:bookmarkEnd w:id="334"/>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107">
        <w:r>
          <w:rPr>
            <w:rStyle w:val="Hyperlink"/>
          </w:rPr>
          <w:t>https://doi.org/10.1002/eco.1745</w:t>
        </w:r>
      </w:hyperlink>
      <w:r>
        <w:t>.</w:t>
      </w:r>
    </w:p>
    <w:p w14:paraId="59D17F06" w14:textId="77777777" w:rsidR="006316D0" w:rsidRDefault="00000000">
      <w:pPr>
        <w:pStyle w:val="Bibliography"/>
      </w:pPr>
      <w:bookmarkStart w:id="336" w:name="ref-Sommarstrom2020"/>
      <w:bookmarkEnd w:id="335"/>
      <w:r>
        <w:t>Sommarstrom, Sari. 2020. “Email communication regarding connectivity of Scott River tailings reach, Nov. 18, 2020.”</w:t>
      </w:r>
    </w:p>
    <w:p w14:paraId="5502F108" w14:textId="77777777" w:rsidR="006316D0" w:rsidRDefault="00000000">
      <w:pPr>
        <w:pStyle w:val="Bibliography"/>
      </w:pPr>
      <w:bookmarkStart w:id="337" w:name="ref-SRWC_RCD2003"/>
      <w:bookmarkEnd w:id="336"/>
      <w:r>
        <w:t>SRWC, and Siskiyou RCD. 2003. “Scott River Fall Flows Action Plan Accomplishments, 1995 to 2003.” January. Etna, CA.</w:t>
      </w:r>
    </w:p>
    <w:p w14:paraId="6CE5904D" w14:textId="77777777" w:rsidR="006316D0" w:rsidRDefault="00000000">
      <w:pPr>
        <w:pStyle w:val="Bibliography"/>
      </w:pPr>
      <w:bookmarkStart w:id="338" w:name="ref-Stewart-Koster2011"/>
      <w:bookmarkEnd w:id="337"/>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108">
        <w:r>
          <w:rPr>
            <w:rStyle w:val="Hyperlink"/>
          </w:rPr>
          <w:t>https://doi.org/10.1111/j.1095-8649.2011.03072.x</w:t>
        </w:r>
      </w:hyperlink>
      <w:r>
        <w:t>.</w:t>
      </w:r>
    </w:p>
    <w:p w14:paraId="3DDDD65B" w14:textId="77777777" w:rsidR="006316D0" w:rsidRDefault="00000000">
      <w:pPr>
        <w:pStyle w:val="Bibliography"/>
      </w:pPr>
      <w:bookmarkStart w:id="339" w:name="ref-Tarlock1993"/>
      <w:bookmarkEnd w:id="338"/>
      <w:r>
        <w:t xml:space="preserve">Tarlock, A. Dan. 1993. “Local Government Protection of Biodiversity: What Is Its Niche?” </w:t>
      </w:r>
      <w:r>
        <w:rPr>
          <w:i/>
          <w:iCs/>
        </w:rPr>
        <w:t>University of Chicago Law Review</w:t>
      </w:r>
      <w:r>
        <w:t xml:space="preserve"> 60 (2): 555–613.</w:t>
      </w:r>
    </w:p>
    <w:p w14:paraId="0275289F" w14:textId="77777777" w:rsidR="006316D0" w:rsidRDefault="00000000">
      <w:pPr>
        <w:pStyle w:val="Bibliography"/>
      </w:pPr>
      <w:bookmarkStart w:id="340" w:name="ref-Tesfaye2017"/>
      <w:bookmarkEnd w:id="339"/>
      <w:r>
        <w:t xml:space="preserve">Tesfaye, Samuale, Emiru Birhane, Toon Leijnse, and S. E. A. T. M. van der Zee. 2017. “Climatic controls of ecohydrological responses in the highlands of northern Ethiopia.” </w:t>
      </w:r>
      <w:r>
        <w:rPr>
          <w:i/>
          <w:iCs/>
        </w:rPr>
        <w:t>Science of the Total Environment</w:t>
      </w:r>
      <w:r>
        <w:t xml:space="preserve"> 609: 77–91. </w:t>
      </w:r>
      <w:hyperlink r:id="rId109">
        <w:r>
          <w:rPr>
            <w:rStyle w:val="Hyperlink"/>
          </w:rPr>
          <w:t>https://doi.org/10.1016/j.scitotenv.2017.07.138</w:t>
        </w:r>
      </w:hyperlink>
      <w:r>
        <w:t>.</w:t>
      </w:r>
    </w:p>
    <w:p w14:paraId="63A3FAC8" w14:textId="77777777" w:rsidR="006316D0" w:rsidRDefault="00000000">
      <w:pPr>
        <w:pStyle w:val="Bibliography"/>
      </w:pPr>
      <w:bookmarkStart w:id="341" w:name="ref-Tolley2019"/>
      <w:bookmarkEnd w:id="340"/>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110">
        <w:r>
          <w:rPr>
            <w:rStyle w:val="Hyperlink"/>
          </w:rPr>
          <w:t>https://doi.org/10.1029/2018WR024209</w:t>
        </w:r>
      </w:hyperlink>
      <w:r>
        <w:t>.</w:t>
      </w:r>
    </w:p>
    <w:p w14:paraId="24D8AC24" w14:textId="77777777" w:rsidR="006316D0" w:rsidRDefault="00000000">
      <w:pPr>
        <w:pStyle w:val="Bibliography"/>
      </w:pPr>
      <w:bookmarkStart w:id="342" w:name="ref-VanKirk2008a"/>
      <w:bookmarkEnd w:id="341"/>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111">
        <w:r>
          <w:rPr>
            <w:rStyle w:val="Hyperlink"/>
          </w:rPr>
          <w:t>https://doi.org/10.1111/j.1752-1688.2008.00212.x</w:t>
        </w:r>
      </w:hyperlink>
      <w:r>
        <w:t>.</w:t>
      </w:r>
    </w:p>
    <w:p w14:paraId="2750B79F" w14:textId="77777777" w:rsidR="006316D0" w:rsidRDefault="00000000">
      <w:pPr>
        <w:pStyle w:val="Bibliography"/>
      </w:pPr>
      <w:bookmarkStart w:id="343" w:name="ref-Wainwright2013"/>
      <w:bookmarkEnd w:id="342"/>
      <w:r>
        <w:t xml:space="preserve">Wainwright, Thomas C, Thomas H Williams, Kurt L Fresh, and Brian K Wells. 2013. “CCIEA Phase II Report: Ecosystem Components, Fisheries and Protected Species - Salmon: CHINOOK AND COHO SALMON.” NOAA NMFS. </w:t>
      </w:r>
      <w:hyperlink r:id="rId112">
        <w:r>
          <w:rPr>
            <w:rStyle w:val="Hyperlink"/>
          </w:rPr>
          <w:t>https://swfsc-publications.fisheries.noaa.gov/publications/CR/2013/2013Wainwright.pdf</w:t>
        </w:r>
      </w:hyperlink>
      <w:r>
        <w:t>.</w:t>
      </w:r>
    </w:p>
    <w:p w14:paraId="5EA120BB" w14:textId="77777777" w:rsidR="006316D0" w:rsidRDefault="00000000">
      <w:pPr>
        <w:pStyle w:val="Bibliography"/>
      </w:pPr>
      <w:bookmarkStart w:id="344" w:name="ref-Webb2018"/>
      <w:bookmarkEnd w:id="343"/>
      <w:r>
        <w:t xml:space="preserve">Webb, J. Angus, Robyn J. Watts, Catherine Allan, and John C. Conallin. 2018. “Adaptive Management of Environmental Flows.” </w:t>
      </w:r>
      <w:r>
        <w:rPr>
          <w:i/>
          <w:iCs/>
        </w:rPr>
        <w:t>Environmental Management</w:t>
      </w:r>
      <w:r>
        <w:t xml:space="preserve"> 61 (3): 339–46. </w:t>
      </w:r>
      <w:hyperlink r:id="rId113">
        <w:r>
          <w:rPr>
            <w:rStyle w:val="Hyperlink"/>
          </w:rPr>
          <w:t>https://doi.org/10.1007/s00267-017-0981-6</w:t>
        </w:r>
      </w:hyperlink>
      <w:r>
        <w:t>.</w:t>
      </w:r>
    </w:p>
    <w:p w14:paraId="66719B32" w14:textId="77777777" w:rsidR="006316D0" w:rsidRDefault="00000000">
      <w:pPr>
        <w:pStyle w:val="Bibliography"/>
      </w:pPr>
      <w:bookmarkStart w:id="345" w:name="ref-Welch2021"/>
      <w:bookmarkEnd w:id="344"/>
      <w:r>
        <w:t xml:space="preserve">Welch, David Warren, Aswea Dawn Porter, and Erin Leanne Rechisky. 2021. “A synthesis of the coast-wide decline in survival of West Coast Chinook Salmon (Oncorhynchus </w:t>
      </w:r>
      <w:r>
        <w:lastRenderedPageBreak/>
        <w:t xml:space="preserve">tshawytscha, Salmonidae).” </w:t>
      </w:r>
      <w:r>
        <w:rPr>
          <w:i/>
          <w:iCs/>
        </w:rPr>
        <w:t>Fish and Fisheries</w:t>
      </w:r>
      <w:r>
        <w:t xml:space="preserve"> 22: 194–211. </w:t>
      </w:r>
      <w:hyperlink r:id="rId114">
        <w:r>
          <w:rPr>
            <w:rStyle w:val="Hyperlink"/>
          </w:rPr>
          <w:t>https://doi.org/10.1111/faf.12514</w:t>
        </w:r>
      </w:hyperlink>
      <w:r>
        <w:t>.</w:t>
      </w:r>
    </w:p>
    <w:p w14:paraId="2F5BB145" w14:textId="77777777" w:rsidR="006316D0" w:rsidRDefault="00000000">
      <w:pPr>
        <w:pStyle w:val="Bibliography"/>
      </w:pPr>
      <w:bookmarkStart w:id="346" w:name="ref-Wheeler2018"/>
      <w:bookmarkEnd w:id="345"/>
      <w:r>
        <w:t xml:space="preserve">Wheeler, Kit, Seth J. Wenger, and Mary C. Freeman. 2018. “States and rates: Complementary approaches to developing flow-ecology relationships.” </w:t>
      </w:r>
      <w:r>
        <w:rPr>
          <w:i/>
          <w:iCs/>
        </w:rPr>
        <w:t>Freshwater Biology</w:t>
      </w:r>
      <w:r>
        <w:t xml:space="preserve"> 63 (8): 906–16. </w:t>
      </w:r>
      <w:hyperlink r:id="rId115">
        <w:r>
          <w:rPr>
            <w:rStyle w:val="Hyperlink"/>
          </w:rPr>
          <w:t>https://doi.org/10.1111/fwb.13001</w:t>
        </w:r>
      </w:hyperlink>
      <w:r>
        <w:t>.</w:t>
      </w:r>
    </w:p>
    <w:p w14:paraId="6BAC7151" w14:textId="77777777" w:rsidR="006316D0" w:rsidRDefault="00000000">
      <w:pPr>
        <w:pStyle w:val="Bibliography"/>
      </w:pPr>
      <w:bookmarkStart w:id="347" w:name="ref-White2018"/>
      <w:bookmarkEnd w:id="346"/>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116">
        <w:r>
          <w:rPr>
            <w:rStyle w:val="Hyperlink"/>
          </w:rPr>
          <w:t>https://doi.org/10.1016/j.scitotenv.2017.06.081</w:t>
        </w:r>
      </w:hyperlink>
      <w:r>
        <w:t>.</w:t>
      </w:r>
    </w:p>
    <w:p w14:paraId="518414AE" w14:textId="77777777" w:rsidR="006316D0" w:rsidRDefault="00000000">
      <w:pPr>
        <w:pStyle w:val="Bibliography"/>
      </w:pPr>
      <w:bookmarkStart w:id="348" w:name="ref-Yao2021"/>
      <w:bookmarkEnd w:id="347"/>
      <w:r>
        <w:t xml:space="preserve">Yao, Weiwei, Ruidong An, Guoan Yu, Jia Li, and Xiaoyi Ma. 2021. “Identifying fish ecological risk patterns based on the effects of long-term dam operation schemes.” </w:t>
      </w:r>
      <w:r>
        <w:rPr>
          <w:i/>
          <w:iCs/>
        </w:rPr>
        <w:t>Ecological Engineering</w:t>
      </w:r>
      <w:r>
        <w:t xml:space="preserve"> 159 (March 2020): 106102. </w:t>
      </w:r>
      <w:hyperlink r:id="rId117">
        <w:r>
          <w:rPr>
            <w:rStyle w:val="Hyperlink"/>
          </w:rPr>
          <w:t>https://doi.org/10.1016/j.ecoleng.2020.106102</w:t>
        </w:r>
      </w:hyperlink>
      <w:r>
        <w:t>.</w:t>
      </w:r>
    </w:p>
    <w:p w14:paraId="531A328C" w14:textId="77777777" w:rsidR="006316D0" w:rsidRDefault="00000000">
      <w:pPr>
        <w:pStyle w:val="Bibliography"/>
      </w:pPr>
      <w:bookmarkStart w:id="349" w:name="ref-Yarnell2020"/>
      <w:bookmarkEnd w:id="348"/>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118">
        <w:r>
          <w:rPr>
            <w:rStyle w:val="Hyperlink"/>
          </w:rPr>
          <w:t>https://doi.org/10.1002/rra.3575</w:t>
        </w:r>
      </w:hyperlink>
      <w:r>
        <w:t>.</w:t>
      </w:r>
    </w:p>
    <w:p w14:paraId="2F120ECF" w14:textId="77777777" w:rsidR="006316D0" w:rsidRDefault="00000000">
      <w:pPr>
        <w:pStyle w:val="Bibliography"/>
      </w:pPr>
      <w:bookmarkStart w:id="350" w:name="ref-Yokel2018"/>
      <w:bookmarkEnd w:id="349"/>
      <w:r>
        <w:t xml:space="preserve">Yokel, E, Shari K Witmore, B Stapleton, C Gilmore, and M M Pollock. 2018. “Scott River Beaver Dam Analogue Coho Salmon Habitat Restoration Program 2017 Monitoring Report.” </w:t>
      </w:r>
      <w:hyperlink r:id="rId119">
        <w:r>
          <w:rPr>
            <w:rStyle w:val="Hyperlink"/>
          </w:rPr>
          <w:t>https://www.scottriverwatershedcouncil.com/scott-river-beaver-dam-analogue-coh</w:t>
        </w:r>
      </w:hyperlink>
      <w:r>
        <w:t>.</w:t>
      </w:r>
      <w:bookmarkEnd w:id="224"/>
      <w:bookmarkEnd w:id="226"/>
      <w:bookmarkEnd w:id="350"/>
    </w:p>
    <w:sectPr w:rsidR="006316D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3AFDA" w14:textId="77777777" w:rsidR="005417B8" w:rsidRDefault="005417B8">
      <w:pPr>
        <w:spacing w:after="0"/>
      </w:pPr>
      <w:r>
        <w:separator/>
      </w:r>
    </w:p>
  </w:endnote>
  <w:endnote w:type="continuationSeparator" w:id="0">
    <w:p w14:paraId="7390A09C" w14:textId="77777777" w:rsidR="005417B8" w:rsidRDefault="005417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A3E80" w14:textId="77777777" w:rsidR="005417B8" w:rsidRDefault="005417B8">
      <w:r>
        <w:separator/>
      </w:r>
    </w:p>
  </w:footnote>
  <w:footnote w:type="continuationSeparator" w:id="0">
    <w:p w14:paraId="12BD0B9B" w14:textId="77777777" w:rsidR="005417B8" w:rsidRDefault="005417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EC74A8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57EDCC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856AAB2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A65248B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16cid:durableId="1079860899">
    <w:abstractNumId w:val="0"/>
  </w:num>
  <w:num w:numId="2" w16cid:durableId="996835214">
    <w:abstractNumId w:val="1"/>
  </w:num>
  <w:num w:numId="3" w16cid:durableId="413206181">
    <w:abstractNumId w:val="1"/>
  </w:num>
  <w:num w:numId="4" w16cid:durableId="20850588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25536404">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16cid:durableId="1588076985">
    <w:abstractNumId w:val="1"/>
  </w:num>
  <w:num w:numId="7" w16cid:durableId="1305309006">
    <w:abstractNumId w:val="1"/>
  </w:num>
  <w:num w:numId="8" w16cid:durableId="13372254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ouba, Claire">
    <w15:presenceInfo w15:providerId="AD" w15:userId="S::claire.kouba@yale.edu::c8358bab-f754-450d-84bc-9b2fd87b4d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16D0"/>
    <w:rsid w:val="00192E97"/>
    <w:rsid w:val="0026448E"/>
    <w:rsid w:val="002E7622"/>
    <w:rsid w:val="003F290B"/>
    <w:rsid w:val="00537135"/>
    <w:rsid w:val="005417B8"/>
    <w:rsid w:val="006316D0"/>
    <w:rsid w:val="007A3DB8"/>
    <w:rsid w:val="00851DED"/>
    <w:rsid w:val="00956991"/>
    <w:rsid w:val="00C2140B"/>
    <w:rsid w:val="00D809E7"/>
    <w:rsid w:val="00DF5045"/>
    <w:rsid w:val="00FC5C14"/>
    <w:rsid w:val="00FD445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30478"/>
  <w15:docId w15:val="{880B322D-FEA6-4C26-86B8-10508F0B5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rsid w:val="00192E9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eco.1396" TargetMode="External"/><Relationship Id="rId117" Type="http://schemas.openxmlformats.org/officeDocument/2006/relationships/hyperlink" Target="https://doi.org/10.1016/j.ecoleng.2020.106102" TargetMode="External"/><Relationship Id="rId21" Type="http://schemas.openxmlformats.org/officeDocument/2006/relationships/hyperlink" Target="https://doi.org/10.1016/j.ecohyd.2017.01.002" TargetMode="External"/><Relationship Id="rId42" Type="http://schemas.openxmlformats.org/officeDocument/2006/relationships/hyperlink" Target="https://water.ca.gov/Programs/Water-Use-And-Efficiency/Land-And-Water-Use/Agricultural-Land-And-Water-Use-Estimates" TargetMode="External"/><Relationship Id="rId47" Type="http://schemas.openxmlformats.org/officeDocument/2006/relationships/hyperlink" Target="https://doi.org/10.1002/eco.1354" TargetMode="External"/><Relationship Id="rId63" Type="http://schemas.openxmlformats.org/officeDocument/2006/relationships/hyperlink" Target="https://doi.org/10.1111/fwb.13062" TargetMode="External"/><Relationship Id="rId68" Type="http://schemas.openxmlformats.org/officeDocument/2006/relationships/hyperlink" Target="https://doi.org/10.1002/rra" TargetMode="External"/><Relationship Id="rId84" Type="http://schemas.openxmlformats.org/officeDocument/2006/relationships/hyperlink" Target="https://doi.org/10.2307/3868443" TargetMode="External"/><Relationship Id="rId89" Type="http://schemas.openxmlformats.org/officeDocument/2006/relationships/hyperlink" Target="https://www.scottriverwatershedcouncil.com/scott-river-westside-planning-proje" TargetMode="External"/><Relationship Id="rId112" Type="http://schemas.openxmlformats.org/officeDocument/2006/relationships/hyperlink" Target="https://swfsc-publications.fisheries.noaa.gov/publications/CR/2013/2013Wainwright.pdf" TargetMode="External"/><Relationship Id="rId16" Type="http://schemas.openxmlformats.org/officeDocument/2006/relationships/image" Target="media/image10.png"/><Relationship Id="rId107" Type="http://schemas.openxmlformats.org/officeDocument/2006/relationships/hyperlink" Target="https://doi.org/10.1002/eco.1745" TargetMode="External"/><Relationship Id="rId11" Type="http://schemas.openxmlformats.org/officeDocument/2006/relationships/image" Target="media/image5.png"/><Relationship Id="rId32" Type="http://schemas.openxmlformats.org/officeDocument/2006/relationships/hyperlink" Target="https://doi.org/10.1577/1548-8675(1994)014%3c0237:hdacso%3e2.3.co;2" TargetMode="External"/><Relationship Id="rId37" Type="http://schemas.openxmlformats.org/officeDocument/2006/relationships/hyperlink" Target="https://doi.org/10.3390/w9030196" TargetMode="External"/><Relationship Id="rId53" Type="http://schemas.openxmlformats.org/officeDocument/2006/relationships/hyperlink" Target="https://doi.org/10.1111/fwb.13270" TargetMode="External"/><Relationship Id="rId58" Type="http://schemas.openxmlformats.org/officeDocument/2006/relationships/hyperlink" Target="https://doi.org/10.1111/fwb.12324" TargetMode="External"/><Relationship Id="rId74" Type="http://schemas.openxmlformats.org/officeDocument/2006/relationships/hyperlink" Target="https://doi.org/10.2307/1313099" TargetMode="External"/><Relationship Id="rId79" Type="http://schemas.openxmlformats.org/officeDocument/2006/relationships/hyperlink" Target="https://doi.org/10.1371/journal.pone.0098392" TargetMode="External"/><Relationship Id="rId102" Type="http://schemas.openxmlformats.org/officeDocument/2006/relationships/hyperlink" Target="https://www.siskiyourcd.com/resources" TargetMode="External"/><Relationship Id="rId5" Type="http://schemas.openxmlformats.org/officeDocument/2006/relationships/footnotes" Target="footnotes.xml"/><Relationship Id="rId90" Type="http://schemas.openxmlformats.org/officeDocument/2006/relationships/hyperlink" Target="https://www.siskiyourcd.com/resources" TargetMode="External"/><Relationship Id="rId95" Type="http://schemas.openxmlformats.org/officeDocument/2006/relationships/hyperlink" Target="https://www.siskiyourcd.com/resources" TargetMode="External"/><Relationship Id="rId22" Type="http://schemas.openxmlformats.org/officeDocument/2006/relationships/hyperlink" Target="https://doi.org/10.1890/1540-9295(2006)4%5b309:IFNISA%5d2.0.CO;2" TargetMode="External"/><Relationship Id="rId27" Type="http://schemas.openxmlformats.org/officeDocument/2006/relationships/hyperlink" Target="https://doi.org/10.1007/s11160-016-9432-3" TargetMode="External"/><Relationship Id="rId43" Type="http://schemas.openxmlformats.org/officeDocument/2006/relationships/hyperlink" Target="http://groundwater.ucdavis.edu/files/165395.pdf" TargetMode="External"/><Relationship Id="rId48" Type="http://schemas.openxmlformats.org/officeDocument/2006/relationships/hyperlink" Target="https://doi.org/10.1016/j.ecohyd.2020.02.002" TargetMode="External"/><Relationship Id="rId64" Type="http://schemas.openxmlformats.org/officeDocument/2006/relationships/hyperlink" Target="https://doi.org/10.1890/14-0247.1" TargetMode="External"/><Relationship Id="rId69" Type="http://schemas.openxmlformats.org/officeDocument/2006/relationships/hyperlink" Target="https://www.fisheries.noaa.gov/resource/document/final-recovery-plan-southern-oregon-northern-california-coast-evolutionarily" TargetMode="External"/><Relationship Id="rId113" Type="http://schemas.openxmlformats.org/officeDocument/2006/relationships/hyperlink" Target="https://doi.org/10.1007/s00267-017-0981-6" TargetMode="External"/><Relationship Id="rId118" Type="http://schemas.openxmlformats.org/officeDocument/2006/relationships/hyperlink" Target="https://doi.org/10.1002/rra.3575" TargetMode="External"/><Relationship Id="rId80" Type="http://schemas.openxmlformats.org/officeDocument/2006/relationships/hyperlink" Target="https://www.r-project.org/" TargetMode="External"/><Relationship Id="rId85" Type="http://schemas.openxmlformats.org/officeDocument/2006/relationships/hyperlink" Target="https://doi.org/10.1577/t01-126"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oi.org/10.1002/rra" TargetMode="External"/><Relationship Id="rId38" Type="http://schemas.openxmlformats.org/officeDocument/2006/relationships/hyperlink" Target="https://doi.org/10.1111/ddi.12225" TargetMode="External"/><Relationship Id="rId59" Type="http://schemas.openxmlformats.org/officeDocument/2006/relationships/hyperlink" Target="https://doi.org/10.1002/rra" TargetMode="External"/><Relationship Id="rId103" Type="http://schemas.openxmlformats.org/officeDocument/2006/relationships/hyperlink" Target="https://www.siskiyourcd.com/resources" TargetMode="External"/><Relationship Id="rId108" Type="http://schemas.openxmlformats.org/officeDocument/2006/relationships/hyperlink" Target="https://doi.org/10.1111/j.1095-8649.2011.03072.x" TargetMode="External"/><Relationship Id="rId54" Type="http://schemas.openxmlformats.org/officeDocument/2006/relationships/hyperlink" Target="https://doi.org/10.1007/978-1-4614-7138-7" TargetMode="External"/><Relationship Id="rId70" Type="http://schemas.openxmlformats.org/officeDocument/2006/relationships/hyperlink" Target="https://www.waterboards.ca.gov/water%7b\_%7dissues/programs/tmdl/records/region%7b\_%7d1/2010/ref3872.pdf" TargetMode="External"/><Relationship Id="rId75" Type="http://schemas.openxmlformats.org/officeDocument/2006/relationships/hyperlink" Target="https://doi.org/10.1111/j.1365-2427.2009.02204.x" TargetMode="External"/><Relationship Id="rId91" Type="http://schemas.openxmlformats.org/officeDocument/2006/relationships/hyperlink" Target="https://doi.org/10.1007/s00267-012-9864-z" TargetMode="External"/><Relationship Id="rId96" Type="http://schemas.openxmlformats.org/officeDocument/2006/relationships/hyperlink" Target="https://www.siskiyourcd.com/resource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2/rra" TargetMode="External"/><Relationship Id="rId28" Type="http://schemas.openxmlformats.org/officeDocument/2006/relationships/hyperlink" Target="https://doi.org/10.1016/j.scitotenv.2021.149721" TargetMode="External"/><Relationship Id="rId49" Type="http://schemas.openxmlformats.org/officeDocument/2006/relationships/hyperlink" Target="https://doi.org/10.1111/fwb.13048" TargetMode="External"/><Relationship Id="rId114" Type="http://schemas.openxmlformats.org/officeDocument/2006/relationships/hyperlink" Target="https://doi.org/10.1111/faf.12514" TargetMode="External"/><Relationship Id="rId119" Type="http://schemas.openxmlformats.org/officeDocument/2006/relationships/hyperlink" Target="https://www.scottriverwatershedcouncil.com/scott-river-beaver-dam-analogue-coh" TargetMode="External"/><Relationship Id="rId44" Type="http://schemas.openxmlformats.org/officeDocument/2006/relationships/hyperlink" Target="https://arxiv.org/abs/0908.3817" TargetMode="External"/><Relationship Id="rId60" Type="http://schemas.openxmlformats.org/officeDocument/2006/relationships/hyperlink" Target="https://doi.org/10.1029/2020WR028496" TargetMode="External"/><Relationship Id="rId65" Type="http://schemas.openxmlformats.org/officeDocument/2006/relationships/hyperlink" Target="https://doi.org/10.1007/s00267-013-0055-3" TargetMode="External"/><Relationship Id="rId81" Type="http://schemas.openxmlformats.org/officeDocument/2006/relationships/hyperlink" Target="https://doi.org/10.1002/bjs.10895" TargetMode="External"/><Relationship Id="rId86" Type="http://schemas.openxmlformats.org/officeDocument/2006/relationships/hyperlink" Target="https://doi.org/10.1111/fwb.12948"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1016/j.ecohyd.2016.12.002" TargetMode="External"/><Relationship Id="rId109" Type="http://schemas.openxmlformats.org/officeDocument/2006/relationships/hyperlink" Target="https://doi.org/10.1016/j.scitotenv.2017.07.138" TargetMode="External"/><Relationship Id="rId34" Type="http://schemas.openxmlformats.org/officeDocument/2006/relationships/hyperlink" Target="https://doi.org/10.1007/s00267-002-2737-0" TargetMode="External"/><Relationship Id="rId50" Type="http://schemas.openxmlformats.org/officeDocument/2006/relationships/hyperlink" Target="https://doi.org/10.1002/ecs2.4660" TargetMode="External"/><Relationship Id="rId55" Type="http://schemas.openxmlformats.org/officeDocument/2006/relationships/hyperlink" Target="https://doi.org/10.1127/fal/2018/1177" TargetMode="External"/><Relationship Id="rId76" Type="http://schemas.openxmlformats.org/officeDocument/2006/relationships/hyperlink" Target="https://doi.org/10.1111/j.1365-2427.2009.02272.x" TargetMode="External"/><Relationship Id="rId97" Type="http://schemas.openxmlformats.org/officeDocument/2006/relationships/hyperlink" Target="https://www.siskiyourcd.com/resources" TargetMode="External"/><Relationship Id="rId104" Type="http://schemas.openxmlformats.org/officeDocument/2006/relationships/hyperlink" Target="https://www.siskiyourcd.com/resources"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i.org/10.1017/CBO9781107415324.004" TargetMode="External"/><Relationship Id="rId92" Type="http://schemas.openxmlformats.org/officeDocument/2006/relationships/hyperlink" Target="https://doi.org/10.1002/eco.1909" TargetMode="External"/><Relationship Id="rId2" Type="http://schemas.openxmlformats.org/officeDocument/2006/relationships/styles" Target="styles.xml"/><Relationship Id="rId29" Type="http://schemas.openxmlformats.org/officeDocument/2006/relationships/hyperlink" Target="https://doi.org/10.1577/1548-8659(1997)126%3c0049" TargetMode="External"/><Relationship Id="rId24" Type="http://schemas.openxmlformats.org/officeDocument/2006/relationships/hyperlink" Target="https://doi.org/10.1002/eco.1379" TargetMode="External"/><Relationship Id="rId40" Type="http://schemas.openxmlformats.org/officeDocument/2006/relationships/hyperlink" Target="https://doi.org/10.1111/1752-1688.12845" TargetMode="External"/><Relationship Id="rId45" Type="http://schemas.openxmlformats.org/officeDocument/2006/relationships/hyperlink" Target="https://doi.org/10.1016/j.ecohyd.2019.07.003" TargetMode="External"/><Relationship Id="rId66" Type="http://schemas.openxmlformats.org/officeDocument/2006/relationships/hyperlink" Target="https://doi.org/10.1016/j.scitotenv.2019.133774" TargetMode="External"/><Relationship Id="rId87" Type="http://schemas.openxmlformats.org/officeDocument/2006/relationships/hyperlink" Target="https://doi.org/10.1111/1752-1688.12965" TargetMode="External"/><Relationship Id="rId110" Type="http://schemas.openxmlformats.org/officeDocument/2006/relationships/hyperlink" Target="https://doi.org/10.1029/2018WR024209" TargetMode="External"/><Relationship Id="rId115" Type="http://schemas.openxmlformats.org/officeDocument/2006/relationships/hyperlink" Target="https://doi.org/10.1111/fwb.13001" TargetMode="External"/><Relationship Id="rId61" Type="http://schemas.openxmlformats.org/officeDocument/2006/relationships/hyperlink" Target="https://doi.org/10.1016/j.ecolind.2023.109989" TargetMode="External"/><Relationship Id="rId82" Type="http://schemas.openxmlformats.org/officeDocument/2006/relationships/hyperlink" Target="https://doi.org/10.1002/rra.892" TargetMode="External"/><Relationship Id="rId19" Type="http://schemas.openxmlformats.org/officeDocument/2006/relationships/hyperlink" Target="https://doi.org/10.1016/j.ecolmodel.2021.109604" TargetMode="External"/><Relationship Id="rId14" Type="http://schemas.openxmlformats.org/officeDocument/2006/relationships/image" Target="media/image8.png"/><Relationship Id="rId30" Type="http://schemas.openxmlformats.org/officeDocument/2006/relationships/hyperlink" Target="https://doi.org/10.1002/rra.3191" TargetMode="External"/><Relationship Id="rId35" Type="http://schemas.openxmlformats.org/officeDocument/2006/relationships/hyperlink" Target="https://www.fs.usda.gov/Internet/FSE%7b\_%7dDOCUMENTS/stelprd3850544.pdf" TargetMode="External"/><Relationship Id="rId56" Type="http://schemas.openxmlformats.org/officeDocument/2006/relationships/hyperlink" Target="https://nrm.dfg.ca.gov/FileHandler.ashx?DocumentID=77836" TargetMode="External"/><Relationship Id="rId77" Type="http://schemas.openxmlformats.org/officeDocument/2006/relationships/hyperlink" Target="https://doi.org/10.1016/j.ecohyd.2016.08.001" TargetMode="External"/><Relationship Id="rId100" Type="http://schemas.openxmlformats.org/officeDocument/2006/relationships/hyperlink" Target="https://www.siskiyourcd.com/resources" TargetMode="External"/><Relationship Id="rId105" Type="http://schemas.openxmlformats.org/officeDocument/2006/relationships/hyperlink" Target="https://www.siskiyourcd.com/resources" TargetMode="External"/><Relationship Id="rId8" Type="http://schemas.openxmlformats.org/officeDocument/2006/relationships/image" Target="media/image2.png"/><Relationship Id="rId51" Type="http://schemas.openxmlformats.org/officeDocument/2006/relationships/hyperlink" Target="https://doi.org/10.1016/j.quaint.2015.02.032" TargetMode="External"/><Relationship Id="rId72" Type="http://schemas.openxmlformats.org/officeDocument/2006/relationships/hyperlink" Target="https://doi.org/10.3389/fenvs.2021.790667" TargetMode="External"/><Relationship Id="rId93" Type="http://schemas.openxmlformats.org/officeDocument/2006/relationships/hyperlink" Target="https://www.co.siskiyou.ca.us/naturalresources/page/scott-valley-gsp-chapters" TargetMode="External"/><Relationship Id="rId98" Type="http://schemas.openxmlformats.org/officeDocument/2006/relationships/hyperlink" Target="https://www.siskiyourcd.com/resources" TargetMode="External"/><Relationship Id="rId121" Type="http://schemas.microsoft.com/office/2011/relationships/people" Target="people.xml"/><Relationship Id="rId3" Type="http://schemas.openxmlformats.org/officeDocument/2006/relationships/settings" Target="settings.xml"/><Relationship Id="rId25" Type="http://schemas.openxmlformats.org/officeDocument/2006/relationships/hyperlink" Target="https://doi.org/10.2307/1446234" TargetMode="External"/><Relationship Id="rId46" Type="http://schemas.openxmlformats.org/officeDocument/2006/relationships/hyperlink" Target="https://kbifrm.psmfc.org/wp-content/uploads/2016/12/Graham%7b\_%7d2012%7b\_%7d0010%7b\_%7dKlamath-River-Basin-Restoration-Nonuse-Value-Survey-Final-Report.pdf" TargetMode="External"/><Relationship Id="rId67" Type="http://schemas.openxmlformats.org/officeDocument/2006/relationships/hyperlink" Target="https://doi.org/10.1002/rra.933" TargetMode="External"/><Relationship Id="rId116" Type="http://schemas.openxmlformats.org/officeDocument/2006/relationships/hyperlink" Target="https://doi.org/10.1016/j.scitotenv.2017.06.081" TargetMode="External"/><Relationship Id="rId20" Type="http://schemas.openxmlformats.org/officeDocument/2006/relationships/hyperlink" Target="https://doi.org/10.1890/130134" TargetMode="External"/><Relationship Id="rId41" Type="http://schemas.openxmlformats.org/officeDocument/2006/relationships/hyperlink" Target="https://doi.org/10.3733/ca.v054n06p46" TargetMode="External"/><Relationship Id="rId62" Type="http://schemas.openxmlformats.org/officeDocument/2006/relationships/hyperlink" Target="https://pubs.usgs.gov/wsp/1462/report.pdf" TargetMode="External"/><Relationship Id="rId83" Type="http://schemas.openxmlformats.org/officeDocument/2006/relationships/hyperlink" Target="https://doi.org/10.1111/j.1365-2427.2008.01987.x" TargetMode="External"/><Relationship Id="rId88" Type="http://schemas.openxmlformats.org/officeDocument/2006/relationships/hyperlink" Target="https://www.scottwatertrust.org/blank" TargetMode="External"/><Relationship Id="rId111" Type="http://schemas.openxmlformats.org/officeDocument/2006/relationships/hyperlink" Target="https://doi.org/10.1111/j.1752-1688.2008.00212.x" TargetMode="External"/><Relationship Id="rId15" Type="http://schemas.openxmlformats.org/officeDocument/2006/relationships/image" Target="media/image9.png"/><Relationship Id="rId36" Type="http://schemas.openxmlformats.org/officeDocument/2006/relationships/hyperlink" Target="http://www.fgc.ca.gov/meetings/2015/Aug/Exhibits/0805%7b\_%7dItem%7b\_%7d38%7b\_%7dCohoStatusReport.pdf" TargetMode="External"/><Relationship Id="rId57" Type="http://schemas.openxmlformats.org/officeDocument/2006/relationships/hyperlink" Target="https://doi.org/10.1525/bio.2011.61.12.5" TargetMode="External"/><Relationship Id="rId106" Type="http://schemas.openxmlformats.org/officeDocument/2006/relationships/hyperlink" Target="https://www.siskiyourcd.com/resources" TargetMode="External"/><Relationship Id="rId10" Type="http://schemas.openxmlformats.org/officeDocument/2006/relationships/image" Target="media/image4.png"/><Relationship Id="rId31" Type="http://schemas.openxmlformats.org/officeDocument/2006/relationships/hyperlink" Target="https://doi.org/10.1002/eco" TargetMode="External"/><Relationship Id="rId52" Type="http://schemas.openxmlformats.org/officeDocument/2006/relationships/hyperlink" Target="http://groundwater.ucdavis.edu/files/136426.pdf" TargetMode="External"/><Relationship Id="rId73" Type="http://schemas.openxmlformats.org/officeDocument/2006/relationships/hyperlink" Target="https://doi.org/10.1016/j.jenvman.2016.03.015" TargetMode="External"/><Relationship Id="rId78" Type="http://schemas.openxmlformats.org/officeDocument/2006/relationships/hyperlink" Target="https://www.siskiyourcd.com/resources" TargetMode="External"/><Relationship Id="rId94" Type="http://schemas.openxmlformats.org/officeDocument/2006/relationships/hyperlink" Target="https://www.siskiyourcd.com/resources" TargetMode="External"/><Relationship Id="rId99" Type="http://schemas.openxmlformats.org/officeDocument/2006/relationships/hyperlink" Target="https://www.siskiyourcd.com/resources" TargetMode="External"/><Relationship Id="rId101" Type="http://schemas.openxmlformats.org/officeDocument/2006/relationships/hyperlink" Target="https://www.siskiyourcd.com/resources"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54</Pages>
  <Words>19319</Words>
  <Characters>110122</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129183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cp:lastModifiedBy>Kouba, Claire</cp:lastModifiedBy>
  <cp:revision>2</cp:revision>
  <dcterms:created xsi:type="dcterms:W3CDTF">2024-10-03T18:16:00Z</dcterms:created>
  <dcterms:modified xsi:type="dcterms:W3CDTF">2024-10-03T18:16:00Z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