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540" w:rsidRDefault="00161E0F">
      <w:pPr>
        <w:pStyle w:val="Title"/>
      </w:pPr>
      <w:r>
        <w:t>A watershed-specific formula to predict coho salmon reproduction using river flow metrics</w:t>
      </w:r>
    </w:p>
    <w:p w:rsidR="00E77540" w:rsidRDefault="00161E0F">
      <w:pPr>
        <w:pStyle w:val="Author"/>
      </w:pPr>
      <w:r>
        <w:t>Claire Kouba, Jason Weiner and Thomas Harter</w:t>
      </w:r>
    </w:p>
    <w:p w:rsidR="00E77540" w:rsidRDefault="00161E0F">
      <w:pPr>
        <w:pStyle w:val="Date"/>
      </w:pPr>
      <w:r>
        <w:t>Nov. 2023</w:t>
      </w:r>
    </w:p>
    <w:p w:rsidR="00E77540" w:rsidRDefault="00161E0F">
      <w:pPr>
        <w:pStyle w:val="Heading1"/>
      </w:pPr>
      <w:bookmarkStart w:id="0" w:name="abstract"/>
      <w:r>
        <w:t>Abstract</w:t>
      </w:r>
    </w:p>
    <w:p w:rsidR="00E77540" w:rsidRDefault="00161E0F">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rsidR="00E77540" w:rsidRDefault="00161E0F">
      <w:pPr>
        <w:pStyle w:val="BodyText"/>
      </w:pPr>
      <w:r>
        <w:t xml:space="preserve">To control for cohort effects, we chose normalized ecological response metrics for coho and Chinook (number of outmigrating smolt per spawning adult or spawning adult female).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 </w:t>
      </w:r>
      <w:r>
        <w:rPr>
          <w:b/>
          <w:bCs/>
        </w:rPr>
        <w:t>x, y and z</w:t>
      </w:r>
      <w:r>
        <w:t xml:space="preserve"> for coho and </w:t>
      </w:r>
      <w:r>
        <w:rPr>
          <w:b/>
          <w:bCs/>
        </w:rPr>
        <w:t>x, y and z</w:t>
      </w:r>
      <w:r>
        <w:t xml:space="preserve"> for Chinook outcomes.</w:t>
      </w:r>
    </w:p>
    <w:p w:rsidR="00E77540" w:rsidRDefault="00161E0F">
      <w:pPr>
        <w:pStyle w:val="BodyText"/>
      </w:pPr>
      <w:r>
        <w:t>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sidR="00E77540" w:rsidRDefault="00161E0F">
      <w:r>
        <w:br w:type="page"/>
      </w:r>
    </w:p>
    <w:p w:rsidR="00E77540" w:rsidRDefault="00161E0F">
      <w:pPr>
        <w:pStyle w:val="Heading1"/>
      </w:pPr>
      <w:bookmarkStart w:id="1" w:name="introduction"/>
      <w:bookmarkEnd w:id="0"/>
      <w:r>
        <w:rPr>
          <w:rStyle w:val="SectionNumber"/>
        </w:rPr>
        <w:lastRenderedPageBreak/>
        <w:t>1</w:t>
      </w:r>
      <w:r>
        <w:tab/>
        <w:t>Introduction</w:t>
      </w:r>
    </w:p>
    <w:p w:rsidR="00E77540" w:rsidRDefault="00161E0F">
      <w:pPr>
        <w:pStyle w:val="Heading2"/>
      </w:pPr>
      <w:bookmarkStart w:id="2" w:name="motivation-and-objectives"/>
      <w:r>
        <w:rPr>
          <w:rStyle w:val="SectionNumber"/>
        </w:rPr>
        <w:t>1.1</w:t>
      </w:r>
      <w:r>
        <w:tab/>
        <w:t>Motivation and objectives</w:t>
      </w:r>
    </w:p>
    <w:p w:rsidR="00E77540" w:rsidRDefault="00161E0F">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Ilhéu 2014; Acreman et al. 2014). But critical knowledge gaps are abundant and make this dual objective seem intractable.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rsidR="00E77540" w:rsidRDefault="00161E0F">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rsidR="00E77540" w:rsidRDefault="00161E0F">
      <w:pPr>
        <w:pStyle w:val="BodyText"/>
      </w:pPr>
      <w:r>
        <w:t>One method for estimating ecological water needs is the functional flows framework (Poff et al. 1997; Poff and Zimmerman 2010).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 (Yarnell et al. 2020; Patterson et al. 2020).</w:t>
      </w:r>
    </w:p>
    <w:p w:rsidR="00E77540" w:rsidRDefault="00161E0F">
      <w:pPr>
        <w:pStyle w:val="BodyText"/>
      </w:pPr>
      <w:r>
        <w:t xml:space="preserve">To learn if it is possible to empirically quantify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rsidR="00E77540" w:rsidRDefault="00161E0F">
      <w:pPr>
        <w:pStyle w:val="Heading2"/>
      </w:pPr>
      <w:bookmarkStart w:id="3" w:name="history-of-flow-ecology-relationships"/>
      <w:bookmarkEnd w:id="2"/>
      <w:r>
        <w:rPr>
          <w:rStyle w:val="SectionNumber"/>
        </w:rPr>
        <w:t>1.2</w:t>
      </w:r>
      <w:r>
        <w:tab/>
        <w:t>History of flow-ecology relationships</w:t>
      </w:r>
    </w:p>
    <w:p w:rsidR="00E77540" w:rsidRDefault="00161E0F">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and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rsidR="00E77540" w:rsidRDefault="00161E0F">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in this region is assumed to be related to flow differences between streams (e.g., Monk et al. 2008; Riis et al. 2008; Catford et al. 2014; Bower et al. 2022). Space-for-time analyses require considerably fewer resources than experimental flows and longitudinal studies, and thus are more numerous (Brummer et al. 2016). Frequently in space-for-time analyses the flow change is </w:t>
      </w:r>
      <w:r>
        <w:lastRenderedPageBreak/>
        <w:t>quantified in terms of hydrologic alteration from a natural or historical regime, as in the Ecological Limits of Hydrologic Alteration (ELOHA) framework (Richter et al. 2006; Poff et al. 2010). ELOHA and other methods to identify natural flow regimes are adaptable and have been applied widely to many distinct regional systems (e.g., Knight et al. 2014; Brummer et al. 2016; Bower et al. 2022).</w:t>
      </w:r>
    </w:p>
    <w:p w:rsidR="00E77540" w:rsidRDefault="00161E0F">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ELOHA or similar approaches can generate flow-ecology relationships or flow standards for particular rivers, but cannot translate specific management decisions into hydrologic or ecological outcomes (Cartwright et al. 2017). Additionally, studies of multiple stressors on river systems suggest that flow changes alone are not enough to predict ecological response at regional, multi-basin scales (e.g., Worrall et al. 2014; Knight et al. 2014; Ryan A. McManamay et al. 2013; Ryan A. McManamay and Frimpong 2015) or in some single basins (e.g., Acero Triana, Chu, and Stein 2021). Finally, many flow-ecology relationships are based on insufficient data. Methods have been proposed to mitigate this, but the exercise is generally inhibited by small sample size of relevant ecological metrics (Gwinn et al. 2016).</w:t>
      </w:r>
    </w:p>
    <w:p w:rsidR="00E77540" w:rsidRDefault="00161E0F">
      <w:pPr>
        <w:pStyle w:val="BodyText"/>
      </w:pPr>
      <w:r>
        <w:t>An ideal framework for supporting decision-making would involve two key steps, firstly connecting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though some may suggest that all possible historical flow components should be preserved (e.g., Bower et al. 2022),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 (DeWeber and Peterson 2020).</w:t>
      </w:r>
    </w:p>
    <w:p w:rsidR="00E77540" w:rsidRDefault="00161E0F">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w:t>
      </w:r>
      <w:r>
        <w:lastRenderedPageBreak/>
        <w:t>using an appropriate hydrologic model, then use hydrologic benefit functions to summarize the ecologic outcomes of a portfolio of water and land use scenarios.</w:t>
      </w:r>
    </w:p>
    <w:p w:rsidR="00E77540" w:rsidRDefault="00161E0F">
      <w:pPr>
        <w:pStyle w:val="Heading1"/>
      </w:pPr>
      <w:bookmarkStart w:id="4" w:name="X75e9e61e99e6d01b3fc2a82737d889fa0508f9a"/>
      <w:bookmarkEnd w:id="1"/>
      <w:bookmarkEnd w:id="3"/>
      <w:r>
        <w:rPr>
          <w:rStyle w:val="SectionNumber"/>
        </w:rPr>
        <w:t>2</w:t>
      </w:r>
      <w:r>
        <w:tab/>
        <w:t>Methods: Case study setting and species of concern</w:t>
      </w:r>
    </w:p>
    <w:p w:rsidR="00E77540" w:rsidRDefault="00161E0F">
      <w:pPr>
        <w:pStyle w:val="FirstParagraph"/>
      </w:pPr>
      <w:r>
        <w:t xml:space="preserve">Exploring the empirical relationship between river hydrology and an ecological response requires overlapping geography, and sufficient record length, in a study area’s hydrologic and ecological monitoring data. </w:t>
      </w:r>
    </w:p>
    <w:p w:rsidR="00E77540" w:rsidRDefault="00161E0F">
      <w:pPr>
        <w:pStyle w:val="BodyText"/>
      </w:pPr>
      <w:r>
        <w:t>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rsidR="00E77540" w:rsidRDefault="00161E0F">
      <w:pPr>
        <w:pStyle w:val="BodyText"/>
      </w:pPr>
      <w:r>
        <w:t>Ecologic data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In this study we will take advantage of this nearly two-decade record of adult spawner and juvenile salmon abundance observations to draw preliminary conclusions regarding this hydrology-ecology relationship.</w:t>
      </w:r>
    </w:p>
    <w:p w:rsidR="00E77540" w:rsidRDefault="00161E0F">
      <w:pPr>
        <w:pStyle w:val="SourceCode"/>
      </w:pPr>
      <w:r>
        <w:rPr>
          <w:rStyle w:val="VerbatimChar"/>
        </w:rPr>
        <w:t>## [1] FALSE</w:t>
      </w:r>
    </w:p>
    <w:p w:rsidR="00E77540" w:rsidRDefault="00161E0F">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E77540" w:rsidRDefault="00161E0F">
      <w:pPr>
        <w:pStyle w:val="ImageCaption"/>
      </w:pPr>
      <w:r>
        <w:t xml:space="preserve">Figure 1: The Scott River watershed, with regional geographic context (see inset) and local features. Scott River flows generally from south to north and joins the Klamath after flowing through a steep canyon. </w:t>
      </w:r>
    </w:p>
    <w:p w:rsidR="00E77540" w:rsidRDefault="00161E0F">
      <w:pPr>
        <w:pStyle w:val="Heading2"/>
      </w:pPr>
      <w:bookmarkStart w:id="5" w:name="X36fa6955ee881a3061f3114fd02206899c105b3"/>
      <w:r>
        <w:rPr>
          <w:rStyle w:val="SectionNumber"/>
        </w:rPr>
        <w:t>2.1</w:t>
      </w:r>
      <w:r>
        <w:tab/>
        <w:t>Scott River watershed setting and water use</w:t>
      </w:r>
    </w:p>
    <w:p w:rsidR="00E77540" w:rsidRDefault="00161E0F">
      <w:pPr>
        <w:pStyle w:val="Heading3"/>
      </w:pPr>
      <w:bookmarkStart w:id="6" w:name="geography-climate-and-hydrology"/>
      <w:r>
        <w:rPr>
          <w:rStyle w:val="SectionNumber"/>
        </w:rPr>
        <w:t>2.1.1</w:t>
      </w:r>
      <w:r>
        <w:tab/>
        <w:t>Geography, climate and hydrology</w:t>
      </w:r>
    </w:p>
    <w:p w:rsidR="00E77540" w:rsidRDefault="00161E0F">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The beginning of a water year therefore coincides with the late low flow season and immediately precedes the onset of first winter precipitation.</w:t>
      </w:r>
    </w:p>
    <w:p w:rsidR="00E77540" w:rsidRDefault="00161E0F">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 (Mack 1958; Harter and Hines 2008). Groundwater discharge sustains streamflow in some areas, especially during the dry season of August through October or November (Tolley, Foglia, and Harter 2019).</w:t>
      </w:r>
    </w:p>
    <w:p w:rsidR="00E77540" w:rsidRDefault="00161E0F">
      <w:pPr>
        <w:pStyle w:val="SourceCode"/>
      </w:pPr>
      <w:r>
        <w:rPr>
          <w:rStyle w:val="VerbatimChar"/>
        </w:rPr>
        <w:t xml:space="preserve">## png </w:t>
      </w:r>
      <w:r>
        <w:br/>
      </w:r>
      <w:r>
        <w:rPr>
          <w:rStyle w:val="VerbatimChar"/>
        </w:rPr>
        <w:t>##   2</w:t>
      </w:r>
    </w:p>
    <w:p w:rsidR="00E77540" w:rsidRDefault="00161E0F">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E77540" w:rsidRDefault="00161E0F">
      <w:pPr>
        <w:pStyle w:val="ImageCaption"/>
      </w:pPr>
      <w:r>
        <w:t xml:space="preserve">Figure 2: The Mediterranean climate produces highly seasonal flows in the Scott River. Each translucent line traces one annual hydrograph measured at the Fort Jones gauge, and the </w:t>
      </w:r>
      <w:r>
        <w:lastRenderedPageBreak/>
        <w:t>darker lines illustrate the 30-day smoothed median daily flow in Dry, Below Average, Above Average, and Wet water year types, for water years 1942-2023. The water year type is defined by quartiles of the distribution of total annual flow.</w:t>
      </w:r>
    </w:p>
    <w:p w:rsidR="00E77540" w:rsidRDefault="00161E0F">
      <w:pPr>
        <w:pStyle w:val="Heading3"/>
      </w:pPr>
      <w:bookmarkStart w:id="7" w:name="water-uses-and-management-objectives"/>
      <w:bookmarkEnd w:id="6"/>
      <w:r>
        <w:rPr>
          <w:rStyle w:val="SectionNumber"/>
        </w:rPr>
        <w:t>2.1.2</w:t>
      </w:r>
      <w:r>
        <w:tab/>
        <w:t>Water uses and management objectives</w:t>
      </w:r>
    </w:p>
    <w:p w:rsidR="00E77540" w:rsidRDefault="00161E0F">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rsidR="00E77540" w:rsidRDefault="00161E0F">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rsidR="00E77540" w:rsidRDefault="00161E0F">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rsidR="00E77540" w:rsidRDefault="00161E0F">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(cfs). For consistency, this document will also use primarily cfs units.</w:t>
      </w:r>
    </w:p>
    <w:p w:rsidR="00E77540" w:rsidRDefault="00161E0F">
      <w:pPr>
        <w:pStyle w:val="Heading2"/>
      </w:pPr>
      <w:bookmarkStart w:id="8" w:name="Xf9b99239fe8eb82d085e872a0934e80531e93af"/>
      <w:bookmarkEnd w:id="5"/>
      <w:bookmarkEnd w:id="7"/>
      <w:r>
        <w:rPr>
          <w:rStyle w:val="SectionNumber"/>
        </w:rPr>
        <w:t>2.2</w:t>
      </w:r>
      <w:r>
        <w:tab/>
        <w:t>Species of concern: coho and Chinook salmon</w:t>
      </w:r>
    </w:p>
    <w:p w:rsidR="00E77540" w:rsidRDefault="00161E0F">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rsidR="00E77540" w:rsidRDefault="00161E0F">
      <w:pPr>
        <w:pStyle w:val="Heading3"/>
      </w:pPr>
      <w:bookmarkStart w:id="9" w:name="Xc3d192a351ce51bc154ee865047dda44101f72f"/>
      <w:r>
        <w:rPr>
          <w:rStyle w:val="SectionNumber"/>
        </w:rPr>
        <w:lastRenderedPageBreak/>
        <w:t>2.2.1</w:t>
      </w:r>
      <w:r>
        <w:tab/>
        <w:t>Salmon management and monitoring in the Scott River watershed</w:t>
      </w:r>
    </w:p>
    <w:p w:rsidR="00E77540" w:rsidRDefault="00161E0F">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rsidR="00E77540" w:rsidRDefault="00161E0F">
      <w:pPr>
        <w:pStyle w:val="BodyText"/>
      </w:pPr>
      <w:r>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2018a), several pilot projects to construct and assess the impact of beaver dam analogs (BDAs) on aquatic habitat and fish populations (Yokel 2018b), a coordinated rescue effort to relocate juvenile salmon that were cut off from outmigrating by disconnected river reaches (CDFW 2015a), and the development of long-term groundwater management plan by Siskiyou County and local stakeholders (Siskiyou County 2021).</w:t>
      </w:r>
    </w:p>
    <w:p w:rsidR="00E77540" w:rsidRDefault="00161E0F">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rsidR="00E77540" w:rsidRDefault="00161E0F">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rsidR="00E77540" w:rsidRDefault="00161E0F">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rsidR="00E77540" w:rsidRDefault="00161E0F">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rsidR="00E77540" w:rsidRDefault="00161E0F">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rsidR="00E77540" w:rsidRDefault="00161E0F">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E77540" w:rsidRDefault="00161E0F">
      <w:pPr>
        <w:pStyle w:val="ImageCaption"/>
      </w:pPr>
      <w:r>
        <w:t>Figure 3: Typical life stage progression of coho salmon in the Scott River watershed.</w:t>
      </w:r>
    </w:p>
    <w:p w:rsidR="00E77540" w:rsidRDefault="00161E0F">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tsawytscha</w:t>
      </w:r>
      <w:r>
        <w:t>)</w:t>
      </w:r>
    </w:p>
    <w:p w:rsidR="00E77540" w:rsidRDefault="00161E0F">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rsidR="00E77540" w:rsidRDefault="00161E0F">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rsidR="00E77540" w:rsidRDefault="00161E0F">
      <w:pPr>
        <w:pStyle w:val="Heading3"/>
      </w:pPr>
      <w:bookmarkStart w:id="12" w:name="X81526482162caeee6479f25539a9c6105844354"/>
      <w:bookmarkEnd w:id="11"/>
      <w:r>
        <w:rPr>
          <w:rStyle w:val="SectionNumber"/>
        </w:rPr>
        <w:t>2.2.4</w:t>
      </w:r>
      <w:r>
        <w:tab/>
        <w:t>Relevant distinctions in Chinook and coho life histories</w:t>
      </w:r>
    </w:p>
    <w:p w:rsidR="00E77540" w:rsidRDefault="00161E0F">
      <w:pPr>
        <w:pStyle w:val="FirstParagraph"/>
      </w:pPr>
      <w:r>
        <w:t>Chinook and coho salmon are distinct in several ways relevant to this study and to management considerations:</w:t>
      </w:r>
    </w:p>
    <w:p w:rsidR="00E77540" w:rsidRDefault="00161E0F">
      <w:pPr>
        <w:pStyle w:val="Compact"/>
        <w:numPr>
          <w:ilvl w:val="0"/>
          <w:numId w:val="2"/>
        </w:numPr>
      </w:pPr>
      <w:r>
        <w:t>In most years Chinook spawning migration takes place earlier (September-December) than coho (October-January).</w:t>
      </w:r>
    </w:p>
    <w:p w:rsidR="00E77540" w:rsidRDefault="00161E0F">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rsidR="00E77540" w:rsidRDefault="00161E0F">
      <w:pPr>
        <w:pStyle w:val="Compact"/>
        <w:numPr>
          <w:ilvl w:val="0"/>
          <w:numId w:val="2"/>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rsidR="00E77540" w:rsidRDefault="00161E0F">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rsidR="00E77540" w:rsidRDefault="00161E0F">
      <w:pPr>
        <w:pStyle w:val="Heading1"/>
      </w:pPr>
      <w:bookmarkStart w:id="13" w:name="methods-quantitative-analysis"/>
      <w:bookmarkEnd w:id="4"/>
      <w:bookmarkEnd w:id="8"/>
      <w:bookmarkEnd w:id="12"/>
      <w:r>
        <w:rPr>
          <w:rStyle w:val="SectionNumber"/>
        </w:rPr>
        <w:t>3</w:t>
      </w:r>
      <w:r>
        <w:tab/>
        <w:t>Methods: Quantitative analysis</w:t>
      </w:r>
    </w:p>
    <w:p w:rsidR="00E77540" w:rsidRDefault="00161E0F">
      <w:pPr>
        <w:pStyle w:val="FirstParagraph"/>
      </w:pPr>
      <w:r>
        <w:t>We used lasso regression (James et al. 2013; Ranstam and Cook 2018) 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p w:rsidR="00E77540" w:rsidRDefault="00161E0F">
      <w:pPr>
        <w:pStyle w:val="Heading2"/>
      </w:pPr>
      <w:bookmarkStart w:id="14" w:name="Xe8c516df69f6b9666ccfbf7165518f829d29364"/>
      <w:r>
        <w:rPr>
          <w:rStyle w:val="SectionNumber"/>
        </w:rPr>
        <w:t>3.1</w:t>
      </w:r>
      <w:r>
        <w:tab/>
        <w:t>Step 1. Calculate predictors: Flow metrics to describe Scott River flow regime</w:t>
      </w:r>
    </w:p>
    <w:p w:rsidR="00E77540" w:rsidRDefault="00161E0F">
      <w:pPr>
        <w:pStyle w:val="FirstParagraph"/>
      </w:pPr>
      <w:r>
        <w:t xml:space="preserve">Hydrologic predictors consist of flow metrics calculated from the daily flow record at the Fort Jones river gauge from 1942-2023. The full suite of metrics is calculated on a water-year basis (i.e., each type of metric produces one value for each water year; </w:t>
      </w:r>
      <w:r>
        <w:rPr>
          <w:i/>
          <w:iCs/>
        </w:rPr>
        <w:t>Supplemental Table 1</w:t>
      </w:r>
      <w:r>
        <w:t>). Abbreviations, relevant time periods and metric calculation details are listed in Table 1.</w:t>
      </w:r>
    </w:p>
    <w:p w:rsidR="00E77540" w:rsidRDefault="00161E0F">
      <w:pPr>
        <w:pStyle w:val="BodyText"/>
      </w:pPr>
      <w:r>
        <w:t>Firstly, a series of metrics from the catalog of California-specific functional flows (as illustrated in Figure 4) (Yarnell et al. 2020; Patterson et al. 2020) were selected to highlight the history and salient characteristics of the Scott River flow regime over the past eight decades. Additional information is available in Patterson et al. (2020) 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rsidR="00E77540" w:rsidRDefault="00161E0F">
      <w:pPr>
        <w:pStyle w:val="BodyText"/>
      </w:pPr>
      <w:r>
        <w:t xml:space="preserve">Secondly, we devised two additional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w:t>
      </w:r>
      <w:r>
        <w:lastRenderedPageBreak/>
        <w:t>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rsidR="00E77540" w:rsidRDefault="00161E0F">
      <w:pPr>
        <w:pStyle w:val="BodyText"/>
      </w:pPr>
      <w:r>
        <w:t>Finally, to identify the presence of scouring flows [i.e., storm events that can mobilize large amounts of sediment and either bury or wash away salmonid eggs; Yokel et al. (2018a)], we calculated the number of days in each year with average daily flow greater than the 90th flow percentile (for the full Fort Jones hydrologic record).</w:t>
      </w:r>
    </w:p>
    <w:p w:rsidR="00E77540" w:rsidRDefault="00161E0F">
      <w:pPr>
        <w:pStyle w:val="Heading3"/>
      </w:pPr>
      <w:bookmarkStart w:id="15" w:name="Xf45fee2eebd53972590b701c61840508f81f9c4"/>
      <w:r>
        <w:rPr>
          <w:rStyle w:val="SectionNumber"/>
        </w:rPr>
        <w:t>3.1.1</w:t>
      </w:r>
      <w:r>
        <w:tab/>
        <w:t>Selecting flow thresholds for dis- and re-connection timing</w:t>
      </w:r>
    </w:p>
    <w:p w:rsidR="00E77540" w:rsidRDefault="00161E0F">
      <w:pPr>
        <w:pStyle w:val="FirstParagraph"/>
      </w:pPr>
      <w:r>
        <w:t>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 (Tolley, Foglia, and Harter 2019).</w:t>
      </w:r>
    </w:p>
    <w:p w:rsidR="00E77540" w:rsidRDefault="00161E0F">
      <w:pPr>
        <w:pStyle w:val="BodyText"/>
      </w:pPr>
      <w:r>
        <w:t>The reconnection timing of proximate flow thresholds is somewhat correlated. The lasso regression is appropriate for this type of data because the method can eliminate some redundancy in predictor information (James et al. 2013).</w:t>
      </w:r>
    </w:p>
    <w:p w:rsidR="00E77540" w:rsidRDefault="00161E0F">
      <w:pPr>
        <w:pStyle w:val="TableCaption"/>
      </w:pPr>
      <w:r>
        <w:t>Table 1: Explanation of hydrologic metrics used in this analysis. Each type of metric, for each threshold value (e.g., 100 cfs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E77540" w:rsidTr="00E77540">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E77540" w:rsidTr="00E77540">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Minimum average daily flowrate recorded in the relevant period. Months of the designated time period (e.g. Sep-Dec for BY) are added to the column name for clarity. </w:t>
            </w:r>
            <w:r>
              <w:rPr>
                <w:rFonts w:ascii="Arial" w:eastAsia="Arial" w:hAnsi="Arial" w:cs="Arial"/>
                <w:color w:val="000000"/>
                <w:sz w:val="22"/>
                <w:szCs w:val="22"/>
              </w:rPr>
              <w:lastRenderedPageBreak/>
              <w:t>Example: BY_min_flow_sepdec</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SY) are added to the column name for clarity. Example: SY_tot_flow_janjul</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50th and 90th flow </w:t>
            </w:r>
            <w:r>
              <w:rPr>
                <w:rFonts w:ascii="Arial" w:eastAsia="Arial" w:hAnsi="Arial" w:cs="Arial"/>
                <w:color w:val="000000"/>
                <w:sz w:val="22"/>
                <w:szCs w:val="22"/>
              </w:rPr>
              <w:lastRenderedPageBreak/>
              <w:t>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Percentile of daily flow within dry season</w:t>
            </w:r>
          </w:p>
        </w:tc>
      </w:tr>
      <w:tr w:rsidR="00E77540" w:rsidTr="00E7754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E77540" w:rsidTr="00E77540">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rsidR="00E77540" w:rsidRDefault="00161E0F">
      <w:pPr>
        <w:pStyle w:val="CaptionedFigure"/>
      </w:pPr>
      <w:r>
        <w:rPr>
          <w:noProof/>
        </w:rPr>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E77540" w:rsidRDefault="00161E0F">
      <w:pPr>
        <w:pStyle w:val="ImageCaption"/>
      </w:pPr>
      <w:r>
        <w:t>Figure 4: Figure 2 from Yarnell et al., 2020. Illustration of five functional flow categories identified for a mixed rain-snowmelt runoff river in California.</w:t>
      </w:r>
    </w:p>
    <w:p w:rsidR="00E77540" w:rsidRDefault="00161E0F">
      <w:pPr>
        <w:pStyle w:val="SourceCode"/>
      </w:pPr>
      <w:r>
        <w:rPr>
          <w:rStyle w:val="VerbatimChar"/>
        </w:rPr>
        <w:lastRenderedPageBreak/>
        <w:t>## [1] FALSE</w:t>
      </w:r>
    </w:p>
    <w:p w:rsidR="00E77540" w:rsidRDefault="00161E0F">
      <w:pPr>
        <w:pStyle w:val="SourceCode"/>
      </w:pPr>
      <w:r>
        <w:rPr>
          <w:rStyle w:val="VerbatimChar"/>
        </w:rPr>
        <w:t xml:space="preserve">## png </w:t>
      </w:r>
      <w:r>
        <w:br/>
      </w:r>
      <w:r>
        <w:rPr>
          <w:rStyle w:val="VerbatimChar"/>
        </w:rPr>
        <w:t>##   2</w:t>
      </w:r>
    </w:p>
    <w:p w:rsidR="00E77540" w:rsidRDefault="00161E0F">
      <w:pPr>
        <w:pStyle w:val="CaptionedFigure"/>
      </w:pPr>
      <w:r>
        <w:rPr>
          <w:noProof/>
        </w:rPr>
        <w:drawing>
          <wp:inline distT="0" distB="0" distL="0" distR="0">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rsidR="00E77540" w:rsidRDefault="00161E0F">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rsidR="00E77540" w:rsidRDefault="00161E0F">
      <w:pPr>
        <w:pStyle w:val="Heading2"/>
      </w:pPr>
      <w:bookmarkStart w:id="16" w:name="X609a518cf80cd5621c8edda22a9150e94756c7a"/>
      <w:bookmarkEnd w:id="14"/>
      <w:bookmarkEnd w:id="15"/>
      <w:r>
        <w:rPr>
          <w:rStyle w:val="SectionNumber"/>
        </w:rPr>
        <w:t>3.2</w:t>
      </w:r>
      <w:r>
        <w:tab/>
        <w:t>Step 2. Assemble responses: Ecological monitoring data</w:t>
      </w:r>
    </w:p>
    <w:p w:rsidR="00E77540" w:rsidRDefault="00161E0F">
      <w:pPr>
        <w:pStyle w:val="FirstParagraph"/>
      </w:pPr>
      <w:r>
        <w:t>Multiple observed quantities were evaluated as candidates to best represent the ecological response in the flow-ecology relationship.</w:t>
      </w:r>
    </w:p>
    <w:p w:rsidR="00E77540" w:rsidRDefault="00161E0F">
      <w:pPr>
        <w:pStyle w:val="BodyText"/>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rsidR="00E77540" w:rsidRDefault="00161E0F">
      <w:pPr>
        <w:pStyle w:val="Compact"/>
        <w:numPr>
          <w:ilvl w:val="0"/>
          <w:numId w:val="3"/>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rsidR="00E77540" w:rsidRDefault="00161E0F">
      <w:pPr>
        <w:pStyle w:val="Compact"/>
        <w:numPr>
          <w:ilvl w:val="0"/>
          <w:numId w:val="3"/>
        </w:numPr>
      </w:pPr>
      <w:r>
        <w:t>Number of juvenile yearling, or smolt, salmon. Smolt are counted as outmigrants, often from rotary screw trap observations (e.g., Massie and Morrow 2020).</w:t>
      </w:r>
    </w:p>
    <w:p w:rsidR="00E77540" w:rsidRDefault="00161E0F">
      <w:pPr>
        <w:pStyle w:val="Compact"/>
        <w:numPr>
          <w:ilvl w:val="0"/>
          <w:numId w:val="3"/>
        </w:numPr>
      </w:pPr>
      <w:r>
        <w:lastRenderedPageBreak/>
        <w:t>Number of salmon gravel nests, or redds, observed during spawning window (e.g., Siskiyou RCD 2017a) (for coho only).</w:t>
      </w:r>
    </w:p>
    <w:p w:rsidR="00E77540" w:rsidRDefault="00161E0F">
      <w:pPr>
        <w:pStyle w:val="FirstParagraph"/>
      </w:pPr>
      <w:r>
        <w:t>Based on these observations, two other combined metrics have historically been calculated and reported by regional agencies (Knechtle and Giudice 2023). These metrics use data from multiple years to capture multiple life stages for a given cohort:</w:t>
      </w:r>
    </w:p>
    <w:p w:rsidR="00E77540" w:rsidRDefault="00161E0F">
      <w:pPr>
        <w:pStyle w:val="Compact"/>
        <w:numPr>
          <w:ilvl w:val="0"/>
          <w:numId w:val="4"/>
        </w:numPr>
      </w:pPr>
      <w:r>
        <w:t>The number of outmigrating coho smolt produced per spawning female (coho spf) and the outmigrating Chinook juveniles per adult (Chinook jpa).</w:t>
      </w:r>
    </w:p>
    <w:p w:rsidR="00E77540" w:rsidRDefault="00161E0F">
      <w:pPr>
        <w:pStyle w:val="Heading2"/>
      </w:pPr>
      <w:bookmarkStart w:id="17" w:name="X20c1638e278a12d3e21d99c660b4cf45da1d159"/>
      <w:bookmarkEnd w:id="16"/>
      <w:r>
        <w:rPr>
          <w:rStyle w:val="SectionNumber"/>
        </w:rPr>
        <w:t>3.3</w:t>
      </w:r>
      <w:r>
        <w:tab/>
        <w:t>Step 3. Align predictor and response metrics with timing of species cohorts</w:t>
      </w:r>
    </w:p>
    <w:p w:rsidR="00E77540" w:rsidRDefault="00161E0F">
      <w:pPr>
        <w:pStyle w:val="FirstParagraph"/>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rsidR="00E77540" w:rsidRDefault="00161E0F">
      <w:pPr>
        <w:pStyle w:val="Heading3"/>
      </w:pPr>
      <w:bookmarkStart w:id="18" w:name="data-alignment---coho"/>
      <w:r>
        <w:rPr>
          <w:rStyle w:val="SectionNumber"/>
        </w:rPr>
        <w:t>3.3.1</w:t>
      </w:r>
      <w:r>
        <w:tab/>
        <w:t>Data alignment - coho</w:t>
      </w:r>
    </w:p>
    <w:p w:rsidR="00E77540" w:rsidRDefault="00161E0F">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rsidR="00E77540" w:rsidRDefault="00161E0F">
      <w:pPr>
        <w:pStyle w:val="BodyText"/>
      </w:pPr>
      <w:r>
        <w:t>For convenience in referring to hydrologic metrics in different water years, this Coho Freshwater Life Period has been broken up into three subperiods (as shown in Figure 3 and described in Table 2):</w:t>
      </w:r>
    </w:p>
    <w:p w:rsidR="00E77540" w:rsidRDefault="00161E0F">
      <w:pPr>
        <w:pStyle w:val="Compact"/>
        <w:numPr>
          <w:ilvl w:val="0"/>
          <w:numId w:val="5"/>
        </w:numPr>
      </w:pPr>
      <w:r>
        <w:t>Brood Year (BY), September-December of the year of the cohort’s parents’ spawning</w:t>
      </w:r>
    </w:p>
    <w:p w:rsidR="00E77540" w:rsidRDefault="00161E0F">
      <w:pPr>
        <w:pStyle w:val="Compact"/>
        <w:numPr>
          <w:ilvl w:val="0"/>
          <w:numId w:val="5"/>
        </w:numPr>
      </w:pPr>
      <w:r>
        <w:t>Rearing Year (RY), January-December of the full year the cohort spends in the watershed</w:t>
      </w:r>
    </w:p>
    <w:p w:rsidR="00E77540" w:rsidRDefault="00161E0F">
      <w:pPr>
        <w:pStyle w:val="Compact"/>
        <w:numPr>
          <w:ilvl w:val="0"/>
          <w:numId w:val="5"/>
        </w:numPr>
      </w:pPr>
      <w:r>
        <w:t>Smolt Year (SY), January-July of the year of the cohort’s smolt outmigration</w:t>
      </w:r>
    </w:p>
    <w:p w:rsidR="00E77540" w:rsidRDefault="00161E0F">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designated subperiods (e.g., the extreme dry water year of 2014, in which the “fall reconnection” of flows in Brood Year 2013 did not occur until February of the cohort’s </w:t>
      </w:r>
      <w:r>
        <w:lastRenderedPageBreak/>
        <w:t>Rearing Year). Nonetheless, for consistency, even a January or February reconnection date will be referred to by the previous fall year designation.</w:t>
      </w:r>
    </w:p>
    <w:p w:rsidR="00E77540" w:rsidRDefault="00161E0F">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rsidR="00E77540" w:rsidRDefault="00161E0F">
      <w:pPr>
        <w:pStyle w:val="BodyText"/>
      </w:pPr>
      <w:r>
        <w:t xml:space="preserve">Each brood year is associated with multiple ecological responses (i.e. “fish outcome” 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E77540" w:rsidRDefault="00161E0F">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E77540" w:rsidTr="00E7754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E77540" w:rsidTr="00E7754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E77540" w:rsidTr="00E7754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E77540" w:rsidTr="00E7754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E77540" w:rsidTr="00E7754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rsidR="00E77540" w:rsidRDefault="00161E0F">
      <w:pPr>
        <w:pStyle w:val="Heading3"/>
      </w:pPr>
      <w:bookmarkStart w:id="19" w:name="data-alignment---chinook"/>
      <w:bookmarkEnd w:id="18"/>
      <w:r>
        <w:rPr>
          <w:rStyle w:val="SectionNumber"/>
        </w:rPr>
        <w:t>3.3.2</w:t>
      </w:r>
      <w:r>
        <w:tab/>
        <w:t>Data alignment - Chinook</w:t>
      </w:r>
    </w:p>
    <w:p w:rsidR="00E77540" w:rsidRDefault="00161E0F">
      <w:pPr>
        <w:pStyle w:val="FirstParagraph"/>
      </w:pPr>
      <w:r>
        <w:t>Because spawning occurs in the fall for both coho and Chinook salmon in the Scott River watershed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rsidR="00E77540" w:rsidRDefault="00161E0F">
      <w:pPr>
        <w:pStyle w:val="Heading2"/>
      </w:pPr>
      <w:bookmarkStart w:id="20" w:name="X7445b02a15d4be14f0904dc67931441e9420807"/>
      <w:bookmarkEnd w:id="17"/>
      <w:bookmarkEnd w:id="19"/>
      <w:r>
        <w:rPr>
          <w:rStyle w:val="SectionNumber"/>
        </w:rPr>
        <w:lastRenderedPageBreak/>
        <w:t>3.4</w:t>
      </w:r>
      <w:r>
        <w:tab/>
        <w:t>Step 4. Calculate correlation coefficients and rule out temporally impossible relationships</w:t>
      </w:r>
    </w:p>
    <w:p w:rsidR="00E77540" w:rsidRDefault="00161E0F">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rsidR="00E77540" w:rsidRDefault="00161E0F">
      <w:pPr>
        <w:pStyle w:val="Heading2"/>
      </w:pPr>
      <w:bookmarkStart w:id="21" w:name="X4fef343846e4ec5533e04e9ea59f7e0d1bd5440"/>
      <w:bookmarkEnd w:id="20"/>
      <w:r>
        <w:rPr>
          <w:rStyle w:val="SectionNumber"/>
        </w:rPr>
        <w:t>3.5</w:t>
      </w:r>
      <w:r>
        <w:tab/>
        <w:t>Step 5. Select ecological response metrics</w:t>
      </w:r>
    </w:p>
    <w:p w:rsidR="00E77540" w:rsidRDefault="00161E0F">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data types. For completeness, we also compared the </w:t>
      </w:r>
      <m:oMath>
        <m:r>
          <w:rPr>
            <w:rFonts w:ascii="Cambria Math" w:hAnsi="Cambria Math"/>
          </w:rPr>
          <m:t>R</m:t>
        </m:r>
      </m:oMath>
      <w:r>
        <w:t xml:space="preserve"> values of the two selected metrics to the other (non-normalized) ecological data types.</w:t>
      </w:r>
    </w:p>
    <w:p w:rsidR="00E77540" w:rsidRDefault="00161E0F">
      <w:pPr>
        <w:pStyle w:val="Heading2"/>
      </w:pPr>
      <w:bookmarkStart w:id="22" w:name="Xa678dc57f09924ba6b6b79a52a1d04b551bab3e"/>
      <w:bookmarkEnd w:id="21"/>
      <w:r>
        <w:rPr>
          <w:rStyle w:val="SectionNumber"/>
        </w:rPr>
        <w:t>3.6</w:t>
      </w:r>
      <w:r>
        <w:tab/>
        <w:t>Step 6. Generate predictive model with lasso regression</w:t>
      </w:r>
    </w:p>
    <w:p w:rsidR="00E77540" w:rsidRDefault="00161E0F">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(James et al. 2013; Ranstam and Cook 2018) between 88 hydrologic predictors and the two ecological metrics selected in the previous step (one for coho and one for Chinook).</w:t>
      </w:r>
    </w:p>
    <w:p w:rsidR="00E77540" w:rsidRDefault="00161E0F">
      <w:pPr>
        <w:pStyle w:val="Heading3"/>
      </w:pPr>
      <w:bookmarkStart w:id="23" w:name="general-approach"/>
      <w:r>
        <w:rPr>
          <w:rStyle w:val="SectionNumber"/>
        </w:rPr>
        <w:t>3.6.1</w:t>
      </w:r>
      <w:r>
        <w:tab/>
        <w:t>General approach</w:t>
      </w:r>
    </w:p>
    <w:p w:rsidR="00E77540" w:rsidRDefault="00161E0F">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w:t>
      </w:r>
    </w:p>
    <w:p w:rsidR="00E77540" w:rsidRDefault="00161E0F">
      <w:pPr>
        <w:pStyle w:val="BodyText"/>
      </w:pPr>
      <w:r>
        <w:t>Lasso (Least Absolute Shrinkage and Selection Operator) regression minimizes the following quantity:</w:t>
      </w:r>
    </w:p>
    <w:p w:rsidR="00E77540" w:rsidRDefault="00161E0F">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rsidR="00E77540" w:rsidRDefault="00161E0F">
      <w:pPr>
        <w:pStyle w:val="FirstParagraph"/>
      </w:pPr>
      <w:r>
        <w:t>Where:</w:t>
      </w:r>
    </w:p>
    <w:p w:rsidR="00E77540" w:rsidRDefault="00161E0F">
      <w:pPr>
        <w:pStyle w:val="Compact"/>
        <w:numPr>
          <w:ilvl w:val="0"/>
          <w:numId w:val="6"/>
        </w:numPr>
      </w:pPr>
      <m:oMath>
        <m:r>
          <w:rPr>
            <w:rFonts w:ascii="Cambria Math" w:hAnsi="Cambria Math"/>
          </w:rPr>
          <w:lastRenderedPageBreak/>
          <m:t>n</m:t>
        </m:r>
      </m:oMath>
      <w:r>
        <w:t xml:space="preserve"> is the number of ecological observations;</w:t>
      </w:r>
    </w:p>
    <w:p w:rsidR="00E77540" w:rsidRDefault="00161E0F">
      <w:pPr>
        <w:pStyle w:val="Compact"/>
        <w:numPr>
          <w:ilvl w:val="0"/>
          <w:numId w:val="6"/>
        </w:numPr>
      </w:pPr>
      <m:oMath>
        <m:r>
          <w:rPr>
            <w:rFonts w:ascii="Cambria Math" w:hAnsi="Cambria Math"/>
          </w:rPr>
          <m:t>i</m:t>
        </m:r>
      </m:oMath>
      <w:r>
        <w:t xml:space="preserve"> enumerates the brood years;</w:t>
      </w:r>
    </w:p>
    <w:p w:rsidR="00E77540" w:rsidRDefault="00161E0F">
      <w:pPr>
        <w:pStyle w:val="Compact"/>
        <w:numPr>
          <w:ilvl w:val="0"/>
          <w:numId w:val="6"/>
        </w:numPr>
      </w:pPr>
      <m:oMath>
        <m:r>
          <w:rPr>
            <w:rFonts w:ascii="Cambria Math" w:hAnsi="Cambria Math"/>
          </w:rPr>
          <m:t>p</m:t>
        </m:r>
      </m:oMath>
      <w:r>
        <w:t xml:space="preserve"> is the number of predictors;</w:t>
      </w:r>
    </w:p>
    <w:p w:rsidR="00E77540" w:rsidRDefault="00161E0F">
      <w:pPr>
        <w:pStyle w:val="Compact"/>
        <w:numPr>
          <w:ilvl w:val="0"/>
          <w:numId w:val="6"/>
        </w:numPr>
      </w:pPr>
      <m:oMath>
        <m:r>
          <w:rPr>
            <w:rFonts w:ascii="Cambria Math" w:hAnsi="Cambria Math"/>
          </w:rPr>
          <m:t>j</m:t>
        </m:r>
      </m:oMath>
      <w:r>
        <w:t xml:space="preserve"> enumerates the hydrologic predictors;</w:t>
      </w:r>
    </w:p>
    <w:p w:rsidR="00E77540" w:rsidRDefault="00161E0F">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rsidR="00E77540" w:rsidRDefault="00161E0F">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brood year </w:t>
      </w:r>
      <m:oMath>
        <m:r>
          <w:rPr>
            <w:rFonts w:ascii="Cambria Math" w:hAnsi="Cambria Math"/>
          </w:rPr>
          <m:t>i</m:t>
        </m:r>
      </m:oMath>
      <w:r>
        <w:t xml:space="preserve"> (dependent variable);</w:t>
      </w:r>
    </w:p>
    <w:p w:rsidR="00E77540" w:rsidRDefault="00161E0F">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rsidR="00E77540" w:rsidRDefault="00161E0F">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rsidR="00E77540" w:rsidRDefault="00161E0F">
      <w:pPr>
        <w:pStyle w:val="Compact"/>
        <w:numPr>
          <w:ilvl w:val="0"/>
          <w:numId w:val="6"/>
        </w:numPr>
      </w:pPr>
      <m:oMath>
        <m:r>
          <w:rPr>
            <w:rFonts w:ascii="Cambria Math" w:hAnsi="Cambria Math"/>
          </w:rPr>
          <m:t>λ</m:t>
        </m:r>
      </m:oMath>
      <w:r>
        <w:t xml:space="preserve"> is a tuning parameter, referred to as a shrinkage penalty.</w:t>
      </w:r>
    </w:p>
    <w:p w:rsidR="00E77540" w:rsidRDefault="00161E0F">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rsidR="00E77540" w:rsidRDefault="00161E0F">
      <w:pPr>
        <w:pStyle w:val="Heading3"/>
      </w:pPr>
      <w:bookmarkStart w:id="24" w:name="Xa36825116d2ac6903b5289f7648c182c9149f63"/>
      <w:bookmarkEnd w:id="23"/>
      <w:r>
        <w:rPr>
          <w:rStyle w:val="SectionNumber"/>
        </w:rPr>
        <w:t>3.6.2</w:t>
      </w:r>
      <w:r>
        <w:tab/>
        <w:t>Predictor restriction based on sample size</w:t>
      </w:r>
    </w:p>
    <w:p w:rsidR="00E77540" w:rsidRDefault="00161E0F">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rsidR="00E77540" w:rsidRDefault="00161E0F">
      <w:pPr>
        <w:pStyle w:val="Heading3"/>
      </w:pPr>
      <w:bookmarkStart w:id="25" w:name="test-error-and-range-of-lambda-values"/>
      <w:bookmarkEnd w:id="24"/>
      <w:r>
        <w:rPr>
          <w:rStyle w:val="SectionNumber"/>
        </w:rPr>
        <w:t>3.6.3</w:t>
      </w:r>
      <w:r>
        <w:tab/>
        <w:t>Test error and range of lambda values</w:t>
      </w:r>
    </w:p>
    <w:p w:rsidR="00E77540" w:rsidRDefault="00161E0F">
      <w:pPr>
        <w:pStyle w:val="FirstParagraph"/>
      </w:pPr>
      <w:r>
        <w:t>In lasso regression, the goal is to select a lambda value (referred to as the “shrinkage penalty” or “tuning parameter”)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 (James et al. 2013). The predictive models that result from this type of overfitting typically perform poorly when applied to new data, since they tend to incorporate random noise to achieve a perfect fit (James et al. 2013).</w:t>
      </w:r>
    </w:p>
    <w:p w:rsidR="00E77540" w:rsidRDefault="00161E0F">
      <w:pPr>
        <w:pStyle w:val="BodyText"/>
      </w:pPr>
      <w:r>
        <w:t xml:space="preserve">The standard method to pick the optimal value of lambda is to divide a dataset into a “training” and a “test” 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w:t>
      </w:r>
      <w:r>
        <w:lastRenderedPageBreak/>
        <w:t>value that produces the regression model with the minimum test error is selected, and using this value, a final regression model is generated based on the full data set (James et al. 2013).</w:t>
      </w:r>
    </w:p>
    <w:p w:rsidR="00E77540" w:rsidRDefault="00161E0F">
      <w:pPr>
        <w:pStyle w:val="BodyText"/>
      </w:pPr>
      <w:r>
        <w:t>However, we decided this was not appropriate for the size of the available ecological datasets, which ranged from 13 to 21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reserved (the rounded up integer corresponding to) 25% of the observations as the test set, generated up to 10,000 non-repeating random sets of testing and training data, and calculated the optimal lambda value for each set.</w:t>
      </w:r>
    </w:p>
    <w:p w:rsidR="00E77540" w:rsidRDefault="00161E0F">
      <w:pPr>
        <w:pStyle w:val="BodyText"/>
      </w:pPr>
      <w:r>
        <w:t>Then, using the full dataset, we calculated regression models produced by the full range of optimal lambda values identified in the test-train step.</w:t>
      </w:r>
    </w:p>
    <w:p w:rsidR="00E77540" w:rsidRDefault="00161E0F">
      <w:pPr>
        <w:pStyle w:val="Heading3"/>
      </w:pPr>
      <w:bookmarkStart w:id="26" w:name="selection-of-final-lambda-values"/>
      <w:bookmarkEnd w:id="25"/>
      <w:r>
        <w:rPr>
          <w:rStyle w:val="SectionNumber"/>
        </w:rPr>
        <w:t>3.6.4</w:t>
      </w:r>
      <w:r>
        <w:tab/>
        <w:t>Selection of final lambda values</w:t>
      </w:r>
    </w:p>
    <w:p w:rsidR="00E77540" w:rsidRDefault="00161E0F">
      <w:pPr>
        <w:pStyle w:val="FirstParagraph"/>
      </w:pPr>
      <w:r>
        <w:t>To select a final lambda value, we considered the percentage of deviation explained and the test error of the 1,366 (coho) and 10,000 (Chinook) randomly sampled test and training sets. Our objective was to select a lambda value that explained the maximum percent of deviation that also produced a reasonable average test error. In both cases we ultimately selected the lambda value associated with an average relative test error of 1.0, or a test error of 100% of the average observation value (see further details in Results).</w:t>
      </w:r>
    </w:p>
    <w:p w:rsidR="00E77540" w:rsidRDefault="00161E0F">
      <w:pPr>
        <w:pStyle w:val="Heading2"/>
      </w:pPr>
      <w:bookmarkStart w:id="27" w:name="Xcc873bd4122e127f797b0eb5391360994726419"/>
      <w:bookmarkEnd w:id="22"/>
      <w:bookmarkEnd w:id="26"/>
      <w:r>
        <w:rPr>
          <w:rStyle w:val="SectionNumber"/>
        </w:rPr>
        <w:t>3.7</w:t>
      </w:r>
      <w:r>
        <w:tab/>
        <w:t>Step 7. Formulate Hydrologic Benefit function</w:t>
      </w:r>
    </w:p>
    <w:p w:rsidR="00E77540" w:rsidRDefault="00161E0F">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rsidR="00E77540" w:rsidRDefault="00161E0F">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rsidR="00E77540" w:rsidRDefault="00161E0F">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rsidR="00E77540" w:rsidRDefault="00161E0F">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E77540" w:rsidRDefault="00161E0F">
      <w:pPr>
        <w:pStyle w:val="Heading1"/>
      </w:pPr>
      <w:bookmarkStart w:id="28" w:name="results"/>
      <w:bookmarkEnd w:id="13"/>
      <w:bookmarkEnd w:id="27"/>
      <w:r>
        <w:rPr>
          <w:rStyle w:val="SectionNumber"/>
        </w:rPr>
        <w:t>4</w:t>
      </w:r>
      <w:r>
        <w:tab/>
        <w:t>Results</w:t>
      </w:r>
    </w:p>
    <w:p w:rsidR="00E77540" w:rsidRDefault="00161E0F">
      <w:pPr>
        <w:pStyle w:val="Heading2"/>
      </w:pPr>
      <w:bookmarkStart w:id="29" w:name="Xc2abe7bcb62e605259110c7fc452887e7b6f6b3"/>
      <w:r>
        <w:rPr>
          <w:rStyle w:val="SectionNumber"/>
        </w:rPr>
        <w:t>4.1</w:t>
      </w:r>
      <w:r>
        <w:tab/>
        <w:t>Flow history of the Scott River, described in functional flow metrics</w:t>
      </w:r>
    </w:p>
    <w:p w:rsidR="00E77540" w:rsidRDefault="00161E0F">
      <w:pPr>
        <w:pStyle w:val="FirstParagraph"/>
      </w:pPr>
      <w:r>
        <w:t xml:space="preserve">Diagnostic metrics of Scott River flow have demonstrated clear trends over the past 8 decades. Between 1942 and 2021, total annual flow measured at the Fort Jones gauge has </w:t>
      </w:r>
      <w:r>
        <w:lastRenderedPageBreak/>
        <w:t>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rsidR="00E77540" w:rsidRDefault="00161E0F">
      <w:pPr>
        <w:pStyle w:val="BodyText"/>
      </w:pPr>
      <w:r>
        <w:t>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 6, panel B).</w:t>
      </w:r>
    </w:p>
    <w:p w:rsidR="00E77540" w:rsidRDefault="00161E0F">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rsidR="00E77540" w:rsidRDefault="00161E0F">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 6, panel EF).</w:t>
      </w:r>
    </w:p>
    <w:p w:rsidR="00E77540" w:rsidRDefault="00161E0F">
      <w:pPr>
        <w:pStyle w:val="BodyText"/>
      </w:pPr>
      <w:r>
        <w:t>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 (Tolley, Foglia, and Harter 2019). The onset of the dry season is earlier, and the duration of the dry season has increased, in some of the most recent years to over 200 days (Figure 6, panels G and H).</w:t>
      </w:r>
    </w:p>
    <w:p w:rsidR="00E77540" w:rsidRDefault="00161E0F">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w:t>
      </w:r>
      <w:r>
        <w:lastRenderedPageBreak/>
        <w:t>reconnection at the 100 cfs threshold occurs more than a month later than in 1940, the expected summer disconnection more than two weeks earlier (Figure 7).</w:t>
      </w:r>
    </w:p>
    <w:p w:rsidR="00E77540" w:rsidRDefault="00161E0F">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rsidR="00E77540" w:rsidRDefault="00161E0F">
      <w:pPr>
        <w:pStyle w:val="SourceCode"/>
      </w:pPr>
      <w:r>
        <w:rPr>
          <w:rStyle w:val="VerbatimChar"/>
        </w:rPr>
        <w:t xml:space="preserve">## png </w:t>
      </w:r>
      <w:r>
        <w:br/>
      </w:r>
      <w:r>
        <w:rPr>
          <w:rStyle w:val="VerbatimChar"/>
        </w:rPr>
        <w:t>##   2</w:t>
      </w:r>
    </w:p>
    <w:p w:rsidR="00E77540" w:rsidRDefault="00161E0F">
      <w:pPr>
        <w:pStyle w:val="CaptionedFigure"/>
      </w:pPr>
      <w:r>
        <w:rPr>
          <w:noProof/>
        </w:rPr>
        <w:lastRenderedPageBreak/>
        <w:drawing>
          <wp:inline distT="0" distB="0" distL="0" distR="0">
            <wp:extent cx="5334000" cy="6858000"/>
            <wp:effectExtent l="0" t="0" r="0" b="0"/>
            <wp:docPr id="64"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65"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E77540" w:rsidRDefault="00161E0F">
      <w:pPr>
        <w:pStyle w:val="ImageCaption"/>
      </w:pPr>
      <w:r>
        <w:t>Figure 6: Total annual flow volume (panel A) and functional flow metrics (panels B-H; Patterson et al. 2020), derived from daily average flow measurements at the Fort Jones USGS flow gauge (ID 11519500) for water years 1942-2023.</w:t>
      </w:r>
    </w:p>
    <w:p w:rsidR="00E77540" w:rsidRDefault="00161E0F">
      <w:pPr>
        <w:pStyle w:val="SourceCode"/>
      </w:pPr>
      <w:r>
        <w:rPr>
          <w:rStyle w:val="VerbatimChar"/>
        </w:rPr>
        <w:t xml:space="preserve">## png </w:t>
      </w:r>
      <w:r>
        <w:br/>
      </w:r>
      <w:r>
        <w:rPr>
          <w:rStyle w:val="VerbatimChar"/>
        </w:rPr>
        <w:t>##   2</w:t>
      </w:r>
    </w:p>
    <w:p w:rsidR="00E77540" w:rsidRDefault="00161E0F">
      <w:pPr>
        <w:pStyle w:val="CaptionedFigure"/>
      </w:pPr>
      <w:r>
        <w:rPr>
          <w:noProof/>
        </w:rPr>
        <w:lastRenderedPageBreak/>
        <w:drawing>
          <wp:inline distT="0" distB="0" distL="0" distR="0">
            <wp:extent cx="5334000" cy="4572000"/>
            <wp:effectExtent l="0" t="0" r="0" b="0"/>
            <wp:docPr id="67"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E77540" w:rsidRDefault="00161E0F">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rsidR="00E77540" w:rsidRDefault="00161E0F">
      <w:pPr>
        <w:pStyle w:val="Heading2"/>
      </w:pPr>
      <w:bookmarkStart w:id="30" w:name="hydrology-ecology-correlations"/>
      <w:bookmarkEnd w:id="29"/>
      <w:r>
        <w:rPr>
          <w:rStyle w:val="SectionNumber"/>
        </w:rPr>
        <w:t>4.2</w:t>
      </w:r>
      <w:r>
        <w:tab/>
        <w:t>Hydrology-ecology correlations</w:t>
      </w:r>
    </w:p>
    <w:p w:rsidR="00E77540" w:rsidRDefault="00161E0F">
      <w:pPr>
        <w:pStyle w:val="FirstParagraph"/>
      </w:pPr>
      <w:r>
        <w:t>In the correlation analysis we assessed relatedness of ecological outcome metrics with all types of hydrologic metrics (i.e. reconnection/disconnection timing, functional flows, and scouring flow metrics) (</w:t>
      </w:r>
      <w:r>
        <w:rPr>
          <w:i/>
          <w:iCs/>
        </w:rPr>
        <w:t>Supplemental Figure 1</w:t>
      </w:r>
      <w:r>
        <w:t>; with selected metrics shown in Figure 8).</w:t>
      </w:r>
    </w:p>
    <w:p w:rsidR="00E77540" w:rsidRDefault="00161E0F">
      <w:pPr>
        <w:pStyle w:val="SourceCode"/>
      </w:pPr>
      <w:r>
        <w:rPr>
          <w:rStyle w:val="VerbatimChar"/>
        </w:rPr>
        <w:t xml:space="preserve">FALSE png </w:t>
      </w:r>
      <w:r>
        <w:br/>
      </w:r>
      <w:r>
        <w:rPr>
          <w:rStyle w:val="VerbatimChar"/>
        </w:rPr>
        <w:t>FALSE   2</w:t>
      </w:r>
    </w:p>
    <w:p w:rsidR="00E77540" w:rsidRDefault="00161E0F">
      <w:pPr>
        <w:pStyle w:val="FirstParagraph"/>
      </w:pPr>
      <w:r>
        <w:t xml:space="preserve">The correlations between hydrologic and ecologic metrics were not particularly strong.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rsidR="00E77540" w:rsidRDefault="00161E0F">
      <w:pPr>
        <w:pStyle w:val="BodyText"/>
      </w:pPr>
      <w:r>
        <w:lastRenderedPageBreak/>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rsidR="00E77540" w:rsidDel="00161E0F" w:rsidRDefault="00161E0F">
      <w:pPr>
        <w:pStyle w:val="BodyText"/>
        <w:rPr>
          <w:del w:id="31" w:author="Claire Kouba" w:date="2024-07-22T15:51:00Z"/>
        </w:rPr>
      </w:pPr>
      <w:del w:id="32" w:author="Claire Kouba" w:date="2024-07-22T15:51:00Z">
        <w:r w:rsidDel="00161E0F">
          <w:rPr>
            <w:b/>
            <w:bCs/>
          </w:rPr>
          <w:delText>possibly move to Discussion?</w:delText>
        </w:r>
      </w:del>
    </w:p>
    <w:p w:rsidR="00E77540" w:rsidDel="00161E0F" w:rsidRDefault="00161E0F">
      <w:pPr>
        <w:pStyle w:val="BodyText"/>
        <w:rPr>
          <w:del w:id="33" w:author="Claire Kouba" w:date="2024-07-22T15:51:00Z"/>
        </w:rPr>
      </w:pPr>
      <w:del w:id="34" w:author="Claire Kouba" w:date="2024-07-22T15:51:00Z">
        <w:r w:rsidDel="00161E0F">
          <w:delText>The correlation coefficients support several findings that match existing understanding of coho and Chinook ecohydrology. For example, experiencing a longer wet season as newly hatched fry (</w:delText>
        </w:r>
        <w:r w:rsidDel="00161E0F">
          <w:rPr>
            <w:rStyle w:val="VerbatimChar"/>
          </w:rPr>
          <w:delText>RY_Wet_BFL_Dur</w:delText>
        </w:r>
        <w:r w:rsidDel="00161E0F">
          <w:delText>, or rearing year wet season baseflow duration) is associated with higher juvenile abundance for both species (Figure 8).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delText>
        </w:r>
      </w:del>
    </w:p>
    <w:p w:rsidR="00E77540" w:rsidDel="00161E0F" w:rsidRDefault="00161E0F">
      <w:pPr>
        <w:pStyle w:val="BodyText"/>
        <w:rPr>
          <w:del w:id="35" w:author="Claire Kouba" w:date="2024-07-22T15:51:00Z"/>
        </w:rPr>
      </w:pPr>
      <w:del w:id="36" w:author="Claire Kouba" w:date="2024-07-22T15:51:00Z">
        <w:r w:rsidDel="00161E0F">
          <w:delText>The correlations also suggest some findings that do not match current understanding. One strong signal is that earlier fall reconnection timing (earlier fall spawning flows) is associated with a higher production of coho spf. In general, earlier fall flows in the brood year are thought to be beneficial to coho salmon, but it appears that this is only true for the number of outmigrating juveniles. The correlations suggest that a higher number of spawners is in fact associated with later fall flows (Figure 8).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w:delText>
        </w:r>
      </w:del>
    </w:p>
    <w:p w:rsidR="00E77540" w:rsidRDefault="00161E0F">
      <w:pPr>
        <w:pStyle w:val="SourceCode"/>
      </w:pPr>
      <w:r>
        <w:rPr>
          <w:rStyle w:val="VerbatimChar"/>
        </w:rPr>
        <w:t xml:space="preserve">## </w:t>
      </w:r>
      <w:proofErr w:type="spellStart"/>
      <w:r>
        <w:rPr>
          <w:rStyle w:val="VerbatimChar"/>
        </w:rPr>
        <w:t>png</w:t>
      </w:r>
      <w:proofErr w:type="spellEnd"/>
      <w:r>
        <w:rPr>
          <w:rStyle w:val="VerbatimChar"/>
        </w:rPr>
        <w:t xml:space="preserve"> </w:t>
      </w:r>
      <w:r>
        <w:br/>
      </w:r>
      <w:r>
        <w:rPr>
          <w:rStyle w:val="VerbatimChar"/>
        </w:rPr>
        <w:t>##   2</w:t>
      </w:r>
    </w:p>
    <w:p w:rsidR="00E77540" w:rsidRDefault="00161E0F">
      <w:pPr>
        <w:pStyle w:val="CaptionedFigure"/>
      </w:pPr>
      <w:r>
        <w:rPr>
          <w:noProof/>
        </w:rPr>
        <w:lastRenderedPageBreak/>
        <w:drawing>
          <wp:inline distT="0" distB="0" distL="0" distR="0">
            <wp:extent cx="5334000" cy="6096000"/>
            <wp:effectExtent l="0" t="0" r="0" b="0"/>
            <wp:docPr id="71"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E77540" w:rsidRDefault="00161E0F">
      <w:pPr>
        <w:pStyle w:val="ImageCaption"/>
      </w:pPr>
      <w:r>
        <w:t>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rsidR="00E77540" w:rsidRDefault="00161E0F">
      <w:pPr>
        <w:pStyle w:val="Heading2"/>
      </w:pPr>
      <w:bookmarkStart w:id="37" w:name="lasso-regression"/>
      <w:bookmarkEnd w:id="30"/>
      <w:r>
        <w:rPr>
          <w:rStyle w:val="SectionNumber"/>
        </w:rPr>
        <w:lastRenderedPageBreak/>
        <w:t>4.3</w:t>
      </w:r>
      <w:r>
        <w:tab/>
        <w:t>Lasso regression</w:t>
      </w:r>
    </w:p>
    <w:p w:rsidR="00E77540" w:rsidRDefault="00161E0F">
      <w:pPr>
        <w:pStyle w:val="FirstParagraph"/>
      </w:pPr>
      <w:r>
        <w:t>Lasso regression findings included the percent of deviation in ecological data explained by hydrology, ranked predictor stability, and the subset test errors informing the selection of the final lambda value (Figures 9 and 10; Tables 3 and 4). As mentioned in Methods, we selected normalized values of repreductive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rsidR="00E77540" w:rsidRDefault="00161E0F">
      <w:pPr>
        <w:pStyle w:val="CaptionedFigure"/>
      </w:pPr>
      <w:r>
        <w:rPr>
          <w:noProof/>
        </w:rPr>
        <w:lastRenderedPageBreak/>
        <w:drawing>
          <wp:inline distT="0" distB="0" distL="0" distR="0">
            <wp:extent cx="5334000" cy="6096000"/>
            <wp:effectExtent l="0" t="0" r="0" b="0"/>
            <wp:docPr id="75" name="Picture"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6"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E77540" w:rsidRDefault="00161E0F">
      <w:pPr>
        <w:pStyle w:val="ImageCaption"/>
      </w:pPr>
      <w:r>
        <w:t>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E77540" w:rsidRDefault="00161E0F">
      <w:pPr>
        <w:pStyle w:val="CaptionedFigure"/>
      </w:pPr>
      <w:r>
        <w:rPr>
          <w:noProof/>
        </w:rPr>
        <w:lastRenderedPageBreak/>
        <w:drawing>
          <wp:inline distT="0" distB="0" distL="0" distR="0">
            <wp:extent cx="5334000" cy="6096000"/>
            <wp:effectExtent l="0" t="0" r="0" b="0"/>
            <wp:docPr id="78" name="Picture"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rsidR="00E77540" w:rsidRDefault="00161E0F">
      <w:pPr>
        <w:pStyle w:val="ImageCaption"/>
      </w:pPr>
      <w:r>
        <w:t>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E77540" w:rsidRDefault="00161E0F">
      <w:pPr>
        <w:pStyle w:val="Heading3"/>
      </w:pPr>
      <w:bookmarkStart w:id="38" w:name="Xd2d573d5bebcc6b50a618d8914ff96ba11e2b4c"/>
      <w:r>
        <w:rPr>
          <w:rStyle w:val="SectionNumber"/>
        </w:rPr>
        <w:t>4.3.1</w:t>
      </w:r>
      <w:r>
        <w:tab/>
        <w:t>Regression coefficients and fraction of deviation</w:t>
      </w:r>
    </w:p>
    <w:p w:rsidR="00E77540" w:rsidRDefault="00161E0F">
      <w:pPr>
        <w:pStyle w:val="FirstParagraph"/>
      </w:pPr>
      <w:r>
        <w:t xml:space="preserve">We used 100 lambda values within the optimal range (identified in step 6) to generate a series of regression models to predict ecological outcomes for coho and Chinook. As is </w:t>
      </w:r>
      <w:r>
        <w:lastRenderedPageBreak/>
        <w:t>typical in lasso regression, coefficient values in these models approach 0 as the lambda value increases (Figures 9 and 10, top panel).</w:t>
      </w:r>
    </w:p>
    <w:p w:rsidR="00E77540" w:rsidRDefault="00161E0F">
      <w:pPr>
        <w:pStyle w:val="BodyText"/>
      </w:pPr>
      <w:r>
        <w:t>Each model explains a fraction of the deviation of the observed values from the mean.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 number of predictors that approaches or exceeds the number of observations (James et al. 2013).</w:t>
      </w:r>
    </w:p>
    <w:p w:rsidR="00E77540" w:rsidRDefault="00161E0F">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9 and 10).</w:t>
      </w:r>
    </w:p>
    <w:p w:rsidR="00E77540" w:rsidRDefault="00161E0F">
      <w:pPr>
        <w:pStyle w:val="Heading3"/>
      </w:pPr>
      <w:bookmarkStart w:id="39" w:name="predictor-rank-stability"/>
      <w:bookmarkEnd w:id="38"/>
      <w:r>
        <w:rPr>
          <w:rStyle w:val="SectionNumber"/>
        </w:rPr>
        <w:t>4.3.2</w:t>
      </w:r>
      <w:r>
        <w:tab/>
        <w:t>Predictor rank stability</w:t>
      </w:r>
    </w:p>
    <w:p w:rsidR="00E77540" w:rsidRDefault="00161E0F">
      <w:pPr>
        <w:pStyle w:val="FirstParagraph"/>
      </w:pPr>
      <w:r>
        <w:t>As mentioned above, to find the range of potential optimal lambda values and estimate the test error within this range, we divided the observations randomly into different sets of training and test data (1,716 sets for coho spf and 10,000 for Chinook jpa). Each of the regression models produced from a training subset was associated with an order of appearance of predictors (similar to the results for the full dataset in Figures 9 and 10 [top panel], and listed in Tables 3 and 4).</w:t>
      </w:r>
    </w:p>
    <w:p w:rsidR="00E77540" w:rsidRDefault="00161E0F">
      <w:pPr>
        <w:pStyle w:val="BodyText"/>
      </w:pPr>
      <w:r>
        <w:t>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Because of the collinearity of many of the reconnection metrics, no individual threshold should carry much significance; rather this suggest that the reproductive success of coho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rsidR="00E77540" w:rsidRDefault="00161E0F">
      <w:pPr>
        <w:pStyle w:val="BodyText"/>
      </w:pPr>
      <w:r>
        <w:t>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xml:space="preserve">) appear in the top five predictors of the regression model produced using the full dataset (Figure 10; </w:t>
      </w:r>
      <w:r>
        <w:lastRenderedPageBreak/>
        <w:t>Table 4). This may reflect the higher degree of predictor stability achieved with a dataset the size of the Chinook jpa observations (n=21) versus coho spf (n=13).</w:t>
      </w:r>
    </w:p>
    <w:p w:rsidR="00E77540" w:rsidRDefault="00161E0F">
      <w:pPr>
        <w:pStyle w:val="TableCaption"/>
      </w:pPr>
      <w:r>
        <w:t>Table 3: Predictors informing the lasso regression for coho spf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000"/>
        <w:gridCol w:w="2062"/>
        <w:gridCol w:w="2685"/>
      </w:tblGrid>
      <w:tr w:rsidR="00E77540" w:rsidTr="00E77540">
        <w:trPr>
          <w:cnfStyle w:val="100000000000" w:firstRow="1" w:lastRow="0" w:firstColumn="0" w:lastColumn="0" w:oddVBand="0" w:evenVBand="0" w:oddHBand="0" w:evenHBand="0" w:firstRowFirstColumn="0" w:firstRowLastColumn="0" w:lastRowFirstColumn="0" w:lastRowLastColumn="0"/>
          <w:tblHeader/>
          <w:jc w:val="center"/>
        </w:trPr>
        <w:tc>
          <w:tcPr>
            <w:tcW w:w="20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Importance rank</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E77540" w:rsidTr="00E77540">
        <w:trPr>
          <w:jc w:val="center"/>
        </w:trPr>
        <w:tc>
          <w:tcPr>
            <w:tcW w:w="20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E77540" w:rsidTr="00E77540">
        <w:trPr>
          <w:jc w:val="center"/>
        </w:trPr>
        <w:tc>
          <w:tcPr>
            <w:tcW w:w="20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rsidR="00E77540" w:rsidRDefault="00161E0F">
      <w:pPr>
        <w:pStyle w:val="TableCaption"/>
      </w:pPr>
      <w:r>
        <w:t>Table 4: Predictors informing the lasso regression for Chinook jpa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000"/>
        <w:gridCol w:w="3150"/>
        <w:gridCol w:w="2685"/>
      </w:tblGrid>
      <w:tr w:rsidR="00E77540" w:rsidTr="00E77540">
        <w:trPr>
          <w:cnfStyle w:val="100000000000" w:firstRow="1" w:lastRow="0" w:firstColumn="0" w:lastColumn="0" w:oddVBand="0" w:evenVBand="0" w:oddHBand="0" w:evenHBand="0" w:firstRowFirstColumn="0" w:firstRowLastColumn="0" w:lastRowFirstColumn="0" w:lastRowLastColumn="0"/>
          <w:tblHeader/>
          <w:jc w:val="center"/>
        </w:trPr>
        <w:tc>
          <w:tcPr>
            <w:tcW w:w="20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Importance rank</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E77540" w:rsidTr="00E77540">
        <w:trPr>
          <w:jc w:val="center"/>
        </w:trPr>
        <w:tc>
          <w:tcPr>
            <w:tcW w:w="20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E77540" w:rsidTr="00E77540">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E77540" w:rsidTr="00E77540">
        <w:trPr>
          <w:jc w:val="center"/>
        </w:trPr>
        <w:tc>
          <w:tcPr>
            <w:tcW w:w="20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rsidR="00E77540" w:rsidRDefault="00161E0F">
      <w:pPr>
        <w:pStyle w:val="Heading3"/>
      </w:pPr>
      <w:bookmarkStart w:id="40" w:name="X37098796cbf36b234f62901db63c93e812ce414"/>
      <w:bookmarkEnd w:id="39"/>
      <w:r>
        <w:rPr>
          <w:rStyle w:val="SectionNumber"/>
        </w:rPr>
        <w:t>4.3.3</w:t>
      </w:r>
      <w:r>
        <w:tab/>
        <w:t>Test error and selection of final lambda value</w:t>
      </w:r>
    </w:p>
    <w:p w:rsidR="00E77540" w:rsidRDefault="00161E0F">
      <w:pPr>
        <w:pStyle w:val="FirstParagraph"/>
      </w:pPr>
      <w:r>
        <w:t>An increasing lambda value produced a monotonically decreasing average test error across the whole range of optimal lambda values (Figures 9 and 10, lower panel). This means that for both species, the lowest average test error was found to be at the highest optimal lambda value. If we applied a strict interpretation of the lasso methodology, we would select these upper bounds as the final lambda values (approximately 37 for coho and 110 for Chinook), producing regression models that contained all-zero coefficients and explained 0% of deviation.</w:t>
      </w:r>
    </w:p>
    <w:p w:rsidR="00E77540" w:rsidRDefault="00161E0F">
      <w:pPr>
        <w:pStyle w:val="BodyText"/>
      </w:pPr>
      <w:r>
        <w:t>In our professional judgment, this would not match existing understanding that ecological outcomes depend in part on hydrologic conditions. We therefore assumed that this monotonic lambda-test error relationship may be an artefact of the small ecological sample size, and adopted a secondary process for selecting a final lambda value. In this secondary method we set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rsidR="00E77540" w:rsidRDefault="00161E0F">
      <w:pPr>
        <w:pStyle w:val="Heading2"/>
      </w:pPr>
      <w:bookmarkStart w:id="41" w:name="hydrologic-benefit-function"/>
      <w:bookmarkEnd w:id="37"/>
      <w:bookmarkEnd w:id="40"/>
      <w:r>
        <w:rPr>
          <w:rStyle w:val="SectionNumber"/>
        </w:rPr>
        <w:lastRenderedPageBreak/>
        <w:t>4.4</w:t>
      </w:r>
      <w:r>
        <w:tab/>
        <w:t>Hydrologic Benefit Function</w:t>
      </w:r>
    </w:p>
    <w:p w:rsidR="00E77540" w:rsidRDefault="00161E0F">
      <w:pPr>
        <w:pStyle w:val="FirstParagraph"/>
      </w:pPr>
      <w:r>
        <w:t>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5 and 6).</w:t>
      </w:r>
    </w:p>
    <w:p w:rsidR="00E77540" w:rsidRDefault="00161E0F">
      <w:pPr>
        <w:pStyle w:val="TableCaption"/>
      </w:pPr>
      <w:r>
        <w:t>Table 5: caption for coefs table, coho</w:t>
      </w:r>
    </w:p>
    <w:tbl>
      <w:tblPr>
        <w:tblStyle w:val="Table"/>
        <w:tblW w:w="0" w:type="auto"/>
        <w:jc w:val="center"/>
        <w:tblLayout w:type="fixed"/>
        <w:tblLook w:val="0420" w:firstRow="1" w:lastRow="0" w:firstColumn="0" w:lastColumn="0" w:noHBand="0" w:noVBand="1"/>
      </w:tblPr>
      <w:tblGrid>
        <w:gridCol w:w="1080"/>
        <w:gridCol w:w="1080"/>
        <w:gridCol w:w="1080"/>
      </w:tblGrid>
      <w:tr w:rsidR="00E77540" w:rsidTr="00E7754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E77540" w:rsidTr="00E7754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E7754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E77540" w:rsidTr="00E7754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E77540" w:rsidTr="00E7754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E77540" w:rsidTr="00E7754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E77540" w:rsidTr="00E7754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E77540" w:rsidTr="00E7754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rsidR="00E77540" w:rsidRDefault="00161E0F">
      <w:pPr>
        <w:pStyle w:val="TableCaption"/>
      </w:pPr>
      <w:r>
        <w:t>Table 6: caption for coefs table, Chinook</w:t>
      </w:r>
    </w:p>
    <w:tbl>
      <w:tblPr>
        <w:tblStyle w:val="Table"/>
        <w:tblW w:w="0" w:type="auto"/>
        <w:jc w:val="center"/>
        <w:tblLayout w:type="fixed"/>
        <w:tblLook w:val="0420" w:firstRow="1" w:lastRow="0" w:firstColumn="0" w:lastColumn="0" w:noHBand="0" w:noVBand="1"/>
      </w:tblPr>
      <w:tblGrid>
        <w:gridCol w:w="2832"/>
        <w:gridCol w:w="973"/>
        <w:gridCol w:w="5278"/>
      </w:tblGrid>
      <w:tr w:rsidR="00E77540" w:rsidTr="00E77540">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E77540" w:rsidTr="00E77540">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E77540">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E77540" w:rsidTr="00E77540">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rsidR="00E77540" w:rsidRDefault="00161E0F">
      <w:pPr>
        <w:pStyle w:val="TableCaption"/>
      </w:pPr>
      <w:r>
        <w:t>Table 6: caption for coefs table, Chinook</w:t>
      </w:r>
    </w:p>
    <w:tbl>
      <w:tblPr>
        <w:tblStyle w:val="Table"/>
        <w:tblW w:w="0" w:type="auto"/>
        <w:jc w:val="center"/>
        <w:tblLayout w:type="fixed"/>
        <w:tblLook w:val="0420" w:firstRow="1" w:lastRow="0" w:firstColumn="0" w:lastColumn="0" w:noHBand="0" w:noVBand="1"/>
      </w:tblPr>
      <w:tblGrid>
        <w:gridCol w:w="1080"/>
        <w:gridCol w:w="1080"/>
        <w:gridCol w:w="1080"/>
      </w:tblGrid>
      <w:tr w:rsidR="00E77540" w:rsidTr="00E7754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E77540" w:rsidTr="00E7754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E7754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E77540" w:rsidTr="00E7754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E77540" w:rsidRDefault="00161E0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rsidR="00E77540" w:rsidRDefault="00161E0F">
      <w:pPr>
        <w:pStyle w:val="Heading3"/>
      </w:pPr>
      <w:bookmarkStart w:id="42" w:name="X63b9add7216461afc23f6690150dd5be34f90af"/>
      <w:r>
        <w:rPr>
          <w:rStyle w:val="SectionNumber"/>
        </w:rPr>
        <w:t>4.4.1</w:t>
      </w:r>
      <w:r>
        <w:tab/>
        <w:t>Predictors and coefficients in the selected models</w:t>
      </w:r>
    </w:p>
    <w:p w:rsidR="00E77540" w:rsidRDefault="00161E0F">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One coefficient is somewhat counterintutive, suggesting that a higher rearing year dry season flow magnitude is associated with reduced coho reproduction; in our experience we would expect the opposite would be true.</w:t>
      </w:r>
    </w:p>
    <w:p w:rsidR="00E77540" w:rsidRDefault="00161E0F">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rsidR="00E77540" w:rsidRDefault="00161E0F">
      <w:pPr>
        <w:pStyle w:val="Heading3"/>
      </w:pPr>
      <w:bookmarkStart w:id="43" w:name="Xbb3dd5df872c117cae335f43a403d38a2bd7af6"/>
      <w:bookmarkEnd w:id="42"/>
      <w:r>
        <w:rPr>
          <w:rStyle w:val="SectionNumber"/>
        </w:rPr>
        <w:t>4.4.2</w:t>
      </w:r>
      <w:r>
        <w:tab/>
        <w:t>Predicted Hydrologic Benefit value over time</w:t>
      </w:r>
    </w:p>
    <w:p w:rsidR="00E77540" w:rsidRDefault="00161E0F">
      <w:pPr>
        <w:pStyle w:val="FirstParagraph"/>
      </w:pPr>
      <w:r>
        <w:t>The visual match between predicted and observed values for coho spf is rather poor: predicted values do not range either as low or as high as observed values (Figure 11, top panel). This matches the expectation that the selected regression model will explain only ~50% of the deviation from the mean (Figure 9, middle panel). The visual match for Chinook, however, is significantly worse (Figure 11, lower panel), corresponding to a regression model that explains &lt;10% of deviation (Figure 10, middle panel).</w:t>
      </w:r>
    </w:p>
    <w:p w:rsidR="00E77540" w:rsidRDefault="00161E0F">
      <w:pPr>
        <w:pStyle w:val="BodyText"/>
      </w:pPr>
      <w:r>
        <w:t xml:space="preserve">Matching the historical flow trends discussed above (and tabulated in </w:t>
      </w:r>
      <w:r>
        <w:rPr>
          <w:i/>
          <w:iCs/>
        </w:rPr>
        <w:t>Supplemental Table 2</w:t>
      </w:r>
      <w:r>
        <w:t xml:space="preserve">), the predicted value of coho spf-equivalent produced by a given water year has trended downward over time (Figure 11, top panel). The lowest predicted value, 25.9 coho spf in brood year 2013, corresponds to the severe drought year of 2014. Conditions were so extreme in water year 2014 that emergency measures were taken by local agencies and </w:t>
      </w:r>
      <w:r>
        <w:lastRenderedPageBreak/>
        <w:t>conservation organizations to facilitate transport of salmon around disconnected river reaches (California Department of Fish and Wildlife (CDFW) 2015a).</w:t>
      </w:r>
    </w:p>
    <w:p w:rsidR="00E77540" w:rsidRDefault="00161E0F">
      <w:pPr>
        <w:pStyle w:val="BodyText"/>
      </w:pPr>
      <w:r>
        <w:t>Conversely, for Chinook, because such an inflexible model was selected, no trend is visible in predicted values (Figure 11, lower panel).</w:t>
      </w:r>
    </w:p>
    <w:p w:rsidR="00E77540" w:rsidRDefault="00161E0F">
      <w:pPr>
        <w:pStyle w:val="SourceCode"/>
      </w:pPr>
      <w:r>
        <w:rPr>
          <w:rStyle w:val="VerbatimChar"/>
        </w:rPr>
        <w:t xml:space="preserve">## png </w:t>
      </w:r>
      <w:r>
        <w:br/>
      </w:r>
      <w:r>
        <w:rPr>
          <w:rStyle w:val="VerbatimChar"/>
        </w:rPr>
        <w:t>##   2</w:t>
      </w:r>
    </w:p>
    <w:p w:rsidR="00E77540" w:rsidRDefault="00161E0F">
      <w:pPr>
        <w:pStyle w:val="CaptionedFigure"/>
      </w:pPr>
      <w:r>
        <w:rPr>
          <w:noProof/>
        </w:rPr>
        <w:drawing>
          <wp:inline distT="0" distB="0" distL="0" distR="0">
            <wp:extent cx="5334000" cy="6096000"/>
            <wp:effectExtent l="0" t="0" r="0" b="0"/>
            <wp:docPr id="86"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E77540" w:rsidRDefault="00161E0F">
      <w:pPr>
        <w:pStyle w:val="ImageCaption"/>
      </w:pPr>
      <w:r>
        <w:t xml:space="preserve">Figure 11: Annual observed and predicted values of coho smolt produced per female spawner (coho spf, top panel) and Chinook juveniles produced per adult spawner (Chinook jpa, lower </w:t>
      </w:r>
      <w:r>
        <w:lastRenderedPageBreak/>
        <w:t xml:space="preserve">panel). Predicted quantities (black dots) are shown as Hydrologic Benefit (HB) function values. The predicted and observed values are plotted by each cohort’s Brood Year. </w:t>
      </w:r>
    </w:p>
    <w:p w:rsidR="00E77540" w:rsidRDefault="00161E0F">
      <w:pPr>
        <w:pStyle w:val="Heading3"/>
      </w:pPr>
      <w:bookmarkStart w:id="44" w:name="X56a3243927ad12ba97c22e4510875d65fa121f7"/>
      <w:bookmarkEnd w:id="43"/>
      <w:r>
        <w:rPr>
          <w:rStyle w:val="SectionNumber"/>
        </w:rPr>
        <w:t>4.4.3</w:t>
      </w:r>
      <w:r>
        <w:tab/>
        <w:t>Hydrologic Benefit function component contributions</w:t>
      </w:r>
    </w:p>
    <w:p w:rsidR="00E77540" w:rsidRDefault="00161E0F">
      <w:pPr>
        <w:pStyle w:val="FirstParagraph"/>
      </w:pPr>
      <w:r>
        <w:t>The predicted HB values can be broken out into the value contributed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since only the model includes only one non-zero coefficient, all variation is introduced by the predictor </w:t>
      </w:r>
      <w:r>
        <w:rPr>
          <w:rStyle w:val="VerbatimChar"/>
        </w:rPr>
        <w:t>log_BY_tot_flow_sepdec</w:t>
      </w:r>
      <w:r>
        <w:t>.</w:t>
      </w:r>
    </w:p>
    <w:p w:rsidR="00E77540" w:rsidRDefault="00161E0F">
      <w:pPr>
        <w:pStyle w:val="CaptionedFigure"/>
      </w:pPr>
      <w:r>
        <w:rPr>
          <w:noProof/>
        </w:rPr>
        <w:lastRenderedPageBreak/>
        <w:drawing>
          <wp:inline distT="0" distB="0" distL="0" distR="0">
            <wp:extent cx="5334000" cy="6096000"/>
            <wp:effectExtent l="0" t="0" r="0" b="0"/>
            <wp:docPr id="90"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1"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rsidR="00E77540" w:rsidRDefault="00161E0F">
      <w:pPr>
        <w:pStyle w:val="ImageCaption"/>
      </w:pPr>
      <w:r>
        <w:t>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p w:rsidR="00E77540" w:rsidRDefault="00161E0F">
      <w:pPr>
        <w:pStyle w:val="Heading1"/>
      </w:pPr>
      <w:bookmarkStart w:id="45" w:name="discussion"/>
      <w:bookmarkEnd w:id="28"/>
      <w:bookmarkEnd w:id="41"/>
      <w:bookmarkEnd w:id="44"/>
      <w:r>
        <w:rPr>
          <w:rStyle w:val="SectionNumber"/>
        </w:rPr>
        <w:lastRenderedPageBreak/>
        <w:t>5</w:t>
      </w:r>
      <w:r>
        <w:tab/>
        <w:t>Discussion</w:t>
      </w:r>
    </w:p>
    <w:p w:rsidR="00E77540" w:rsidRDefault="00161E0F">
      <w:pPr>
        <w:pStyle w:val="Heading2"/>
      </w:pPr>
      <w:bookmarkStart w:id="46" w:name="Xb37462c10a7afe0d06daf6f627e1a683f6dc93e"/>
      <w:r>
        <w:rPr>
          <w:rStyle w:val="SectionNumber"/>
        </w:rPr>
        <w:t>5.1</w:t>
      </w:r>
      <w:r>
        <w:tab/>
        <w:t>Previous work on hydrologic indices and ecological responses</w:t>
      </w:r>
    </w:p>
    <w:p w:rsidR="00E77540" w:rsidRDefault="00161E0F">
      <w:pPr>
        <w:pStyle w:val="FirstParagraph"/>
      </w:pPr>
      <w:r>
        <w:t>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(Ryan A. McManamay et al. 2013).</w:t>
      </w:r>
    </w:p>
    <w:p w:rsidR="00E77540" w:rsidRDefault="00161E0F">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rsidR="00E77540" w:rsidRDefault="00161E0F">
      <w:pPr>
        <w:pStyle w:val="Heading2"/>
        <w:rPr>
          <w:ins w:id="47" w:author="Claire Kouba" w:date="2024-07-22T15:51:00Z"/>
        </w:rPr>
      </w:pPr>
      <w:bookmarkStart w:id="48" w:name="Xbae7963f1e081de401f3b32cebc859e439bc149"/>
      <w:bookmarkEnd w:id="46"/>
      <w:r>
        <w:rPr>
          <w:rStyle w:val="SectionNumber"/>
        </w:rPr>
        <w:t>5.2</w:t>
      </w:r>
      <w:r>
        <w:tab/>
      </w:r>
      <w:ins w:id="49" w:author="Claire Kouba" w:date="2024-07-22T16:02:00Z">
        <w:r w:rsidR="004048B7">
          <w:t>Flow-ecology c</w:t>
        </w:r>
      </w:ins>
      <w:del w:id="50" w:author="Claire Kouba" w:date="2024-07-22T15:51:00Z">
        <w:r w:rsidDel="00161E0F">
          <w:delText xml:space="preserve">Predictability </w:delText>
        </w:r>
      </w:del>
      <w:ins w:id="51" w:author="Claire Kouba" w:date="2024-07-22T15:51:00Z">
        <w:r>
          <w:t>orrelation</w:t>
        </w:r>
      </w:ins>
      <w:del w:id="52" w:author="Claire Kouba" w:date="2024-07-22T16:03:00Z">
        <w:r w:rsidDel="004048B7">
          <w:delText>of Chinook versus coho salmon</w:delText>
        </w:r>
      </w:del>
      <w:ins w:id="53" w:author="Claire Kouba" w:date="2024-07-22T16:03:00Z">
        <w:r w:rsidR="004048B7">
          <w:t>s</w:t>
        </w:r>
      </w:ins>
    </w:p>
    <w:p w:rsidR="00161E0F" w:rsidRDefault="00161E0F" w:rsidP="00161E0F">
      <w:pPr>
        <w:pStyle w:val="BodyText"/>
        <w:rPr>
          <w:ins w:id="54" w:author="Claire Kouba" w:date="2024-07-22T15:51:00Z"/>
        </w:rPr>
      </w:pPr>
      <w:ins w:id="55" w:author="Claire Kouba" w:date="2024-07-22T15:51:00Z">
        <w:r>
          <w:t xml:space="preserve">The correlation </w:t>
        </w:r>
      </w:ins>
      <w:ins w:id="56" w:author="Claire Kouba" w:date="2024-07-22T16:00:00Z">
        <w:r w:rsidR="004048B7">
          <w:t xml:space="preserve">analysis </w:t>
        </w:r>
      </w:ins>
      <w:ins w:id="57" w:author="Claire Kouba" w:date="2024-07-22T16:01:00Z">
        <w:r w:rsidR="004048B7">
          <w:t xml:space="preserve">findings were </w:t>
        </w:r>
      </w:ins>
      <w:ins w:id="58" w:author="Claire Kouba" w:date="2024-07-22T16:02:00Z">
        <w:r w:rsidR="004048B7">
          <w:t>dissimilar</w:t>
        </w:r>
      </w:ins>
      <w:ins w:id="59" w:author="Claire Kouba" w:date="2024-07-22T16:01:00Z">
        <w:r w:rsidR="004048B7">
          <w:t xml:space="preserve"> for </w:t>
        </w:r>
        <w:proofErr w:type="spellStart"/>
        <w:r w:rsidR="004048B7">
          <w:t>coho</w:t>
        </w:r>
        <w:proofErr w:type="spellEnd"/>
        <w:r w:rsidR="004048B7">
          <w:t xml:space="preserve"> and Chinook, </w:t>
        </w:r>
      </w:ins>
      <w:ins w:id="60" w:author="Claire Kouba" w:date="2024-07-22T16:00:00Z">
        <w:r w:rsidR="004048B7">
          <w:t>suggest</w:t>
        </w:r>
      </w:ins>
      <w:ins w:id="61" w:author="Claire Kouba" w:date="2024-07-22T16:01:00Z">
        <w:r w:rsidR="004048B7">
          <w:t>ing</w:t>
        </w:r>
      </w:ins>
      <w:ins w:id="62" w:author="Claire Kouba" w:date="2024-07-22T16:00:00Z">
        <w:r w:rsidR="004048B7">
          <w:t xml:space="preserve"> </w:t>
        </w:r>
      </w:ins>
      <w:ins w:id="63" w:author="Claire Kouba" w:date="2024-07-22T16:01:00Z">
        <w:r w:rsidR="004048B7">
          <w:t xml:space="preserve">that the two species operate under </w:t>
        </w:r>
      </w:ins>
      <w:ins w:id="64" w:author="Claire Kouba" w:date="2024-07-22T16:00:00Z">
        <w:r w:rsidR="004048B7">
          <w:t>distinct</w:t>
        </w:r>
      </w:ins>
      <w:ins w:id="65" w:author="Claire Kouba" w:date="2024-07-22T16:01:00Z">
        <w:r w:rsidR="004048B7">
          <w:t xml:space="preserve"> flow-ecology</w:t>
        </w:r>
      </w:ins>
      <w:ins w:id="66" w:author="Claire Kouba" w:date="2024-07-22T16:00:00Z">
        <w:r w:rsidR="004048B7">
          <w:t xml:space="preserve"> relationships</w:t>
        </w:r>
      </w:ins>
      <w:ins w:id="67" w:author="Claire Kouba" w:date="2024-07-22T16:01:00Z">
        <w:r w:rsidR="004048B7">
          <w:t>.</w:t>
        </w:r>
      </w:ins>
      <w:ins w:id="68" w:author="Claire Kouba" w:date="2024-07-22T16:00:00Z">
        <w:r w:rsidR="004048B7">
          <w:t xml:space="preserve"> </w:t>
        </w:r>
      </w:ins>
      <w:ins w:id="69" w:author="Claire Kouba" w:date="2024-07-22T16:03:00Z">
        <w:r w:rsidR="004048B7">
          <w:t xml:space="preserve">The strength of these relationships, estimated as $R$ values, </w:t>
        </w:r>
      </w:ins>
      <w:ins w:id="70" w:author="Claire Kouba" w:date="2024-07-22T15:51:00Z">
        <w:r>
          <w:t xml:space="preserve">support several findings that match existing understanding of </w:t>
        </w:r>
        <w:proofErr w:type="spellStart"/>
        <w:r>
          <w:t>coho</w:t>
        </w:r>
        <w:proofErr w:type="spellEnd"/>
        <w:r>
          <w:t xml:space="preserve"> and Chinook ecohydrology. For example, experiencing a longer wet season as newly hatched fry (</w:t>
        </w:r>
        <w:proofErr w:type="spellStart"/>
        <w:r>
          <w:rPr>
            <w:rStyle w:val="VerbatimChar"/>
          </w:rPr>
          <w:t>RY_Wet_BFL_Dur</w:t>
        </w:r>
        <w:proofErr w:type="spellEnd"/>
        <w:r>
          <w:t xml:space="preserve">, or rearing year wet season baseflow duration) is associated with higher juvenile abundance for both species (Figure 8). Relatedly, so is a later Rearing Year dry season onset, and a later spring disconnection (in both the rearing and smolt years) is associated with more </w:t>
        </w:r>
        <w:proofErr w:type="spellStart"/>
        <w:r>
          <w:t>outmigrating</w:t>
        </w:r>
        <w:proofErr w:type="spellEnd"/>
        <w:r>
          <w:t xml:space="preserve"> </w:t>
        </w:r>
        <w:proofErr w:type="spellStart"/>
        <w:r>
          <w:t>coho</w:t>
        </w:r>
        <w:proofErr w:type="spellEnd"/>
        <w:r>
          <w:t xml:space="preserve"> smolt. </w:t>
        </w:r>
        <w:r>
          <w:lastRenderedPageBreak/>
          <w:t xml:space="preserve">Additionally, a higher number of RY scouring days does seem to be related to lower Chinook outmigrants, whereas it has no relationship with </w:t>
        </w:r>
        <w:proofErr w:type="spellStart"/>
        <w:r>
          <w:t>coho</w:t>
        </w:r>
        <w:proofErr w:type="spellEnd"/>
        <w:r>
          <w:t xml:space="preserve"> outmigrants.</w:t>
        </w:r>
      </w:ins>
    </w:p>
    <w:p w:rsidR="00161E0F" w:rsidRDefault="00161E0F" w:rsidP="00161E0F">
      <w:pPr>
        <w:pStyle w:val="BodyText"/>
        <w:rPr>
          <w:ins w:id="71" w:author="Claire Kouba" w:date="2024-07-22T15:51:00Z"/>
        </w:rPr>
      </w:pPr>
      <w:ins w:id="72" w:author="Claire Kouba" w:date="2024-07-22T15:51:00Z">
        <w:r>
          <w:t xml:space="preserve">The correlations also suggest some findings that do not match current understanding. One strong signal is that earlier fall reconnection timing (earlier fall spawning flows) is associated with a higher production of </w:t>
        </w:r>
        <w:proofErr w:type="spellStart"/>
        <w:r>
          <w:t>coho</w:t>
        </w:r>
        <w:proofErr w:type="spellEnd"/>
        <w:r>
          <w:t xml:space="preserve"> </w:t>
        </w:r>
        <w:proofErr w:type="spellStart"/>
        <w:r>
          <w:t>spf</w:t>
        </w:r>
        <w:proofErr w:type="spellEnd"/>
        <w:r>
          <w:t xml:space="preserve">. In general, earlier fall flows in the brood year are thought to be beneficial to </w:t>
        </w:r>
        <w:proofErr w:type="spellStart"/>
        <w:r>
          <w:t>coho</w:t>
        </w:r>
        <w:proofErr w:type="spellEnd"/>
        <w:r>
          <w:t xml:space="preserve"> salmon, but it appears that this is only true for the number of </w:t>
        </w:r>
        <w:proofErr w:type="spellStart"/>
        <w:r>
          <w:t>outmigrating</w:t>
        </w:r>
        <w:proofErr w:type="spellEnd"/>
        <w:r>
          <w:t xml:space="preserve"> juveniles. The correlations suggest that a higher number of </w:t>
        </w:r>
        <w:proofErr w:type="spellStart"/>
        <w:r>
          <w:t>spawners</w:t>
        </w:r>
        <w:proofErr w:type="spellEnd"/>
        <w:r>
          <w:t xml:space="preserve"> is in fact associated with later fall flows (Figure 8). Relatedly, the total flow volume in the four months of the brood year period is also negatively correlated with the number of </w:t>
        </w:r>
        <w:proofErr w:type="spellStart"/>
        <w:r>
          <w:t>coho</w:t>
        </w:r>
        <w:proofErr w:type="spellEnd"/>
        <w:r>
          <w:t xml:space="preserve"> </w:t>
        </w:r>
        <w:proofErr w:type="spellStart"/>
        <w:r>
          <w:t>spawners</w:t>
        </w:r>
        <w:proofErr w:type="spellEnd"/>
        <w:r>
          <w:t xml:space="preserve">. These two correlations suggest that the apparent benefits of early flows for normalized </w:t>
        </w:r>
        <w:proofErr w:type="spellStart"/>
        <w:r>
          <w:t>coho</w:t>
        </w:r>
        <w:proofErr w:type="spellEnd"/>
        <w:r>
          <w:t xml:space="preserve"> reproduction is partially driven by a negative effect on the denominator (</w:t>
        </w:r>
        <w:proofErr w:type="spellStart"/>
        <w:r>
          <w:t>spawners</w:t>
        </w:r>
        <w:proofErr w:type="spellEnd"/>
        <w:r>
          <w:t>) in addition to a positive effect on the numerator (</w:t>
        </w:r>
        <w:proofErr w:type="spellStart"/>
        <w:r>
          <w:t>outmigrating</w:t>
        </w:r>
        <w:proofErr w:type="spellEnd"/>
        <w:r>
          <w:t xml:space="preserve"> juveniles).</w:t>
        </w:r>
      </w:ins>
    </w:p>
    <w:p w:rsidR="00161E0F" w:rsidRDefault="00161E0F" w:rsidP="00161E0F">
      <w:pPr>
        <w:pStyle w:val="BodyText"/>
        <w:rPr>
          <w:ins w:id="73" w:author="Claire Kouba" w:date="2024-07-22T16:04:00Z"/>
        </w:rPr>
      </w:pPr>
    </w:p>
    <w:p w:rsidR="004048B7" w:rsidRDefault="004048B7" w:rsidP="004048B7">
      <w:pPr>
        <w:pStyle w:val="BodyText"/>
        <w:rPr>
          <w:ins w:id="74" w:author="Claire Kouba" w:date="2024-07-22T16:04:00Z"/>
        </w:rPr>
      </w:pPr>
      <w:ins w:id="75" w:author="Claire Kouba" w:date="2024-07-22T16:04:00Z">
        <w:r>
          <w:t>## P</w:t>
        </w:r>
        <w:r>
          <w:t xml:space="preserve">redictability </w:t>
        </w:r>
        <w:r>
          <w:t xml:space="preserve">of Chinook versus </w:t>
        </w:r>
        <w:proofErr w:type="spellStart"/>
        <w:r>
          <w:t>coho</w:t>
        </w:r>
        <w:proofErr w:type="spellEnd"/>
        <w:r>
          <w:t xml:space="preserve"> salmon </w:t>
        </w:r>
      </w:ins>
    </w:p>
    <w:p w:rsidR="004048B7" w:rsidRPr="00161E0F" w:rsidRDefault="004048B7" w:rsidP="00161E0F">
      <w:pPr>
        <w:pStyle w:val="BodyText"/>
        <w:rPr>
          <w:rPrChange w:id="76" w:author="Claire Kouba" w:date="2024-07-22T15:51:00Z">
            <w:rPr/>
          </w:rPrChange>
        </w:rPr>
        <w:pPrChange w:id="77" w:author="Claire Kouba" w:date="2024-07-22T15:51:00Z">
          <w:pPr>
            <w:pStyle w:val="Heading2"/>
          </w:pPr>
        </w:pPrChange>
      </w:pPr>
    </w:p>
    <w:p w:rsidR="00E77540" w:rsidRDefault="00161E0F">
      <w:pPr>
        <w:pStyle w:val="FirstParagraph"/>
      </w:pPr>
      <w:r>
        <w:t>Discussion</w:t>
      </w:r>
    </w:p>
    <w:p w:rsidR="00E77540" w:rsidRDefault="00161E0F">
      <w:pPr>
        <w:numPr>
          <w:ilvl w:val="0"/>
          <w:numId w:val="7"/>
        </w:numPr>
      </w:pPr>
      <w:r>
        <w:t>Why are normalized metrics diff between species? Chinook dependence on mainstem habitat vs tributary habitat for coho. Coho may be more sensitive to fall reconnection timing since they need to traverse more river miles that tend to go dry in the dry season.</w:t>
      </w:r>
    </w:p>
    <w:p w:rsidR="00E77540" w:rsidRDefault="00161E0F">
      <w:pPr>
        <w:numPr>
          <w:ilvl w:val="0"/>
          <w:numId w:val="7"/>
        </w:numPr>
      </w:pPr>
      <w:r>
        <w:rPr>
          <w:b/>
          <w:bCs/>
        </w:rPr>
        <w:t>correlations between ecological metrics</w:t>
      </w:r>
    </w:p>
    <w:p w:rsidR="00E77540" w:rsidRDefault="00161E0F">
      <w:pPr>
        <w:numPr>
          <w:ilvl w:val="0"/>
          <w:numId w:val="7"/>
        </w:numPr>
      </w:pPr>
      <w:r>
        <w:rPr>
          <w:b/>
          <w:bCs/>
        </w:rPr>
        <w:t>lasso results</w:t>
      </w:r>
    </w:p>
    <w:p w:rsidR="00E77540" w:rsidRDefault="00161E0F">
      <w:pPr>
        <w:numPr>
          <w:ilvl w:val="0"/>
          <w:numId w:val="7"/>
        </w:numPr>
      </w:pPr>
      <w:r>
        <w:rPr>
          <w:b/>
          <w:bCs/>
        </w:rPr>
        <w:t>smolt abundance estimates bias high or low?</w:t>
      </w:r>
    </w:p>
    <w:p w:rsidR="00E77540" w:rsidRDefault="00161E0F">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rsidR="00E77540" w:rsidRDefault="00161E0F">
      <w:pPr>
        <w:pStyle w:val="Compact"/>
        <w:numPr>
          <w:ilvl w:val="0"/>
          <w:numId w:val="8"/>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rsidR="00E77540" w:rsidRDefault="00161E0F">
      <w:pPr>
        <w:pStyle w:val="Compact"/>
        <w:numPr>
          <w:ilvl w:val="0"/>
          <w:numId w:val="8"/>
        </w:numPr>
      </w:pPr>
      <w:r>
        <w:t>Chinook typically do not oversummer in the freshwater system, potentially making them less vulnerable than coho to dry season conditions.</w:t>
      </w:r>
    </w:p>
    <w:p w:rsidR="00E77540" w:rsidRDefault="00161E0F">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rsidR="00E77540" w:rsidRDefault="00161E0F">
      <w:pPr>
        <w:pStyle w:val="FirstParagraph"/>
      </w:pPr>
      <w:r>
        <w:lastRenderedPageBreak/>
        <w:t>Regardless of the ultimate cause(s), this difference in predictability underscores the fact that the prediction exercise undertaken in this study can only be performed successfully for some species and some regions.</w:t>
      </w:r>
    </w:p>
    <w:p w:rsidR="00E77540" w:rsidRDefault="00161E0F">
      <w:pPr>
        <w:pStyle w:val="Heading2"/>
      </w:pPr>
      <w:bookmarkStart w:id="78" w:name="critical-flow-thresholds"/>
      <w:bookmarkEnd w:id="48"/>
      <w:r>
        <w:rPr>
          <w:rStyle w:val="SectionNumber"/>
        </w:rPr>
        <w:t>5.3</w:t>
      </w:r>
      <w:r>
        <w:tab/>
      </w:r>
      <w:del w:id="79" w:author="Claire Kouba" w:date="2024-07-22T16:33:00Z">
        <w:r w:rsidDel="00FD4EB1">
          <w:delText>Critical flow thresholds</w:delText>
        </w:r>
      </w:del>
      <w:ins w:id="80" w:author="Claire Kouba" w:date="2024-07-22T16:33:00Z">
        <w:r w:rsidR="00FD4EB1">
          <w:t xml:space="preserve">Flexibility of Chinook versus </w:t>
        </w:r>
        <w:proofErr w:type="spellStart"/>
        <w:r w:rsidR="00FD4EB1">
          <w:t>coho</w:t>
        </w:r>
        <w:proofErr w:type="spellEnd"/>
        <w:r w:rsidR="00FD4EB1">
          <w:t xml:space="preserve"> models</w:t>
        </w:r>
      </w:ins>
    </w:p>
    <w:p w:rsidR="00FD4EB1" w:rsidRDefault="00FD4EB1">
      <w:pPr>
        <w:pStyle w:val="FirstParagraph"/>
        <w:rPr>
          <w:ins w:id="81" w:author="Claire Kouba" w:date="2024-07-22T16:34:00Z"/>
          <w:i/>
          <w:iCs/>
        </w:rPr>
      </w:pPr>
    </w:p>
    <w:p w:rsidR="00FD4EB1" w:rsidRDefault="00FD4EB1" w:rsidP="00FD4EB1">
      <w:pPr>
        <w:pStyle w:val="FirstParagraph"/>
        <w:numPr>
          <w:ilvl w:val="0"/>
          <w:numId w:val="11"/>
        </w:numPr>
        <w:rPr>
          <w:ins w:id="82" w:author="Claire Kouba" w:date="2024-07-22T16:35:00Z"/>
          <w:i/>
          <w:iCs/>
        </w:rPr>
      </w:pPr>
      <w:bookmarkStart w:id="83" w:name="_GoBack"/>
      <w:bookmarkEnd w:id="83"/>
      <w:ins w:id="84" w:author="Claire Kouba" w:date="2024-07-22T16:38:00Z">
        <w:r>
          <w:rPr>
            <w:i/>
            <w:iCs/>
          </w:rPr>
          <w:t xml:space="preserve">The </w:t>
        </w:r>
      </w:ins>
      <w:ins w:id="85" w:author="Claire Kouba" w:date="2024-07-22T16:35:00Z">
        <w:r>
          <w:rPr>
            <w:i/>
            <w:iCs/>
          </w:rPr>
          <w:t xml:space="preserve">Chinook model explains less variability at higher test error than </w:t>
        </w:r>
        <w:proofErr w:type="spellStart"/>
        <w:r>
          <w:rPr>
            <w:i/>
            <w:iCs/>
          </w:rPr>
          <w:t>coho</w:t>
        </w:r>
        <w:proofErr w:type="spellEnd"/>
        <w:r>
          <w:rPr>
            <w:i/>
            <w:iCs/>
          </w:rPr>
          <w:t xml:space="preserve"> model</w:t>
        </w:r>
      </w:ins>
    </w:p>
    <w:p w:rsidR="00FD4EB1" w:rsidRPr="00FD4EB1" w:rsidRDefault="00FD4EB1" w:rsidP="00FD4EB1">
      <w:pPr>
        <w:pStyle w:val="BodyText"/>
        <w:numPr>
          <w:ilvl w:val="0"/>
          <w:numId w:val="11"/>
        </w:numPr>
        <w:rPr>
          <w:ins w:id="86" w:author="Claire Kouba" w:date="2024-07-22T16:34:00Z"/>
          <w:rPrChange w:id="87" w:author="Claire Kouba" w:date="2024-07-22T16:35:00Z">
            <w:rPr>
              <w:ins w:id="88" w:author="Claire Kouba" w:date="2024-07-22T16:34:00Z"/>
              <w:i/>
              <w:iCs/>
            </w:rPr>
          </w:rPrChange>
        </w:rPr>
        <w:pPrChange w:id="89" w:author="Claire Kouba" w:date="2024-07-22T16:35:00Z">
          <w:pPr>
            <w:pStyle w:val="FirstParagraph"/>
          </w:pPr>
        </w:pPrChange>
      </w:pPr>
      <w:ins w:id="90" w:author="Claire Kouba" w:date="2024-07-22T16:36:00Z">
        <w:r>
          <w:t>This could be interpreted as a meaningful finding – i.e., it may be</w:t>
        </w:r>
      </w:ins>
      <w:ins w:id="91" w:author="Claire Kouba" w:date="2024-07-22T16:35:00Z">
        <w:r>
          <w:t xml:space="preserve"> due chinook </w:t>
        </w:r>
      </w:ins>
      <w:ins w:id="92" w:author="Claire Kouba" w:date="2024-07-22T16:36:00Z">
        <w:r>
          <w:t xml:space="preserve">being </w:t>
        </w:r>
      </w:ins>
      <w:ins w:id="93" w:author="Claire Kouba" w:date="2024-07-22T16:35:00Z">
        <w:r>
          <w:t>less sensit</w:t>
        </w:r>
      </w:ins>
      <w:ins w:id="94" w:author="Claire Kouba" w:date="2024-07-22T16:37:00Z">
        <w:r>
          <w:t>iv</w:t>
        </w:r>
      </w:ins>
      <w:ins w:id="95" w:author="Claire Kouba" w:date="2024-07-22T16:35:00Z">
        <w:r>
          <w:t xml:space="preserve">e than </w:t>
        </w:r>
        <w:proofErr w:type="spellStart"/>
        <w:r>
          <w:t>coho</w:t>
        </w:r>
        <w:proofErr w:type="spellEnd"/>
        <w:r>
          <w:t xml:space="preserve"> to flow conditions</w:t>
        </w:r>
      </w:ins>
      <w:ins w:id="96" w:author="Claire Kouba" w:date="2024-07-22T16:37:00Z">
        <w:r>
          <w:t xml:space="preserve">. Or, it could be a statistical artefact: </w:t>
        </w:r>
        <w:proofErr w:type="gramStart"/>
        <w:r>
          <w:t>the</w:t>
        </w:r>
        <w:proofErr w:type="gramEnd"/>
        <w:r>
          <w:t xml:space="preserve"> Chinook model, with</w:t>
        </w:r>
      </w:ins>
      <w:ins w:id="97" w:author="Claire Kouba" w:date="2024-07-22T16:35:00Z">
        <w:r>
          <w:t xml:space="preserve"> a larger sample size</w:t>
        </w:r>
      </w:ins>
      <w:ins w:id="98" w:author="Claire Kouba" w:date="2024-07-22T16:37:00Z">
        <w:r>
          <w:t>, may</w:t>
        </w:r>
      </w:ins>
      <w:ins w:id="99" w:author="Claire Kouba" w:date="2024-07-22T16:35:00Z">
        <w:r>
          <w:t xml:space="preserve"> produces higher </w:t>
        </w:r>
      </w:ins>
      <w:ins w:id="100" w:author="Claire Kouba" w:date="2024-07-22T16:37:00Z">
        <w:r>
          <w:t>relati</w:t>
        </w:r>
      </w:ins>
      <w:ins w:id="101" w:author="Claire Kouba" w:date="2024-07-22T16:38:00Z">
        <w:r>
          <w:t xml:space="preserve">ve </w:t>
        </w:r>
      </w:ins>
      <w:ins w:id="102" w:author="Claire Kouba" w:date="2024-07-22T16:35:00Z">
        <w:r>
          <w:t>test errors</w:t>
        </w:r>
      </w:ins>
      <w:ins w:id="103" w:author="Claire Kouba" w:date="2024-07-22T16:36:00Z">
        <w:r>
          <w:t xml:space="preserve"> in general</w:t>
        </w:r>
      </w:ins>
      <w:ins w:id="104" w:author="Claire Kouba" w:date="2024-07-22T16:38:00Z">
        <w:r>
          <w:t xml:space="preserve">. Given the size of the difference between the species (i.e., 5 non-zero coefficients for </w:t>
        </w:r>
        <w:proofErr w:type="spellStart"/>
        <w:r>
          <w:t>coho</w:t>
        </w:r>
        <w:proofErr w:type="spellEnd"/>
        <w:r>
          <w:t xml:space="preserve"> at 1.0 relative test error versus one for Chinook), it is possible both effects are present.</w:t>
        </w:r>
      </w:ins>
    </w:p>
    <w:p w:rsidR="00E77540" w:rsidRDefault="00161E0F">
      <w:pPr>
        <w:pStyle w:val="FirstParagraph"/>
      </w:pPr>
      <w:r>
        <w:rPr>
          <w:i/>
          <w:iCs/>
        </w:rPr>
        <w:t>discussion of why the lasso regression picked multiple flow thresholds. which ones contributed a lot to the hb value</w:t>
      </w:r>
    </w:p>
    <w:p w:rsidR="00E77540" w:rsidRDefault="00161E0F">
      <w:pPr>
        <w:pStyle w:val="Compact"/>
        <w:numPr>
          <w:ilvl w:val="0"/>
          <w:numId w:val="9"/>
        </w:numPr>
      </w:pPr>
      <w:r>
        <w:t>In this watershed, salmon passage to access the lower mainstem is possible at a Fort Jones flowrate (~20-40 cfs), while access to upper tributaries is generally associated with a Fort Jones flowrate of 100 cfs (Sommarstrom 2020).</w:t>
      </w:r>
    </w:p>
    <w:p w:rsidR="00E77540" w:rsidRDefault="00161E0F">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2018a).</w:t>
      </w:r>
    </w:p>
    <w:p w:rsidR="00E77540" w:rsidRDefault="00161E0F">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rsidR="00E77540" w:rsidRDefault="00161E0F">
      <w:pPr>
        <w:pStyle w:val="Heading2"/>
      </w:pPr>
      <w:bookmarkStart w:id="105" w:name="X22899a7bc665f95f7d1ce82e1c981266ee41a0c"/>
      <w:bookmarkEnd w:id="78"/>
      <w:r>
        <w:rPr>
          <w:rStyle w:val="SectionNumber"/>
        </w:rPr>
        <w:t>5.4</w:t>
      </w:r>
      <w:r>
        <w:tab/>
        <w:t>Hydrologic Benefit (HB) function predictive performance</w:t>
      </w:r>
      <w:del w:id="106" w:author="Claire Kouba" w:date="2024-07-22T16:09:00Z">
        <w:r w:rsidDel="004048B7">
          <w:delText xml:space="preserve"> and sensitivity</w:delText>
        </w:r>
      </w:del>
    </w:p>
    <w:p w:rsidR="002C1C98" w:rsidRDefault="002C1C98">
      <w:pPr>
        <w:pStyle w:val="FirstParagraph"/>
        <w:rPr>
          <w:ins w:id="107" w:author="Claire Kouba" w:date="2024-07-22T16:19:00Z"/>
        </w:rPr>
      </w:pPr>
      <w:ins w:id="108" w:author="Claire Kouba" w:date="2024-07-22T16:17:00Z">
        <w:r>
          <w:t xml:space="preserve">The predictive exercise </w:t>
        </w:r>
      </w:ins>
      <w:ins w:id="109" w:author="Claire Kouba" w:date="2024-07-22T16:18:00Z">
        <w:r>
          <w:t xml:space="preserve">suggests that using flow alone to predict fish outcomes involves </w:t>
        </w:r>
      </w:ins>
      <w:ins w:id="110" w:author="Claire Kouba" w:date="2024-07-22T16:19:00Z">
        <w:r>
          <w:t>non-negligible</w:t>
        </w:r>
      </w:ins>
      <w:ins w:id="111" w:author="Claire Kouba" w:date="2024-07-22T16:18:00Z">
        <w:r>
          <w:t xml:space="preserve"> uncertainties: </w:t>
        </w:r>
      </w:ins>
      <w:ins w:id="112" w:author="Claire Kouba" w:date="2024-07-22T16:10:00Z">
        <w:r>
          <w:t xml:space="preserve">HB function </w:t>
        </w:r>
      </w:ins>
      <w:ins w:id="113" w:author="Claire Kouba" w:date="2024-07-22T16:16:00Z">
        <w:r>
          <w:t xml:space="preserve">error terms (predicted minus observed values) are substantial </w:t>
        </w:r>
        <w:r>
          <w:t>for both species</w:t>
        </w:r>
      </w:ins>
      <w:ins w:id="114" w:author="Claire Kouba" w:date="2024-07-22T16:19:00Z">
        <w:r>
          <w:t xml:space="preserve">. </w:t>
        </w:r>
      </w:ins>
    </w:p>
    <w:p w:rsidR="002C1C98" w:rsidRDefault="002C1C98">
      <w:pPr>
        <w:pStyle w:val="FirstParagraph"/>
        <w:rPr>
          <w:ins w:id="115" w:author="Claire Kouba" w:date="2024-07-22T16:19:00Z"/>
        </w:rPr>
      </w:pPr>
      <w:ins w:id="116" w:author="Claire Kouba" w:date="2024-07-22T16:19:00Z">
        <w:r>
          <w:t>Notably, t</w:t>
        </w:r>
      </w:ins>
      <w:ins w:id="117" w:author="Claire Kouba" w:date="2024-07-22T16:16:00Z">
        <w:r>
          <w:t>he prediction for</w:t>
        </w:r>
      </w:ins>
      <w:ins w:id="118" w:author="Claire Kouba" w:date="2024-07-22T16:10:00Z">
        <w:r>
          <w:t xml:space="preserve"> </w:t>
        </w:r>
        <w:proofErr w:type="spellStart"/>
        <w:r>
          <w:t>coho</w:t>
        </w:r>
        <w:proofErr w:type="spellEnd"/>
        <w:r>
          <w:t xml:space="preserve"> </w:t>
        </w:r>
        <w:proofErr w:type="spellStart"/>
        <w:r>
          <w:t>spf</w:t>
        </w:r>
        <w:proofErr w:type="spellEnd"/>
        <w:r>
          <w:t xml:space="preserve"> perform</w:t>
        </w:r>
      </w:ins>
      <w:ins w:id="119" w:author="Claire Kouba" w:date="2024-07-22T16:16:00Z">
        <w:r>
          <w:t>s</w:t>
        </w:r>
      </w:ins>
      <w:ins w:id="120" w:author="Claire Kouba" w:date="2024-07-22T16:10:00Z">
        <w:r>
          <w:t xml:space="preserve"> significantly better than</w:t>
        </w:r>
      </w:ins>
      <w:ins w:id="121" w:author="Claire Kouba" w:date="2024-07-22T16:11:00Z">
        <w:r>
          <w:t xml:space="preserve"> for Chinook </w:t>
        </w:r>
        <w:proofErr w:type="spellStart"/>
        <w:r>
          <w:t>jpa</w:t>
        </w:r>
      </w:ins>
      <w:proofErr w:type="spellEnd"/>
      <w:ins w:id="122" w:author="Claire Kouba" w:date="2024-07-22T16:13:00Z">
        <w:r>
          <w:t xml:space="preserve"> </w:t>
        </w:r>
      </w:ins>
      <w:ins w:id="123" w:author="Claire Kouba" w:date="2024-07-22T16:14:00Z">
        <w:r>
          <w:t>(Figure 11)</w:t>
        </w:r>
      </w:ins>
      <w:ins w:id="124" w:author="Claire Kouba" w:date="2024-07-22T16:13:00Z">
        <w:r>
          <w:t xml:space="preserve">. </w:t>
        </w:r>
      </w:ins>
      <w:ins w:id="125" w:author="Claire Kouba" w:date="2024-07-22T16:20:00Z">
        <w:r>
          <w:t xml:space="preserve">This is expected based on the deviation explained </w:t>
        </w:r>
        <w:r w:rsidR="00F05A43">
          <w:t xml:space="preserve">by the terms at </w:t>
        </w:r>
      </w:ins>
      <w:ins w:id="126" w:author="Claire Kouba" w:date="2024-07-22T16:29:00Z">
        <w:r w:rsidR="00F05A43">
          <w:t xml:space="preserve">the selected lambda values (Figure X). </w:t>
        </w:r>
      </w:ins>
    </w:p>
    <w:p w:rsidR="004048B7" w:rsidRDefault="002C1C98">
      <w:pPr>
        <w:pStyle w:val="FirstParagraph"/>
        <w:rPr>
          <w:ins w:id="127" w:author="Claire Kouba" w:date="2024-07-22T16:09:00Z"/>
        </w:rPr>
      </w:pPr>
      <w:ins w:id="128" w:author="Claire Kouba" w:date="2024-07-22T16:17:00Z">
        <w:r>
          <w:t xml:space="preserve"> For </w:t>
        </w:r>
        <w:proofErr w:type="spellStart"/>
        <w:r>
          <w:t>coho</w:t>
        </w:r>
        <w:proofErr w:type="spellEnd"/>
        <w:r>
          <w:t xml:space="preserve">, the HB function can somewhat accurately </w:t>
        </w:r>
      </w:ins>
      <w:ins w:id="129" w:author="Claire Kouba" w:date="2024-07-22T16:28:00Z">
        <w:r w:rsidR="00F05A43">
          <w:t xml:space="preserve">indicate a high or a low year, though the range of predictions does not match the variability </w:t>
        </w:r>
      </w:ins>
    </w:p>
    <w:p w:rsidR="004048B7" w:rsidRDefault="004048B7">
      <w:pPr>
        <w:pStyle w:val="FirstParagraph"/>
        <w:rPr>
          <w:ins w:id="130" w:author="Claire Kouba" w:date="2024-07-22T16:09:00Z"/>
        </w:rPr>
      </w:pPr>
    </w:p>
    <w:p w:rsidR="00E77540" w:rsidRDefault="00161E0F">
      <w:pPr>
        <w:pStyle w:val="FirstParagraph"/>
      </w:pPr>
      <w:r>
        <w:lastRenderedPageBreak/>
        <w:t>For the 11 years in which observed coho spf values are available, the HB function was reasonably accurate in its predictions (Figure 11).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 “high-coho spf” or “low-coho spf” year based on its relation to this threshold. However, for purposes of this discussion we retain the full distribution of values.</w:t>
      </w:r>
    </w:p>
    <w:p w:rsidR="00E77540" w:rsidRDefault="00161E0F">
      <w:pPr>
        <w:pStyle w:val="BodyText"/>
      </w:pPr>
      <w:r>
        <w:t>These linear models have been developed for a Coho Freshwater Life Period (see Figure 3 ),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rsidR="00E77540" w:rsidRDefault="00161E0F">
      <w:pPr>
        <w:pStyle w:val="BodyText"/>
      </w:pPr>
      <w:r>
        <w:t>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rsidR="00E77540" w:rsidRDefault="00161E0F">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rsidR="00E77540" w:rsidRDefault="00161E0F">
      <w:pPr>
        <w:pStyle w:val="Heading2"/>
      </w:pPr>
      <w:bookmarkStart w:id="131" w:name="metric-weights-and-importance"/>
      <w:bookmarkEnd w:id="105"/>
      <w:r>
        <w:rPr>
          <w:rStyle w:val="SectionNumber"/>
        </w:rPr>
        <w:t>5.5</w:t>
      </w:r>
      <w:r>
        <w:tab/>
        <w:t>Metric weights and importance</w:t>
      </w:r>
    </w:p>
    <w:p w:rsidR="00E77540" w:rsidRDefault="00161E0F">
      <w:pPr>
        <w:pStyle w:val="FirstParagraph"/>
      </w:pPr>
      <w:r>
        <w:t>The relative contributions of each metric, shown in Figure 12,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rsidR="00E77540" w:rsidRDefault="00161E0F">
      <w:pPr>
        <w:pStyle w:val="BodyText"/>
      </w:pPr>
      <w:r>
        <w:t xml:space="preserve">Figure 12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rsidR="00E77540" w:rsidRDefault="00161E0F">
      <w:pPr>
        <w:pStyle w:val="BodyText"/>
      </w:pPr>
      <w:r>
        <w:t>Unfortunately, observed coho spf values are not available for any of the water years in which a negative value is predicted (2002, 2016 and 2021; Figure 11),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rsidR="00E77540" w:rsidRDefault="00161E0F">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rsidR="00E77540" w:rsidRDefault="00161E0F">
      <w:pPr>
        <w:pStyle w:val="BodyText"/>
      </w:pPr>
      <w:r>
        <w:t>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rsidR="00E77540" w:rsidRDefault="00161E0F">
      <w:pPr>
        <w:pStyle w:val="Heading2"/>
      </w:pPr>
      <w:bookmarkStart w:id="132" w:name="Xe7b831585be370552e5eda248af1ddb6912a940"/>
      <w:bookmarkEnd w:id="131"/>
      <w:r>
        <w:rPr>
          <w:rStyle w:val="SectionNumber"/>
        </w:rPr>
        <w:t>5.6</w:t>
      </w:r>
      <w:r>
        <w:tab/>
        <w:t>Implications for water and fisheries management</w:t>
      </w:r>
    </w:p>
    <w:p w:rsidR="00E77540" w:rsidRDefault="00161E0F">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rsidR="00E77540" w:rsidRDefault="00161E0F">
      <w:pPr>
        <w:pStyle w:val="Compact"/>
        <w:numPr>
          <w:ilvl w:val="0"/>
          <w:numId w:val="10"/>
        </w:numPr>
      </w:pPr>
      <w:r>
        <w:t>Effective population size</w:t>
      </w:r>
    </w:p>
    <w:p w:rsidR="00E77540" w:rsidRDefault="00161E0F">
      <w:pPr>
        <w:pStyle w:val="Compact"/>
        <w:numPr>
          <w:ilvl w:val="0"/>
          <w:numId w:val="10"/>
        </w:numPr>
      </w:pPr>
      <w:r>
        <w:t>Population size per generation</w:t>
      </w:r>
    </w:p>
    <w:p w:rsidR="00E77540" w:rsidRDefault="00161E0F">
      <w:pPr>
        <w:pStyle w:val="Compact"/>
        <w:numPr>
          <w:ilvl w:val="0"/>
          <w:numId w:val="10"/>
        </w:numPr>
      </w:pPr>
      <w:r>
        <w:t>Population decline (rate of decline)</w:t>
      </w:r>
    </w:p>
    <w:p w:rsidR="00E77540" w:rsidRDefault="00161E0F">
      <w:pPr>
        <w:pStyle w:val="Compact"/>
        <w:numPr>
          <w:ilvl w:val="0"/>
          <w:numId w:val="10"/>
        </w:numPr>
      </w:pPr>
      <w:r>
        <w:t>Catastrophic decline (order of magnitude decline within 1 generation)</w:t>
      </w:r>
    </w:p>
    <w:p w:rsidR="00E77540" w:rsidRDefault="00161E0F">
      <w:pPr>
        <w:pStyle w:val="Compact"/>
        <w:numPr>
          <w:ilvl w:val="0"/>
          <w:numId w:val="10"/>
        </w:numPr>
      </w:pPr>
      <w:r>
        <w:t>Spawner density</w:t>
      </w:r>
    </w:p>
    <w:p w:rsidR="00E77540" w:rsidRDefault="00161E0F">
      <w:pPr>
        <w:pStyle w:val="Compact"/>
        <w:numPr>
          <w:ilvl w:val="0"/>
          <w:numId w:val="10"/>
        </w:numPr>
      </w:pPr>
      <w:r>
        <w:t>Potential spatial habitat capacity, in units of Intrinsic Potential (IP)</w:t>
      </w:r>
    </w:p>
    <w:p w:rsidR="00E77540" w:rsidRDefault="00161E0F">
      <w:pPr>
        <w:pStyle w:val="Compact"/>
        <w:numPr>
          <w:ilvl w:val="0"/>
          <w:numId w:val="10"/>
        </w:numPr>
      </w:pPr>
      <w:r>
        <w:lastRenderedPageBreak/>
        <w:t>Hatchery influence</w:t>
      </w:r>
    </w:p>
    <w:p w:rsidR="00E77540" w:rsidRDefault="00161E0F">
      <w:pPr>
        <w:pStyle w:val="Compact"/>
        <w:numPr>
          <w:ilvl w:val="0"/>
          <w:numId w:val="10"/>
        </w:numPr>
      </w:pPr>
      <w:r>
        <w:t>Extinction risk from population viability analysis model</w:t>
      </w:r>
    </w:p>
    <w:p w:rsidR="00E77540" w:rsidRDefault="00161E0F">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rsidR="00E77540" w:rsidRDefault="00161E0F">
      <w:pPr>
        <w:pStyle w:val="BodyText"/>
      </w:pPr>
      <w:r>
        <w:t>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spf for water year 2014 (Brood Year 2013)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rsidR="00E77540" w:rsidRDefault="00161E0F">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rsidR="00E77540" w:rsidRDefault="00161E0F">
      <w:pPr>
        <w:pStyle w:val="Heading1"/>
      </w:pPr>
      <w:bookmarkStart w:id="133" w:name="conclusions"/>
      <w:bookmarkEnd w:id="45"/>
      <w:bookmarkEnd w:id="132"/>
      <w:r>
        <w:rPr>
          <w:rStyle w:val="SectionNumber"/>
        </w:rPr>
        <w:t>6</w:t>
      </w:r>
      <w:r>
        <w:tab/>
        <w:t>Conclusions</w:t>
      </w:r>
    </w:p>
    <w:p w:rsidR="00E77540" w:rsidRDefault="00161E0F">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rsidR="00E77540" w:rsidRDefault="00161E0F">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and the number of Chinook juveniles produced per adult spawner (Chinook jpa). </w:t>
      </w:r>
      <w:r>
        <w:rPr>
          <w:b/>
          <w:bCs/>
        </w:rPr>
        <w:t>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rsidR="00E77540" w:rsidRDefault="00161E0F">
      <w:pPr>
        <w:pStyle w:val="BodyText"/>
      </w:pPr>
      <w:r>
        <w:rPr>
          <w:b/>
          <w:bCs/>
        </w:rPr>
        <w:t xml:space="preserve">We used linear models to predict coho spf values for each water year based on potential combinations of one and two hydrologic metric predictors. The intercept </w:t>
      </w:r>
      <w:r>
        <w:rPr>
          <w:b/>
          <w:bCs/>
        </w:rPr>
        <w:lastRenderedPageBreak/>
        <w:t>and slopes of the three best of these linear models were aggregated to formulate a Hydrologic Benefit function (Figure 11).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rsidR="00E77540" w:rsidRDefault="00161E0F">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rsidR="00E77540" w:rsidRDefault="00161E0F">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sidR="00E77540" w:rsidRDefault="00161E0F">
      <w:r>
        <w:br w:type="page"/>
      </w:r>
    </w:p>
    <w:p w:rsidR="00E77540" w:rsidRDefault="00161E0F">
      <w:pPr>
        <w:pStyle w:val="Heading1"/>
      </w:pPr>
      <w:bookmarkStart w:id="134" w:name="scratch-work"/>
      <w:bookmarkEnd w:id="133"/>
      <w:r>
        <w:rPr>
          <w:rStyle w:val="SectionNumber"/>
        </w:rPr>
        <w:lastRenderedPageBreak/>
        <w:t>7</w:t>
      </w:r>
      <w:r>
        <w:tab/>
        <w:t>scratch work</w:t>
      </w:r>
    </w:p>
    <w:p w:rsidR="00E77540" w:rsidRDefault="00161E0F">
      <w:pPr>
        <w:pStyle w:val="Heading2"/>
      </w:pPr>
      <w:bookmarkStart w:id="135" w:name="linear-modeling"/>
      <w:r>
        <w:rPr>
          <w:rStyle w:val="SectionNumber"/>
        </w:rPr>
        <w:t>7.1</w:t>
      </w:r>
      <w:r>
        <w:tab/>
        <w:t>linear modeling</w:t>
      </w:r>
    </w:p>
    <w:p w:rsidR="00E77540" w:rsidRDefault="00161E0F">
      <w:pPr>
        <w:pStyle w:val="Heading2"/>
      </w:pPr>
      <w:bookmarkStart w:id="136" w:name="threshold-selection"/>
      <w:bookmarkEnd w:id="135"/>
      <w:r>
        <w:rPr>
          <w:rStyle w:val="SectionNumber"/>
        </w:rPr>
        <w:t>7.2</w:t>
      </w:r>
      <w:r>
        <w:tab/>
        <w:t>threshold selection</w:t>
      </w:r>
    </w:p>
    <w:p w:rsidR="00E77540" w:rsidRDefault="00161E0F">
      <w:pPr>
        <w:pStyle w:val="Heading2"/>
      </w:pPr>
      <w:bookmarkStart w:id="137" w:name="best-lm-summary"/>
      <w:bookmarkEnd w:id="136"/>
      <w:r>
        <w:rPr>
          <w:rStyle w:val="SectionNumber"/>
        </w:rPr>
        <w:t>7.3</w:t>
      </w:r>
      <w:r>
        <w:tab/>
        <w:t>best LM summary</w:t>
      </w:r>
    </w:p>
    <w:p w:rsidR="00E77540" w:rsidRDefault="00161E0F">
      <w:pPr>
        <w:pStyle w:val="Heading2"/>
      </w:pPr>
      <w:bookmarkStart w:id="138" w:name="loocv-scribbling"/>
      <w:bookmarkEnd w:id="137"/>
      <w:r>
        <w:rPr>
          <w:rStyle w:val="SectionNumber"/>
        </w:rPr>
        <w:t>7.4</w:t>
      </w:r>
      <w:r>
        <w:tab/>
        <w:t>loocv scribbling</w:t>
      </w:r>
    </w:p>
    <w:p w:rsidR="00E77540" w:rsidRDefault="00161E0F">
      <w:pPr>
        <w:pStyle w:val="Heading2"/>
      </w:pPr>
      <w:bookmarkStart w:id="139" w:name="hb-formula"/>
      <w:bookmarkEnd w:id="138"/>
      <w:r>
        <w:rPr>
          <w:rStyle w:val="SectionNumber"/>
        </w:rPr>
        <w:t>7.5</w:t>
      </w:r>
      <w:r>
        <w:tab/>
        <w:t>HB formula</w:t>
      </w:r>
    </w:p>
    <w:p w:rsidR="00E77540" w:rsidRDefault="00161E0F">
      <w:pPr>
        <w:pStyle w:val="Bibliography"/>
      </w:pPr>
      <w:bookmarkStart w:id="140" w:name="ref-AceroTriana2021"/>
      <w:bookmarkStart w:id="141"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rsidR="00E77540" w:rsidRDefault="00161E0F">
      <w:pPr>
        <w:pStyle w:val="Bibliography"/>
      </w:pPr>
      <w:bookmarkStart w:id="142" w:name="ref-Acreman2014"/>
      <w:bookmarkEnd w:id="140"/>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rsidR="00E77540" w:rsidRDefault="00161E0F">
      <w:pPr>
        <w:pStyle w:val="Bibliography"/>
      </w:pPr>
      <w:bookmarkStart w:id="143" w:name="ref-NMFS2005"/>
      <w:bookmarkEnd w:id="142"/>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rsidR="00E77540" w:rsidRDefault="00161E0F">
      <w:pPr>
        <w:pStyle w:val="Bibliography"/>
      </w:pPr>
      <w:bookmarkStart w:id="144" w:name="ref-AlomiaHerrera2017"/>
      <w:bookmarkEnd w:id="143"/>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rsidR="00E77540" w:rsidRDefault="00161E0F">
      <w:pPr>
        <w:pStyle w:val="Bibliography"/>
      </w:pPr>
      <w:bookmarkStart w:id="145" w:name="ref-Anderson2006"/>
      <w:bookmarkEnd w:id="144"/>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rsidR="00E77540" w:rsidRDefault="00161E0F">
      <w:pPr>
        <w:pStyle w:val="Bibliography"/>
      </w:pPr>
      <w:bookmarkStart w:id="146" w:name="ref-Arthington2014"/>
      <w:bookmarkEnd w:id="145"/>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rsidR="00E77540" w:rsidRDefault="00161E0F">
      <w:pPr>
        <w:pStyle w:val="Bibliography"/>
      </w:pPr>
      <w:bookmarkStart w:id="147" w:name="ref-Ayllon2014"/>
      <w:bookmarkEnd w:id="146"/>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rsidR="00E77540" w:rsidRDefault="00161E0F">
      <w:pPr>
        <w:pStyle w:val="Bibliography"/>
      </w:pPr>
      <w:bookmarkStart w:id="148" w:name="ref-BjornnReiser1991"/>
      <w:bookmarkEnd w:id="147"/>
      <w:r>
        <w:t xml:space="preserve">Bjornn, T. C., and D. W. Reiser. 1991. “Habitat Requirements of Salmonids in Streams.” In </w:t>
      </w:r>
      <w:r>
        <w:rPr>
          <w:i/>
          <w:iCs/>
        </w:rPr>
        <w:t>Influences of Forest and Rangeland Management on Salmonid Fishes and Their Habitats</w:t>
      </w:r>
      <w:r>
        <w:t xml:space="preserve">, </w:t>
      </w:r>
      <w:r>
        <w:lastRenderedPageBreak/>
        <w:t xml:space="preserve">edited by W. R. Meehan, 83–138. Special Publication 19. Bethesda, Maryland: American Fisheries Society. </w:t>
      </w:r>
      <w:hyperlink r:id="rId25">
        <w:r>
          <w:rPr>
            <w:rStyle w:val="Hyperlink"/>
          </w:rPr>
          <w:t>https://doi.org/10.2307/1446234</w:t>
        </w:r>
      </w:hyperlink>
      <w:r>
        <w:t>.</w:t>
      </w:r>
    </w:p>
    <w:p w:rsidR="00E77540" w:rsidRDefault="00161E0F">
      <w:pPr>
        <w:pStyle w:val="Bibliography"/>
      </w:pPr>
      <w:bookmarkStart w:id="149" w:name="ref-Booth2014"/>
      <w:bookmarkEnd w:id="148"/>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rsidR="00E77540" w:rsidRDefault="00161E0F">
      <w:pPr>
        <w:pStyle w:val="Bibliography"/>
      </w:pPr>
      <w:bookmarkStart w:id="150" w:name="ref-Bourret2016"/>
      <w:bookmarkEnd w:id="149"/>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rsidR="00E77540" w:rsidRDefault="00161E0F">
      <w:pPr>
        <w:pStyle w:val="Bibliography"/>
      </w:pPr>
      <w:bookmarkStart w:id="151" w:name="ref-Bower2022"/>
      <w:bookmarkEnd w:id="150"/>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rsidR="00E77540" w:rsidRDefault="00161E0F">
      <w:pPr>
        <w:pStyle w:val="Bibliography"/>
      </w:pPr>
      <w:bookmarkStart w:id="152" w:name="ref-Bradford2016"/>
      <w:bookmarkEnd w:id="151"/>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rsidR="00E77540" w:rsidRDefault="00161E0F">
      <w:pPr>
        <w:pStyle w:val="Bibliography"/>
      </w:pPr>
      <w:bookmarkStart w:id="153" w:name="ref-Bradley2017"/>
      <w:bookmarkEnd w:id="152"/>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rsidR="00E77540" w:rsidRDefault="00161E0F">
      <w:pPr>
        <w:pStyle w:val="Bibliography"/>
      </w:pPr>
      <w:bookmarkStart w:id="154" w:name="ref-Brand2011"/>
      <w:bookmarkEnd w:id="153"/>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rsidR="00E77540" w:rsidRDefault="00161E0F">
      <w:pPr>
        <w:pStyle w:val="Bibliography"/>
      </w:pPr>
      <w:bookmarkStart w:id="155" w:name="ref-Brown1994"/>
      <w:bookmarkEnd w:id="154"/>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rsidR="00E77540" w:rsidRDefault="00161E0F">
      <w:pPr>
        <w:pStyle w:val="Bibliography"/>
      </w:pPr>
      <w:bookmarkStart w:id="156" w:name="ref-Brummer2016"/>
      <w:bookmarkEnd w:id="155"/>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rsidR="00E77540" w:rsidRDefault="00161E0F">
      <w:pPr>
        <w:pStyle w:val="Bibliography"/>
      </w:pPr>
      <w:bookmarkStart w:id="157" w:name="ref-Bunn2002a"/>
      <w:bookmarkEnd w:id="156"/>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rsidR="00E77540" w:rsidRDefault="00161E0F">
      <w:pPr>
        <w:pStyle w:val="Bibliography"/>
      </w:pPr>
      <w:bookmarkStart w:id="158" w:name="ref-Bustard1975"/>
      <w:bookmarkEnd w:id="157"/>
      <w:r>
        <w:lastRenderedPageBreak/>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rsidR="00E77540" w:rsidRDefault="00161E0F">
      <w:pPr>
        <w:pStyle w:val="Bibliography"/>
      </w:pPr>
      <w:bookmarkStart w:id="159" w:name="ref-CDFW2015a"/>
      <w:bookmarkEnd w:id="158"/>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rsidR="00E77540" w:rsidRDefault="00161E0F">
      <w:pPr>
        <w:pStyle w:val="Bibliography"/>
      </w:pPr>
      <w:bookmarkStart w:id="160" w:name="ref-CDFW2015b"/>
      <w:bookmarkEnd w:id="159"/>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rsidR="00E77540" w:rsidRDefault="00161E0F">
      <w:pPr>
        <w:pStyle w:val="Bibliography"/>
      </w:pPr>
      <w:bookmarkStart w:id="161" w:name="ref-CDFW2017"/>
      <w:bookmarkEnd w:id="160"/>
      <w:r>
        <w:t xml:space="preserve">———. 2017. “Interim Instream Flow Criteria for the Protection of Fishery Resources in the Scott River Watershed, Siskiyou County.” California Department of Fish; Wildlife (CDFW). </w:t>
      </w:r>
      <w:hyperlink r:id="rId37">
        <w:r>
          <w:rPr>
            <w:rStyle w:val="Hyperlink"/>
          </w:rPr>
          <w:t>https://wildlife.ca.gov/Conservation/Watersheds/Instream-Flow/Studies/Scott-Shasta-Study</w:t>
        </w:r>
      </w:hyperlink>
      <w:r>
        <w:t>.</w:t>
      </w:r>
    </w:p>
    <w:p w:rsidR="00E77540" w:rsidRDefault="00161E0F">
      <w:pPr>
        <w:pStyle w:val="Bibliography"/>
      </w:pPr>
      <w:bookmarkStart w:id="162" w:name="ref-NCRWQCB2006b"/>
      <w:bookmarkEnd w:id="161"/>
      <w:r>
        <w:t>California North Coast Regional Water Quality Control Board (NCRWQCB). 2006. “Report for the Action Plan for the Shasta River Watershed Temperature and Dissolved Oxygen Total Maximum Daily Loads,” 1123.</w:t>
      </w:r>
    </w:p>
    <w:p w:rsidR="00E77540" w:rsidRDefault="00161E0F">
      <w:pPr>
        <w:pStyle w:val="Bibliography"/>
      </w:pPr>
      <w:bookmarkStart w:id="163" w:name="ref-SWRCB2022"/>
      <w:bookmarkEnd w:id="162"/>
      <w:r>
        <w:t xml:space="preserve">California State Water Resources Control Board (SWRCB). 2022. “Establishment of Minimum Instream Flow Requirements, Curtailment Authority, and Information Order Authority in the Klamath Watershed.” Sacramento, CA. </w:t>
      </w:r>
      <w:hyperlink r:id="rId38">
        <w:r>
          <w:rPr>
            <w:rStyle w:val="Hyperlink"/>
          </w:rPr>
          <w:t>https://www.waterboards.ca.gov/drought/scott{\_}shasta{\_}rivers/docs/2022/klamath-reg-oal-approval-2022.pdf</w:t>
        </w:r>
      </w:hyperlink>
      <w:r>
        <w:t>.</w:t>
      </w:r>
    </w:p>
    <w:p w:rsidR="00E77540" w:rsidRDefault="00161E0F">
      <w:pPr>
        <w:pStyle w:val="Bibliography"/>
      </w:pPr>
      <w:bookmarkStart w:id="164" w:name="ref-Cartwright2017"/>
      <w:bookmarkEnd w:id="163"/>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9">
        <w:r>
          <w:rPr>
            <w:rStyle w:val="Hyperlink"/>
          </w:rPr>
          <w:t>https://doi.org/10.3390/w9030196</w:t>
        </w:r>
      </w:hyperlink>
      <w:r>
        <w:t>.</w:t>
      </w:r>
    </w:p>
    <w:p w:rsidR="00E77540" w:rsidRDefault="00161E0F">
      <w:pPr>
        <w:pStyle w:val="Bibliography"/>
      </w:pPr>
      <w:bookmarkStart w:id="165" w:name="ref-Catford2014"/>
      <w:bookmarkEnd w:id="164"/>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40">
        <w:r>
          <w:rPr>
            <w:rStyle w:val="Hyperlink"/>
          </w:rPr>
          <w:t>https://doi.org/10.1111/ddi.12225</w:t>
        </w:r>
      </w:hyperlink>
      <w:r>
        <w:t>.</w:t>
      </w:r>
    </w:p>
    <w:p w:rsidR="00E77540" w:rsidRDefault="00161E0F">
      <w:pPr>
        <w:pStyle w:val="Bibliography"/>
      </w:pPr>
      <w:bookmarkStart w:id="166" w:name="ref-CDFW2021b"/>
      <w:bookmarkEnd w:id="165"/>
      <w:r>
        <w:t>CDFW. 2021. “Scott River Best Available Scientific Information for Instream Flow Criteria and Potential Next Steps.” California Department of Fish; Wildlife (CDFW).</w:t>
      </w:r>
    </w:p>
    <w:p w:rsidR="00E77540" w:rsidRDefault="00161E0F">
      <w:pPr>
        <w:pStyle w:val="Bibliography"/>
      </w:pPr>
      <w:bookmarkStart w:id="167" w:name="ref-Chowdhury2007"/>
      <w:bookmarkEnd w:id="166"/>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rsidR="00E77540" w:rsidRDefault="00161E0F">
      <w:pPr>
        <w:pStyle w:val="Bibliography"/>
      </w:pPr>
      <w:bookmarkStart w:id="168" w:name="ref-Crossin2004"/>
      <w:bookmarkEnd w:id="167"/>
      <w:r>
        <w:lastRenderedPageBreak/>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41">
        <w:r>
          <w:rPr>
            <w:rStyle w:val="Hyperlink"/>
          </w:rPr>
          <w:t>https://doi.org/10.1111/j.0022-1112.2004.00486.x</w:t>
        </w:r>
      </w:hyperlink>
      <w:r>
        <w:t>.</w:t>
      </w:r>
    </w:p>
    <w:p w:rsidR="00E77540" w:rsidRDefault="00161E0F">
      <w:pPr>
        <w:pStyle w:val="Bibliography"/>
      </w:pPr>
      <w:bookmarkStart w:id="169" w:name="ref-Daneshvar2017"/>
      <w:bookmarkEnd w:id="168"/>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42">
        <w:r>
          <w:rPr>
            <w:rStyle w:val="Hyperlink"/>
          </w:rPr>
          <w:t>https://doi.org/10.1016/j.ecohyd.2016.12.002</w:t>
        </w:r>
      </w:hyperlink>
      <w:r>
        <w:t>.</w:t>
      </w:r>
    </w:p>
    <w:p w:rsidR="00E77540" w:rsidRDefault="00161E0F">
      <w:pPr>
        <w:pStyle w:val="Bibliography"/>
      </w:pPr>
      <w:bookmarkStart w:id="170" w:name="ref-DeWeber2020"/>
      <w:bookmarkEnd w:id="169"/>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3">
        <w:r>
          <w:rPr>
            <w:rStyle w:val="Hyperlink"/>
          </w:rPr>
          <w:t>https://doi.org/10.1111/1752-1688.12845</w:t>
        </w:r>
      </w:hyperlink>
      <w:r>
        <w:t>.</w:t>
      </w:r>
    </w:p>
    <w:p w:rsidR="00E77540" w:rsidRDefault="00161E0F">
      <w:pPr>
        <w:pStyle w:val="Bibliography"/>
      </w:pPr>
      <w:bookmarkStart w:id="171" w:name="ref-Drake2000a"/>
      <w:bookmarkEnd w:id="170"/>
      <w:r>
        <w:t xml:space="preserve">Drake, Daniel J., Kenneth W. Tate, and Harry Carlson. 2000. “Analysis shows climate-caused decreases in Scott River fall flows.” </w:t>
      </w:r>
      <w:r>
        <w:rPr>
          <w:i/>
          <w:iCs/>
        </w:rPr>
        <w:t>California Agriculture</w:t>
      </w:r>
      <w:r>
        <w:t xml:space="preserve"> 54 (6): 46–49. </w:t>
      </w:r>
      <w:hyperlink r:id="rId44">
        <w:r>
          <w:rPr>
            <w:rStyle w:val="Hyperlink"/>
          </w:rPr>
          <w:t>https://doi.org/10.3733/ca.v054n06p46</w:t>
        </w:r>
      </w:hyperlink>
      <w:r>
        <w:t>.</w:t>
      </w:r>
    </w:p>
    <w:p w:rsidR="00E77540" w:rsidRDefault="00161E0F">
      <w:pPr>
        <w:pStyle w:val="Bibliography"/>
      </w:pPr>
      <w:bookmarkStart w:id="172" w:name="ref-DWR2021"/>
      <w:bookmarkEnd w:id="171"/>
      <w:r>
        <w:t xml:space="preserve">DWR. 2021. “Agricultural Land &amp; Water Use Estimates.” </w:t>
      </w:r>
      <w:hyperlink r:id="rId45">
        <w:r>
          <w:rPr>
            <w:rStyle w:val="Hyperlink"/>
          </w:rPr>
          <w:t>https://water.ca.gov/Programs/Water-Use-And-Efficiency/Land-And-Water-Use/Agricultural-Land-And-Water-Use-Estimates</w:t>
        </w:r>
      </w:hyperlink>
      <w:r>
        <w:t>.</w:t>
      </w:r>
    </w:p>
    <w:p w:rsidR="00E77540" w:rsidRDefault="00161E0F">
      <w:pPr>
        <w:pStyle w:val="Bibliography"/>
      </w:pPr>
      <w:bookmarkStart w:id="173" w:name="ref-Foglia2013a"/>
      <w:bookmarkEnd w:id="172"/>
      <w:r>
        <w:t xml:space="preserve">Foglia, Laura, Alison McNally, Courtney Hall, Lauren Ledesma, Ryan Hines, and Thomas Harter. 2013. “Scott Valley Integrated Hydrologic Model : Data Collection , Analysis , and Water Budget.” April. University of California, Davis. </w:t>
      </w:r>
      <w:hyperlink r:id="rId46">
        <w:r>
          <w:rPr>
            <w:rStyle w:val="Hyperlink"/>
          </w:rPr>
          <w:t>http://groundwater.ucdavis.edu/files/165395.pdf</w:t>
        </w:r>
      </w:hyperlink>
      <w:r>
        <w:t>.</w:t>
      </w:r>
    </w:p>
    <w:p w:rsidR="00E77540" w:rsidRDefault="00161E0F">
      <w:pPr>
        <w:pStyle w:val="Bibliography"/>
      </w:pPr>
      <w:bookmarkStart w:id="174" w:name="ref-Friedman2010"/>
      <w:bookmarkEnd w:id="173"/>
      <w:r>
        <w:t xml:space="preserve">Friedman, Jerome, Trevor Hastie, and Rob Tibshirani. 2010. “Regularization Paths for Generalized Linear Models via Coordinate Descent.” </w:t>
      </w:r>
      <w:r>
        <w:rPr>
          <w:i/>
          <w:iCs/>
        </w:rPr>
        <w:t>Journal of Statistical Software</w:t>
      </w:r>
      <w:r>
        <w:t xml:space="preserve"> 33 (1): 1–22. </w:t>
      </w:r>
      <w:hyperlink r:id="rId47">
        <w:r>
          <w:rPr>
            <w:rStyle w:val="Hyperlink"/>
          </w:rPr>
          <w:t>https://arxiv.org/abs/0908.3817</w:t>
        </w:r>
      </w:hyperlink>
      <w:r>
        <w:t>.</w:t>
      </w:r>
    </w:p>
    <w:p w:rsidR="00E77540" w:rsidRDefault="00161E0F">
      <w:pPr>
        <w:pStyle w:val="Bibliography"/>
      </w:pPr>
      <w:bookmarkStart w:id="175" w:name="ref-Gao2020"/>
      <w:bookmarkEnd w:id="174"/>
      <w:r>
        <w:t xml:space="preserve">Gao, Ye, Yong hong Xie, and Dong sheng Zou. 2020. “Hydrological regime change and its ecological responses in East Dongting Lake, China.” </w:t>
      </w:r>
      <w:r>
        <w:rPr>
          <w:i/>
          <w:iCs/>
        </w:rPr>
        <w:t>Ecohydrology and Hydrobiology</w:t>
      </w:r>
      <w:r>
        <w:t xml:space="preserve"> 20 (1): 142–50. </w:t>
      </w:r>
      <w:hyperlink r:id="rId48">
        <w:r>
          <w:rPr>
            <w:rStyle w:val="Hyperlink"/>
          </w:rPr>
          <w:t>https://doi.org/10.1016/j.ecohyd.2019.07.003</w:t>
        </w:r>
      </w:hyperlink>
      <w:r>
        <w:t>.</w:t>
      </w:r>
    </w:p>
    <w:p w:rsidR="00E77540" w:rsidRDefault="00161E0F">
      <w:pPr>
        <w:pStyle w:val="Bibliography"/>
      </w:pPr>
      <w:bookmarkStart w:id="176" w:name="ref-Graham2012"/>
      <w:bookmarkEnd w:id="175"/>
      <w:r>
        <w:t xml:space="preserve">Graham, Rhea. 2012. “Klamath River Basin Restoration Nonuse Value Survey.” </w:t>
      </w:r>
      <w:hyperlink r:id="rId49">
        <w:r>
          <w:rPr>
            <w:rStyle w:val="Hyperlink"/>
          </w:rPr>
          <w:t>https://kbifrm.psmfc.org/wp-content/uploads/2016/12/Graham{\_}2012{\_}0010{\_}Klamath-River-Basin-Restoration-Nonuse-Value-Survey-Final-Report.pdf</w:t>
        </w:r>
      </w:hyperlink>
      <w:r>
        <w:t>.</w:t>
      </w:r>
    </w:p>
    <w:p w:rsidR="00E77540" w:rsidRDefault="00161E0F">
      <w:pPr>
        <w:pStyle w:val="Bibliography"/>
      </w:pPr>
      <w:bookmarkStart w:id="177" w:name="ref-Guareschi2014"/>
      <w:bookmarkEnd w:id="176"/>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50">
        <w:r>
          <w:rPr>
            <w:rStyle w:val="Hyperlink"/>
          </w:rPr>
          <w:t>https://doi.org/10.1002/eco.1354</w:t>
        </w:r>
      </w:hyperlink>
      <w:r>
        <w:t>.</w:t>
      </w:r>
    </w:p>
    <w:p w:rsidR="00E77540" w:rsidRDefault="00161E0F">
      <w:pPr>
        <w:pStyle w:val="Bibliography"/>
      </w:pPr>
      <w:bookmarkStart w:id="178" w:name="ref-Guedes2020"/>
      <w:bookmarkEnd w:id="177"/>
      <w:r>
        <w:t xml:space="preserve">Guedes, Gustavo Henrique Soares, Tailan Moretti Mattos, Geysa da Silva Camilo, Wagner Uehara, Débora Lisandra de Paiva Ferreira, and Francisco Gerson Araújo. 2020. “Artificial </w:t>
      </w:r>
      <w:r>
        <w:lastRenderedPageBreak/>
        <w:t xml:space="preserve">flow regime promotes abiotic and biotic gradients: Testing the concept of longitudinal zonation in an off-river reservoir.” </w:t>
      </w:r>
      <w:r>
        <w:rPr>
          <w:i/>
          <w:iCs/>
        </w:rPr>
        <w:t>Ecohydrology and Hydrobiology</w:t>
      </w:r>
      <w:r>
        <w:t xml:space="preserve"> 20 (2): 256–64. </w:t>
      </w:r>
      <w:hyperlink r:id="rId51">
        <w:r>
          <w:rPr>
            <w:rStyle w:val="Hyperlink"/>
          </w:rPr>
          <w:t>https://doi.org/10.1016/j.ecohyd.2020.02.002</w:t>
        </w:r>
      </w:hyperlink>
      <w:r>
        <w:t>.</w:t>
      </w:r>
    </w:p>
    <w:p w:rsidR="00E77540" w:rsidRDefault="00161E0F">
      <w:pPr>
        <w:pStyle w:val="Bibliography"/>
      </w:pPr>
      <w:bookmarkStart w:id="179" w:name="ref-Gwinn2016"/>
      <w:bookmarkEnd w:id="178"/>
      <w:r>
        <w:t xml:space="preserve">Gwinn, Daniel C., Leah S. Beesley, Paul Close, Ben Gawne, and Peter M. Davies. 2016. “Imperfect detection and the determination of environmental flows for fish: Challenges, implications and solutions.” </w:t>
      </w:r>
      <w:r>
        <w:rPr>
          <w:i/>
          <w:iCs/>
        </w:rPr>
        <w:t>Freshwater Biology</w:t>
      </w:r>
      <w:r>
        <w:t xml:space="preserve"> 61 (1): 172–80. </w:t>
      </w:r>
      <w:hyperlink r:id="rId52">
        <w:r>
          <w:rPr>
            <w:rStyle w:val="Hyperlink"/>
          </w:rPr>
          <w:t>https://doi.org/10.1111/fwb.12684</w:t>
        </w:r>
      </w:hyperlink>
      <w:r>
        <w:t>.</w:t>
      </w:r>
    </w:p>
    <w:p w:rsidR="00E77540" w:rsidRDefault="00161E0F">
      <w:pPr>
        <w:pStyle w:val="Bibliography"/>
      </w:pPr>
      <w:bookmarkStart w:id="180" w:name="ref-Hain2018"/>
      <w:bookmarkEnd w:id="179"/>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53">
        <w:r>
          <w:rPr>
            <w:rStyle w:val="Hyperlink"/>
          </w:rPr>
          <w:t>https://doi.org/10.1111/fwb.13048</w:t>
        </w:r>
      </w:hyperlink>
      <w:r>
        <w:t>.</w:t>
      </w:r>
    </w:p>
    <w:p w:rsidR="00E77540" w:rsidRDefault="00161E0F">
      <w:pPr>
        <w:pStyle w:val="Bibliography"/>
      </w:pPr>
      <w:bookmarkStart w:id="181" w:name="ref-Hale2023"/>
      <w:bookmarkEnd w:id="180"/>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4">
        <w:r>
          <w:rPr>
            <w:rStyle w:val="Hyperlink"/>
          </w:rPr>
          <w:t>https://doi.org/10.1002/ecs2.4660</w:t>
        </w:r>
      </w:hyperlink>
      <w:r>
        <w:t>.</w:t>
      </w:r>
    </w:p>
    <w:p w:rsidR="00E77540" w:rsidRDefault="00161E0F">
      <w:pPr>
        <w:pStyle w:val="Bibliography"/>
      </w:pPr>
      <w:bookmarkStart w:id="182" w:name="ref-Han2015"/>
      <w:bookmarkEnd w:id="181"/>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5">
        <w:r>
          <w:rPr>
            <w:rStyle w:val="Hyperlink"/>
          </w:rPr>
          <w:t>https://doi.org/10.1016/j.quaint.2015.02.032</w:t>
        </w:r>
      </w:hyperlink>
      <w:r>
        <w:t>.</w:t>
      </w:r>
    </w:p>
    <w:p w:rsidR="00E77540" w:rsidRDefault="00161E0F">
      <w:pPr>
        <w:pStyle w:val="Bibliography"/>
      </w:pPr>
      <w:bookmarkStart w:id="183" w:name="ref-Harter2008a"/>
      <w:bookmarkEnd w:id="182"/>
      <w:r>
        <w:t xml:space="preserve">Harter, Thomas, and Ryan Hines. 2008. “Scott Valley Community Groundwater Study Plan,” 98. </w:t>
      </w:r>
      <w:hyperlink r:id="rId56">
        <w:r>
          <w:rPr>
            <w:rStyle w:val="Hyperlink"/>
          </w:rPr>
          <w:t>http://groundwater.ucdavis.edu/files/136426.pdf</w:t>
        </w:r>
      </w:hyperlink>
      <w:r>
        <w:t>.</w:t>
      </w:r>
    </w:p>
    <w:p w:rsidR="00E77540" w:rsidRDefault="00161E0F">
      <w:pPr>
        <w:pStyle w:val="Bibliography"/>
      </w:pPr>
      <w:bookmarkStart w:id="184" w:name="ref-Healey1991"/>
      <w:bookmarkEnd w:id="183"/>
      <w:r>
        <w:t xml:space="preserve">Healey, M. C. 1991. “Life History of Chinook Salmon (Onchorhynchus tshawytscha).” In </w:t>
      </w:r>
      <w:r>
        <w:rPr>
          <w:i/>
          <w:iCs/>
        </w:rPr>
        <w:t>Pacific Salmon Life Histories</w:t>
      </w:r>
      <w:r>
        <w:t>, edited by C. Groot and L. Margolis, 313–93. Vancouver: University of British Columbia Press.</w:t>
      </w:r>
    </w:p>
    <w:p w:rsidR="00E77540" w:rsidRDefault="00161E0F">
      <w:pPr>
        <w:pStyle w:val="Bibliography"/>
      </w:pPr>
      <w:bookmarkStart w:id="185" w:name="ref-Herbst2019"/>
      <w:bookmarkEnd w:id="184"/>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7">
        <w:r>
          <w:rPr>
            <w:rStyle w:val="Hyperlink"/>
          </w:rPr>
          <w:t>https://doi.org/10.1111/fwb.13270</w:t>
        </w:r>
      </w:hyperlink>
      <w:r>
        <w:t>.</w:t>
      </w:r>
    </w:p>
    <w:p w:rsidR="00E77540" w:rsidRDefault="00161E0F">
      <w:pPr>
        <w:pStyle w:val="Bibliography"/>
      </w:pPr>
      <w:bookmarkStart w:id="186" w:name="ref-Hunt1999"/>
      <w:bookmarkEnd w:id="185"/>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rsidR="00E77540" w:rsidRDefault="00161E0F">
      <w:pPr>
        <w:pStyle w:val="Bibliography"/>
      </w:pPr>
      <w:bookmarkStart w:id="187" w:name="ref-James2013"/>
      <w:bookmarkEnd w:id="186"/>
      <w:r>
        <w:t xml:space="preserve">James, Gareth, Daniela Witten, Trevor Hastie, and Robert Tibshirani. 2013. </w:t>
      </w:r>
      <w:r>
        <w:rPr>
          <w:i/>
          <w:iCs/>
        </w:rPr>
        <w:t>An Introduction to Statistical Learning</w:t>
      </w:r>
      <w:r>
        <w:t xml:space="preserve">. 7th ed. New York: Springer Science+Business Media. </w:t>
      </w:r>
      <w:hyperlink r:id="rId58">
        <w:r>
          <w:rPr>
            <w:rStyle w:val="Hyperlink"/>
          </w:rPr>
          <w:t>https://doi.org/10.1007/978-1-4614-7138-7</w:t>
        </w:r>
      </w:hyperlink>
      <w:r>
        <w:t>.</w:t>
      </w:r>
    </w:p>
    <w:p w:rsidR="00E77540" w:rsidRDefault="00161E0F">
      <w:pPr>
        <w:pStyle w:val="Bibliography"/>
      </w:pPr>
      <w:bookmarkStart w:id="188" w:name="ref-Kevic2018"/>
      <w:bookmarkEnd w:id="187"/>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9">
        <w:r>
          <w:rPr>
            <w:rStyle w:val="Hyperlink"/>
          </w:rPr>
          <w:t>https://doi.org/10.1127/fal/2018/1177</w:t>
        </w:r>
      </w:hyperlink>
      <w:r>
        <w:t>.</w:t>
      </w:r>
    </w:p>
    <w:p w:rsidR="00E77540" w:rsidRDefault="00161E0F">
      <w:pPr>
        <w:pStyle w:val="Bibliography"/>
      </w:pPr>
      <w:bookmarkStart w:id="189" w:name="ref-Knechtle2012"/>
      <w:bookmarkEnd w:id="188"/>
      <w:r>
        <w:lastRenderedPageBreak/>
        <w:t xml:space="preserve">Knechtle, Morgan, and Diana Chesney. 2012. “2012 Scott River Salmon Studies.” Yreka, CA: California Department of Fish; Wildlife (CDFW). </w:t>
      </w:r>
      <w:hyperlink r:id="rId60">
        <w:r>
          <w:rPr>
            <w:rStyle w:val="Hyperlink"/>
          </w:rPr>
          <w:t>https://nrm.dfg.ca.gov/FileHandler.ashx?DocumentID=77836</w:t>
        </w:r>
      </w:hyperlink>
      <w:r>
        <w:t>.</w:t>
      </w:r>
    </w:p>
    <w:p w:rsidR="00E77540" w:rsidRDefault="00161E0F">
      <w:pPr>
        <w:pStyle w:val="Bibliography"/>
      </w:pPr>
      <w:bookmarkStart w:id="190" w:name="ref-CDFW2020"/>
      <w:bookmarkEnd w:id="189"/>
      <w:r>
        <w:t>Knechtle, Morgan, and Domenic Giudice. 2020. “2019 Scott River Salmon Studies.” 530. Yreka, CA: California Department of Fish; Wildlife (CDFW).</w:t>
      </w:r>
    </w:p>
    <w:p w:rsidR="00E77540" w:rsidRDefault="00161E0F">
      <w:pPr>
        <w:pStyle w:val="Bibliography"/>
      </w:pPr>
      <w:bookmarkStart w:id="191" w:name="ref-CDFW2021a"/>
      <w:bookmarkEnd w:id="190"/>
      <w:r>
        <w:t>———. 2021. “2020 Scott River Salmon Studies, Final Report.” Yreka, CA: California Department of Fish; Wildlife (CDFW).</w:t>
      </w:r>
    </w:p>
    <w:p w:rsidR="00E77540" w:rsidRDefault="00161E0F">
      <w:pPr>
        <w:pStyle w:val="Bibliography"/>
      </w:pPr>
      <w:bookmarkStart w:id="192" w:name="ref-CDFW2023a"/>
      <w:bookmarkEnd w:id="191"/>
      <w:r>
        <w:t>———. 2023. “2022 SCOTT RIVER SALMON STUDIES.” Yreka, CA: CDFW.</w:t>
      </w:r>
    </w:p>
    <w:p w:rsidR="00E77540" w:rsidRDefault="00161E0F">
      <w:pPr>
        <w:pStyle w:val="Bibliography"/>
      </w:pPr>
      <w:bookmarkStart w:id="193" w:name="ref-Knight2014"/>
      <w:bookmarkEnd w:id="192"/>
      <w:r>
        <w:t xml:space="preserve">Knight, Rodney R., Jennifer C. Murphy, William J. Wolfe, Charles F. Saylor, and Amy K. Wales. 2014. “Ecological limit functions relating fish community response to hydrologic departures of the ecological flow regime in the Tennessee River basin, United States.” </w:t>
      </w:r>
      <w:r>
        <w:rPr>
          <w:i/>
          <w:iCs/>
        </w:rPr>
        <w:t>Ecohydrology</w:t>
      </w:r>
      <w:r>
        <w:t xml:space="preserve"> 7 (5): 1262–80. </w:t>
      </w:r>
      <w:hyperlink r:id="rId61">
        <w:r>
          <w:rPr>
            <w:rStyle w:val="Hyperlink"/>
          </w:rPr>
          <w:t>https://doi.org/10.1002/eco.1460</w:t>
        </w:r>
      </w:hyperlink>
      <w:r>
        <w:t>.</w:t>
      </w:r>
    </w:p>
    <w:p w:rsidR="00E77540" w:rsidRDefault="00161E0F">
      <w:pPr>
        <w:pStyle w:val="Bibliography"/>
      </w:pPr>
      <w:bookmarkStart w:id="194" w:name="ref-Konrad2011"/>
      <w:bookmarkEnd w:id="193"/>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62">
        <w:r>
          <w:rPr>
            <w:rStyle w:val="Hyperlink"/>
          </w:rPr>
          <w:t>https://doi.org/10.1525/bio.2011.61.12.5</w:t>
        </w:r>
      </w:hyperlink>
      <w:r>
        <w:t>.</w:t>
      </w:r>
    </w:p>
    <w:p w:rsidR="00E77540" w:rsidRDefault="00161E0F">
      <w:pPr>
        <w:pStyle w:val="Bibliography"/>
      </w:pPr>
      <w:bookmarkStart w:id="195" w:name="ref-Lamouroux2015"/>
      <w:bookmarkEnd w:id="194"/>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63">
        <w:r>
          <w:rPr>
            <w:rStyle w:val="Hyperlink"/>
          </w:rPr>
          <w:t>https://doi.org/10.1111/fwb.12324</w:t>
        </w:r>
      </w:hyperlink>
      <w:r>
        <w:t>.</w:t>
      </w:r>
    </w:p>
    <w:p w:rsidR="00E77540" w:rsidRDefault="00161E0F">
      <w:pPr>
        <w:pStyle w:val="Bibliography"/>
      </w:pPr>
      <w:bookmarkStart w:id="196" w:name="ref-LancasterDownes2014"/>
      <w:bookmarkEnd w:id="195"/>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64">
        <w:r>
          <w:rPr>
            <w:rStyle w:val="Hyperlink"/>
          </w:rPr>
          <w:t>https://doi.org/10.1002/rra</w:t>
        </w:r>
      </w:hyperlink>
      <w:r>
        <w:t>.</w:t>
      </w:r>
    </w:p>
    <w:p w:rsidR="00E77540" w:rsidRDefault="00161E0F">
      <w:pPr>
        <w:pStyle w:val="Bibliography"/>
      </w:pPr>
      <w:bookmarkStart w:id="197" w:name="ref-Larsen2021"/>
      <w:bookmarkEnd w:id="196"/>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5">
        <w:r>
          <w:rPr>
            <w:rStyle w:val="Hyperlink"/>
          </w:rPr>
          <w:t>https://doi.org/10.1029/2020WR028496</w:t>
        </w:r>
      </w:hyperlink>
      <w:r>
        <w:t>.</w:t>
      </w:r>
    </w:p>
    <w:p w:rsidR="00E77540" w:rsidRDefault="00161E0F">
      <w:pPr>
        <w:pStyle w:val="Bibliography"/>
      </w:pPr>
      <w:bookmarkStart w:id="198" w:name="ref-Lueders2023"/>
      <w:bookmarkEnd w:id="197"/>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6">
        <w:r>
          <w:rPr>
            <w:rStyle w:val="Hyperlink"/>
          </w:rPr>
          <w:t>https://doi.org/10.1016/j.ecolind.2023.109989</w:t>
        </w:r>
      </w:hyperlink>
      <w:r>
        <w:t>.</w:t>
      </w:r>
    </w:p>
    <w:p w:rsidR="00E77540" w:rsidRDefault="00161E0F">
      <w:pPr>
        <w:pStyle w:val="Bibliography"/>
      </w:pPr>
      <w:bookmarkStart w:id="199" w:name="ref-Mack1958"/>
      <w:bookmarkEnd w:id="198"/>
      <w:r>
        <w:t xml:space="preserve">Mack, Seymour. 1958. “Geology and Ground-Water Features of Scott Valley Siskiyou County, California.” Geological Survey Water-Supply Paper 1462. </w:t>
      </w:r>
      <w:hyperlink r:id="rId67">
        <w:r>
          <w:rPr>
            <w:rStyle w:val="Hyperlink"/>
          </w:rPr>
          <w:t>https://pubs.usgs.gov/wsp/1462/report.pdf</w:t>
        </w:r>
      </w:hyperlink>
      <w:r>
        <w:t>.</w:t>
      </w:r>
    </w:p>
    <w:p w:rsidR="00E77540" w:rsidRDefault="00161E0F">
      <w:pPr>
        <w:pStyle w:val="Bibliography"/>
      </w:pPr>
      <w:bookmarkStart w:id="200" w:name="ref-Massie2020"/>
      <w:bookmarkEnd w:id="199"/>
      <w:r>
        <w:t>Massie, Margaret, and Harrison Morrow. 2020. “2020 Scott River Juvenile Salmonid Outmigrant Study.” Yreka, CA: California Department of Fish; Wildlife.</w:t>
      </w:r>
    </w:p>
    <w:p w:rsidR="00E77540" w:rsidRDefault="00161E0F">
      <w:pPr>
        <w:pStyle w:val="Bibliography"/>
      </w:pPr>
      <w:bookmarkStart w:id="201" w:name="ref-Maurer2003"/>
      <w:bookmarkEnd w:id="200"/>
      <w:r>
        <w:t>Maurer, Sue. 2003. “Scott River Watershed Adult Coho Salmon Spawning Survey December 2002-January 2003.” Etna, CA: Siskiyou RCD.</w:t>
      </w:r>
    </w:p>
    <w:p w:rsidR="00E77540" w:rsidRDefault="00161E0F">
      <w:pPr>
        <w:pStyle w:val="Bibliography"/>
      </w:pPr>
      <w:bookmarkStart w:id="202" w:name="ref-Mazor2018"/>
      <w:bookmarkEnd w:id="201"/>
      <w:r>
        <w:lastRenderedPageBreak/>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8">
        <w:r>
          <w:rPr>
            <w:rStyle w:val="Hyperlink"/>
          </w:rPr>
          <w:t>https://doi.org/10.1111/fwb.13062</w:t>
        </w:r>
      </w:hyperlink>
      <w:r>
        <w:t>.</w:t>
      </w:r>
    </w:p>
    <w:p w:rsidR="00E77540" w:rsidRDefault="00161E0F">
      <w:pPr>
        <w:pStyle w:val="Bibliography"/>
      </w:pPr>
      <w:bookmarkStart w:id="203" w:name="ref-McMahon1983"/>
      <w:bookmarkEnd w:id="202"/>
      <w:r>
        <w:t>McMahon, Thomas E. 1983. “Habitat Suitability Index Models: Coho Salmon. U.S. Dept. Int., Fish Wildl. Serv. FWS/OBS-92/10.49.” Fort Collins, CO: U.S. Dept. Int., U.S. Fish; Wildlife Service. FWS/OBS-92/10.49.</w:t>
      </w:r>
    </w:p>
    <w:p w:rsidR="00E77540" w:rsidRDefault="00161E0F">
      <w:pPr>
        <w:pStyle w:val="Bibliography"/>
      </w:pPr>
      <w:bookmarkStart w:id="204" w:name="ref-McManamay2015"/>
      <w:bookmarkEnd w:id="203"/>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9">
        <w:r>
          <w:rPr>
            <w:rStyle w:val="Hyperlink"/>
          </w:rPr>
          <w:t>https://doi.org/10.1890/14-0247.1</w:t>
        </w:r>
      </w:hyperlink>
      <w:r>
        <w:t>.</w:t>
      </w:r>
    </w:p>
    <w:p w:rsidR="00E77540" w:rsidRDefault="00161E0F">
      <w:pPr>
        <w:pStyle w:val="Bibliography"/>
      </w:pPr>
      <w:bookmarkStart w:id="205" w:name="ref-McManamay2013"/>
      <w:bookmarkEnd w:id="204"/>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70">
        <w:r>
          <w:rPr>
            <w:rStyle w:val="Hyperlink"/>
          </w:rPr>
          <w:t>https://doi.org/10.1007/s00267-013-0055-3</w:t>
        </w:r>
      </w:hyperlink>
      <w:r>
        <w:t>.</w:t>
      </w:r>
    </w:p>
    <w:p w:rsidR="00E77540" w:rsidRDefault="00161E0F">
      <w:pPr>
        <w:pStyle w:val="Bibliography"/>
      </w:pPr>
      <w:bookmarkStart w:id="206" w:name="ref-Medallo-Diaz2019"/>
      <w:bookmarkEnd w:id="205"/>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71">
        <w:r>
          <w:rPr>
            <w:rStyle w:val="Hyperlink"/>
          </w:rPr>
          <w:t>https://doi.org/10.1016/j.scitotenv.2019.133774</w:t>
        </w:r>
      </w:hyperlink>
      <w:r>
        <w:t>.</w:t>
      </w:r>
    </w:p>
    <w:p w:rsidR="00E77540" w:rsidRDefault="00161E0F">
      <w:pPr>
        <w:pStyle w:val="Bibliography"/>
      </w:pPr>
      <w:bookmarkStart w:id="207" w:name="ref-Monk2006"/>
      <w:bookmarkEnd w:id="206"/>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72">
        <w:r>
          <w:rPr>
            <w:rStyle w:val="Hyperlink"/>
          </w:rPr>
          <w:t>https://doi.org/10.1002/rra.933</w:t>
        </w:r>
      </w:hyperlink>
      <w:r>
        <w:t>.</w:t>
      </w:r>
    </w:p>
    <w:p w:rsidR="00E77540" w:rsidRDefault="00161E0F">
      <w:pPr>
        <w:pStyle w:val="Bibliography"/>
      </w:pPr>
      <w:bookmarkStart w:id="208" w:name="ref-Monk2008"/>
      <w:bookmarkEnd w:id="207"/>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rsidR="00E77540" w:rsidRDefault="00161E0F">
      <w:pPr>
        <w:pStyle w:val="Bibliography"/>
      </w:pPr>
      <w:bookmarkStart w:id="209" w:name="ref-Moyle2002"/>
      <w:bookmarkEnd w:id="208"/>
      <w:r>
        <w:t xml:space="preserve">Moyle, P. B. 2002. </w:t>
      </w:r>
      <w:r>
        <w:rPr>
          <w:i/>
          <w:iCs/>
        </w:rPr>
        <w:t>Inland Fishes of California</w:t>
      </w:r>
      <w:r>
        <w:t>. University of California Press.</w:t>
      </w:r>
    </w:p>
    <w:p w:rsidR="00E77540" w:rsidRDefault="00161E0F">
      <w:pPr>
        <w:pStyle w:val="Bibliography"/>
      </w:pPr>
      <w:bookmarkStart w:id="210" w:name="ref-Moyle2014"/>
      <w:bookmarkEnd w:id="209"/>
      <w:r>
        <w:t xml:space="preserve">———. 2014. “Novel aquatic ecosystems: the new reality for streams in California and other Mediterranean climate regions.” </w:t>
      </w:r>
      <w:r>
        <w:rPr>
          <w:i/>
          <w:iCs/>
        </w:rPr>
        <w:t>River Research and Applications</w:t>
      </w:r>
      <w:r>
        <w:t xml:space="preserve"> 30 (January): 1335–44. </w:t>
      </w:r>
      <w:hyperlink r:id="rId73">
        <w:r>
          <w:rPr>
            <w:rStyle w:val="Hyperlink"/>
          </w:rPr>
          <w:t>https://doi.org/10.1002/rra</w:t>
        </w:r>
      </w:hyperlink>
      <w:r>
        <w:t>.</w:t>
      </w:r>
    </w:p>
    <w:p w:rsidR="00E77540" w:rsidRDefault="00161E0F">
      <w:pPr>
        <w:pStyle w:val="Bibliography"/>
      </w:pPr>
      <w:bookmarkStart w:id="211" w:name="ref-NCRWQCB2005"/>
      <w:bookmarkEnd w:id="210"/>
      <w:r>
        <w:t xml:space="preserve">NCRWQCB. 2005. “Staff Report for the Action Plan for the Scott River Watershed Sediment and Temperature Total Maximum Daily Loads.” North Coast Regional Water Quality Control Board. </w:t>
      </w:r>
      <w:hyperlink r:id="rId74">
        <w:r>
          <w:rPr>
            <w:rStyle w:val="Hyperlink"/>
          </w:rPr>
          <w:t>https://www.waterboards.ca.gov/water{\_}issues/programs/tmdl/records/region{\_}1/2010/ref3872.pdf</w:t>
        </w:r>
      </w:hyperlink>
      <w:r>
        <w:t>.</w:t>
      </w:r>
    </w:p>
    <w:p w:rsidR="00E77540" w:rsidRDefault="00161E0F">
      <w:pPr>
        <w:pStyle w:val="Bibliography"/>
      </w:pPr>
      <w:bookmarkStart w:id="212" w:name="ref-Nickelson1992"/>
      <w:bookmarkEnd w:id="211"/>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rsidR="00E77540" w:rsidRDefault="00161E0F">
      <w:pPr>
        <w:pStyle w:val="Bibliography"/>
      </w:pPr>
      <w:bookmarkStart w:id="213" w:name="ref-NMFS2014"/>
      <w:bookmarkEnd w:id="212"/>
      <w:r>
        <w:lastRenderedPageBreak/>
        <w:t xml:space="preserve">NMFS. 2014. “Final SONCC Coho Recovery Plan - Scott River Population.” </w:t>
      </w:r>
      <w:hyperlink r:id="rId75">
        <w:r>
          <w:rPr>
            <w:rStyle w:val="Hyperlink"/>
          </w:rPr>
          <w:t>https://www.fisheries.noaa.gov/resource/document/final-recovery-plan-southern-oregon-northern-california-coast-evolutionarily</w:t>
        </w:r>
      </w:hyperlink>
      <w:r>
        <w:t>.</w:t>
      </w:r>
    </w:p>
    <w:p w:rsidR="00E77540" w:rsidRDefault="00161E0F">
      <w:pPr>
        <w:pStyle w:val="Bibliography"/>
      </w:pPr>
      <w:bookmarkStart w:id="214" w:name="ref-Parry2013"/>
      <w:bookmarkEnd w:id="213"/>
      <w:r>
        <w:t xml:space="preserve">Parry, Ashley. 2013. “Evaluation and modernization of the Scott Valley Irrigation District.” PhD thesis. </w:t>
      </w:r>
      <w:hyperlink r:id="rId76">
        <w:r>
          <w:rPr>
            <w:rStyle w:val="Hyperlink"/>
          </w:rPr>
          <w:t>https://doi.org/10.1017/CBO9781107415324.004</w:t>
        </w:r>
      </w:hyperlink>
      <w:r>
        <w:t>.</w:t>
      </w:r>
    </w:p>
    <w:p w:rsidR="00E77540" w:rsidRDefault="00161E0F">
      <w:pPr>
        <w:pStyle w:val="Bibliography"/>
      </w:pPr>
      <w:bookmarkStart w:id="215" w:name="ref-Patterson2020"/>
      <w:bookmarkEnd w:id="214"/>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rsidR="00E77540" w:rsidRDefault="00161E0F">
      <w:pPr>
        <w:pStyle w:val="Bibliography"/>
      </w:pPr>
      <w:bookmarkStart w:id="216" w:name="ref-Pearson1895"/>
      <w:bookmarkEnd w:id="215"/>
      <w:r>
        <w:t xml:space="preserve">Pearson, Karl. 1895. “Note on Regression and Inheritance in the Case of Two Parents.” </w:t>
      </w:r>
      <w:r>
        <w:rPr>
          <w:i/>
          <w:iCs/>
        </w:rPr>
        <w:t>Proceedings of the Royal Society of London Series I</w:t>
      </w:r>
      <w:r>
        <w:t xml:space="preserve"> 58 (Jan): 240–42.</w:t>
      </w:r>
    </w:p>
    <w:p w:rsidR="00E77540" w:rsidRDefault="00161E0F">
      <w:pPr>
        <w:pStyle w:val="Bibliography"/>
      </w:pPr>
      <w:bookmarkStart w:id="217" w:name="ref-Peek2022"/>
      <w:bookmarkEnd w:id="216"/>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7">
        <w:r>
          <w:rPr>
            <w:rStyle w:val="Hyperlink"/>
          </w:rPr>
          <w:t>https://doi.org/10.3389/fenvs.2021.790667</w:t>
        </w:r>
      </w:hyperlink>
      <w:r>
        <w:t>.</w:t>
      </w:r>
    </w:p>
    <w:p w:rsidR="00E77540" w:rsidRDefault="00161E0F">
      <w:pPr>
        <w:pStyle w:val="Bibliography"/>
      </w:pPr>
      <w:bookmarkStart w:id="218" w:name="ref-Peterson2016"/>
      <w:bookmarkEnd w:id="217"/>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8">
        <w:r>
          <w:rPr>
            <w:rStyle w:val="Hyperlink"/>
          </w:rPr>
          <w:t>https://doi.org/10.1016/j.jenvman.2016.03.015</w:t>
        </w:r>
      </w:hyperlink>
      <w:r>
        <w:t>.</w:t>
      </w:r>
    </w:p>
    <w:p w:rsidR="00E77540" w:rsidRDefault="00161E0F">
      <w:pPr>
        <w:pStyle w:val="Bibliography"/>
      </w:pPr>
      <w:bookmarkStart w:id="219" w:name="ref-Poff1997"/>
      <w:bookmarkEnd w:id="218"/>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9">
        <w:r>
          <w:rPr>
            <w:rStyle w:val="Hyperlink"/>
          </w:rPr>
          <w:t>https://doi.org/10.2307/1313099</w:t>
        </w:r>
      </w:hyperlink>
      <w:r>
        <w:t>.</w:t>
      </w:r>
    </w:p>
    <w:p w:rsidR="00E77540" w:rsidRDefault="00161E0F">
      <w:pPr>
        <w:pStyle w:val="Bibliography"/>
      </w:pPr>
      <w:bookmarkStart w:id="220" w:name="ref-Poff2010b"/>
      <w:bookmarkEnd w:id="219"/>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80">
        <w:r>
          <w:rPr>
            <w:rStyle w:val="Hyperlink"/>
          </w:rPr>
          <w:t>https://doi.org/10.1111/j.1365-2427.2009.02204.x</w:t>
        </w:r>
      </w:hyperlink>
      <w:r>
        <w:t>.</w:t>
      </w:r>
    </w:p>
    <w:p w:rsidR="00E77540" w:rsidRDefault="00161E0F">
      <w:pPr>
        <w:pStyle w:val="Bibliography"/>
      </w:pPr>
      <w:bookmarkStart w:id="221" w:name="ref-Poff2010a"/>
      <w:bookmarkEnd w:id="220"/>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81">
        <w:r>
          <w:rPr>
            <w:rStyle w:val="Hyperlink"/>
          </w:rPr>
          <w:t>https://doi.org/10.1111/j.1365-2427.2009.02272.x</w:t>
        </w:r>
      </w:hyperlink>
      <w:r>
        <w:t>.</w:t>
      </w:r>
    </w:p>
    <w:p w:rsidR="00E77540" w:rsidRDefault="00161E0F">
      <w:pPr>
        <w:pStyle w:val="Bibliography"/>
      </w:pPr>
      <w:bookmarkStart w:id="222" w:name="ref-Qian2016"/>
      <w:bookmarkEnd w:id="221"/>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82">
        <w:r>
          <w:rPr>
            <w:rStyle w:val="Hyperlink"/>
          </w:rPr>
          <w:t>https://doi.org/10.1016/j.ecohyd.2016.08.001</w:t>
        </w:r>
      </w:hyperlink>
      <w:r>
        <w:t>.</w:t>
      </w:r>
    </w:p>
    <w:p w:rsidR="00E77540" w:rsidRDefault="00161E0F">
      <w:pPr>
        <w:pStyle w:val="Bibliography"/>
      </w:pPr>
      <w:bookmarkStart w:id="223" w:name="ref-Quigley2007"/>
      <w:bookmarkEnd w:id="222"/>
      <w:r>
        <w:t xml:space="preserve">Quigley, Danielle. 2007. “Final Report Adult Coho Spawning Ground Surveys 2006-2007.” Etna, CA: Siskiyou RCD. </w:t>
      </w:r>
      <w:hyperlink r:id="rId83">
        <w:r>
          <w:rPr>
            <w:rStyle w:val="Hyperlink"/>
          </w:rPr>
          <w:t>https://www.siskiyourcd.com/resources</w:t>
        </w:r>
      </w:hyperlink>
      <w:r>
        <w:t>.</w:t>
      </w:r>
    </w:p>
    <w:p w:rsidR="00E77540" w:rsidRDefault="00161E0F">
      <w:pPr>
        <w:pStyle w:val="Bibliography"/>
      </w:pPr>
      <w:bookmarkStart w:id="224" w:name="ref-Quinones2014"/>
      <w:bookmarkEnd w:id="223"/>
      <w:r>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84">
        <w:r>
          <w:rPr>
            <w:rStyle w:val="Hyperlink"/>
          </w:rPr>
          <w:t>https://doi.org/10.1371/journal.pone.0098392</w:t>
        </w:r>
      </w:hyperlink>
      <w:r>
        <w:t>.</w:t>
      </w:r>
    </w:p>
    <w:p w:rsidR="00E77540" w:rsidRDefault="00161E0F">
      <w:pPr>
        <w:pStyle w:val="Bibliography"/>
      </w:pPr>
      <w:bookmarkStart w:id="225" w:name="ref-RManual"/>
      <w:bookmarkEnd w:id="224"/>
      <w:r>
        <w:lastRenderedPageBreak/>
        <w:t xml:space="preserve">R Core Team. 2020. “R: A Language and Environment for Statistical Computing.” Vienna, Austria: R Foundation for Statistical Computing. </w:t>
      </w:r>
      <w:hyperlink r:id="rId85">
        <w:r>
          <w:rPr>
            <w:rStyle w:val="Hyperlink"/>
          </w:rPr>
          <w:t>https://www.r-project.org/</w:t>
        </w:r>
      </w:hyperlink>
      <w:r>
        <w:t>.</w:t>
      </w:r>
    </w:p>
    <w:p w:rsidR="00E77540" w:rsidRDefault="00161E0F">
      <w:pPr>
        <w:pStyle w:val="Bibliography"/>
      </w:pPr>
      <w:bookmarkStart w:id="226" w:name="ref-Ranstam2018"/>
      <w:bookmarkEnd w:id="225"/>
      <w:r>
        <w:t xml:space="preserve">Ranstam, J., and J. A. Cook. 2018. “LASSO regression.” </w:t>
      </w:r>
      <w:r>
        <w:rPr>
          <w:i/>
          <w:iCs/>
        </w:rPr>
        <w:t>British Journal of Surgery</w:t>
      </w:r>
      <w:r>
        <w:t xml:space="preserve"> 105 (10): 1348. </w:t>
      </w:r>
      <w:hyperlink r:id="rId86">
        <w:r>
          <w:rPr>
            <w:rStyle w:val="Hyperlink"/>
          </w:rPr>
          <w:t>https://doi.org/10.1002/bjs.10895</w:t>
        </w:r>
      </w:hyperlink>
      <w:r>
        <w:t>.</w:t>
      </w:r>
    </w:p>
    <w:p w:rsidR="00E77540" w:rsidRDefault="00161E0F">
      <w:pPr>
        <w:pStyle w:val="Bibliography"/>
      </w:pPr>
      <w:bookmarkStart w:id="227" w:name="ref-Richter2006"/>
      <w:bookmarkEnd w:id="226"/>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7">
        <w:r>
          <w:rPr>
            <w:rStyle w:val="Hyperlink"/>
          </w:rPr>
          <w:t>https://doi.org/10.1002/rra.892</w:t>
        </w:r>
      </w:hyperlink>
      <w:r>
        <w:t>.</w:t>
      </w:r>
    </w:p>
    <w:p w:rsidR="00E77540" w:rsidRDefault="00161E0F">
      <w:pPr>
        <w:pStyle w:val="Bibliography"/>
      </w:pPr>
      <w:bookmarkStart w:id="228" w:name="ref-Riis2008"/>
      <w:bookmarkEnd w:id="227"/>
      <w:r>
        <w:t xml:space="preserve">Riis, Tenna, Alastair M. Suren, Bente Clausen, and Kaj Sand-Jensen. 2008. “Vegetation and flow regime in lowland streams.” </w:t>
      </w:r>
      <w:r>
        <w:rPr>
          <w:i/>
          <w:iCs/>
        </w:rPr>
        <w:t>Freshwater Biology</w:t>
      </w:r>
      <w:r>
        <w:t xml:space="preserve"> 53 (8): 1531–43. </w:t>
      </w:r>
      <w:hyperlink r:id="rId88">
        <w:r>
          <w:rPr>
            <w:rStyle w:val="Hyperlink"/>
          </w:rPr>
          <w:t>https://doi.org/10.1111/j.1365-2427.2008.01987.x</w:t>
        </w:r>
      </w:hyperlink>
      <w:r>
        <w:t>.</w:t>
      </w:r>
    </w:p>
    <w:p w:rsidR="00E77540" w:rsidRDefault="00161E0F">
      <w:pPr>
        <w:pStyle w:val="Bibliography"/>
      </w:pPr>
      <w:bookmarkStart w:id="229" w:name="ref-RobertsonSwinton2005"/>
      <w:bookmarkEnd w:id="228"/>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9">
        <w:r>
          <w:rPr>
            <w:rStyle w:val="Hyperlink"/>
          </w:rPr>
          <w:t>https://doi.org/10.2307/3868443</w:t>
        </w:r>
      </w:hyperlink>
      <w:r>
        <w:t>.</w:t>
      </w:r>
    </w:p>
    <w:p w:rsidR="00E77540" w:rsidRDefault="00161E0F">
      <w:pPr>
        <w:pStyle w:val="Bibliography"/>
      </w:pPr>
      <w:bookmarkStart w:id="230" w:name="ref-Rosenfeld2003"/>
      <w:bookmarkEnd w:id="229"/>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90">
        <w:r>
          <w:rPr>
            <w:rStyle w:val="Hyperlink"/>
          </w:rPr>
          <w:t>https://doi.org/10.1577/t01-126</w:t>
        </w:r>
      </w:hyperlink>
      <w:r>
        <w:t>.</w:t>
      </w:r>
    </w:p>
    <w:p w:rsidR="00E77540" w:rsidRDefault="00161E0F">
      <w:pPr>
        <w:pStyle w:val="Bibliography"/>
      </w:pPr>
      <w:bookmarkStart w:id="231" w:name="ref-Rosenfeld2017"/>
      <w:bookmarkEnd w:id="230"/>
      <w:r>
        <w:t xml:space="preserve">Rosenfeld, Jordan S. 2017. “Developing flow–ecology relationships: Implications of nonlinear biological responses for water management.” </w:t>
      </w:r>
      <w:r>
        <w:rPr>
          <w:i/>
          <w:iCs/>
        </w:rPr>
        <w:t>Freshwater Biology</w:t>
      </w:r>
      <w:r>
        <w:t xml:space="preserve"> 62 (8): 1305–24. </w:t>
      </w:r>
      <w:hyperlink r:id="rId91">
        <w:r>
          <w:rPr>
            <w:rStyle w:val="Hyperlink"/>
          </w:rPr>
          <w:t>https://doi.org/10.1111/fwb.12948</w:t>
        </w:r>
      </w:hyperlink>
      <w:r>
        <w:t>.</w:t>
      </w:r>
    </w:p>
    <w:p w:rsidR="00E77540" w:rsidRDefault="00161E0F">
      <w:pPr>
        <w:pStyle w:val="Bibliography"/>
      </w:pPr>
      <w:bookmarkStart w:id="232" w:name="ref-Saby2022"/>
      <w:bookmarkEnd w:id="231"/>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92">
        <w:r>
          <w:rPr>
            <w:rStyle w:val="Hyperlink"/>
          </w:rPr>
          <w:t>https://doi.org/10.1111/1752-1688.12965</w:t>
        </w:r>
      </w:hyperlink>
      <w:r>
        <w:t>.</w:t>
      </w:r>
    </w:p>
    <w:p w:rsidR="00E77540" w:rsidRDefault="00161E0F">
      <w:pPr>
        <w:pStyle w:val="Bibliography"/>
      </w:pPr>
      <w:bookmarkStart w:id="233" w:name="ref-SRWT2018"/>
      <w:bookmarkEnd w:id="232"/>
      <w:r>
        <w:t xml:space="preserve">Scott River Water Trust (SRWT). 2018. “2017 Monitoring Report.” June. </w:t>
      </w:r>
      <w:hyperlink r:id="rId93">
        <w:r>
          <w:rPr>
            <w:rStyle w:val="Hyperlink"/>
          </w:rPr>
          <w:t>https://www.scottwatertrust.org/blank</w:t>
        </w:r>
      </w:hyperlink>
      <w:r>
        <w:t>.</w:t>
      </w:r>
    </w:p>
    <w:p w:rsidR="00E77540" w:rsidRDefault="00161E0F">
      <w:pPr>
        <w:pStyle w:val="Bibliography"/>
      </w:pPr>
      <w:bookmarkStart w:id="234" w:name="ref-SVAP1980"/>
      <w:bookmarkEnd w:id="233"/>
      <w:r>
        <w:t>Scott Valley Area Plan Committee. 1980. “Scott Valley Area Plan (SVAP).”</w:t>
      </w:r>
    </w:p>
    <w:p w:rsidR="00E77540" w:rsidRDefault="00161E0F">
      <w:pPr>
        <w:pStyle w:val="Bibliography"/>
      </w:pPr>
      <w:bookmarkStart w:id="235" w:name="ref-Shenton2012"/>
      <w:bookmarkEnd w:id="234"/>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4">
        <w:r>
          <w:rPr>
            <w:rStyle w:val="Hyperlink"/>
          </w:rPr>
          <w:t>https://doi.org/10.1007/s00267-012-9864-z</w:t>
        </w:r>
      </w:hyperlink>
      <w:r>
        <w:t>.</w:t>
      </w:r>
    </w:p>
    <w:p w:rsidR="00E77540" w:rsidRDefault="00161E0F">
      <w:pPr>
        <w:pStyle w:val="Bibliography"/>
      </w:pPr>
      <w:bookmarkStart w:id="236" w:name="ref-Sinnathamby2018"/>
      <w:bookmarkEnd w:id="235"/>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1–18. </w:t>
      </w:r>
      <w:hyperlink r:id="rId95">
        <w:r>
          <w:rPr>
            <w:rStyle w:val="Hyperlink"/>
          </w:rPr>
          <w:t>https://doi.org/10.1002/eco.1909</w:t>
        </w:r>
      </w:hyperlink>
      <w:r>
        <w:t>.</w:t>
      </w:r>
    </w:p>
    <w:p w:rsidR="00E77540" w:rsidRDefault="00161E0F">
      <w:pPr>
        <w:pStyle w:val="Bibliography"/>
      </w:pPr>
      <w:bookmarkStart w:id="237" w:name="ref-SiskiyouCounty2021"/>
      <w:bookmarkEnd w:id="236"/>
      <w:r>
        <w:t xml:space="preserve">Siskiyou County Flood Control and Water Conservation District. 2021. “Scott Valley Groundwater Sustainability Plan.” Siskiyou County Flood Control; Water Conservation District. </w:t>
      </w:r>
      <w:hyperlink r:id="rId96">
        <w:r>
          <w:rPr>
            <w:rStyle w:val="Hyperlink"/>
          </w:rPr>
          <w:t>https://www.co.siskiyou.ca.us/naturalresources/page/scott-valley-gsp-chapters</w:t>
        </w:r>
      </w:hyperlink>
      <w:r>
        <w:t>.</w:t>
      </w:r>
    </w:p>
    <w:p w:rsidR="00E77540" w:rsidRDefault="00161E0F">
      <w:pPr>
        <w:pStyle w:val="Bibliography"/>
      </w:pPr>
      <w:bookmarkStart w:id="238" w:name="ref-SiskiyouRCD1994"/>
      <w:bookmarkEnd w:id="237"/>
      <w:r>
        <w:lastRenderedPageBreak/>
        <w:t>Siskiyou RCD. 1994. “Scott Valley Irrigation District Study.”</w:t>
      </w:r>
    </w:p>
    <w:p w:rsidR="00E77540" w:rsidRDefault="00161E0F">
      <w:pPr>
        <w:pStyle w:val="Bibliography"/>
      </w:pPr>
      <w:bookmarkStart w:id="239" w:name="ref-SiskiyouRCD2004"/>
      <w:bookmarkEnd w:id="238"/>
      <w:r>
        <w:t xml:space="preserve">———. 2004. “Final Report. Scott River Coho Spawning Assessment: 2003-2004.” </w:t>
      </w:r>
      <w:hyperlink r:id="rId97">
        <w:r>
          <w:rPr>
            <w:rStyle w:val="Hyperlink"/>
          </w:rPr>
          <w:t>https://www.siskiyourcd.com/resources</w:t>
        </w:r>
      </w:hyperlink>
      <w:r>
        <w:t>.</w:t>
      </w:r>
    </w:p>
    <w:p w:rsidR="00E77540" w:rsidRDefault="00161E0F">
      <w:pPr>
        <w:pStyle w:val="Bibliography"/>
      </w:pPr>
      <w:bookmarkStart w:id="240" w:name="ref-SiskiyouRCD2005"/>
      <w:bookmarkEnd w:id="239"/>
      <w:r>
        <w:t xml:space="preserve">———. 2005. “Scott River Watershed Adult Coho Spawning Ground Surveys. November 2004-January 2005.” Etna, CA. </w:t>
      </w:r>
      <w:hyperlink r:id="rId98">
        <w:r>
          <w:rPr>
            <w:rStyle w:val="Hyperlink"/>
          </w:rPr>
          <w:t>https://www.siskiyourcd.com/resources</w:t>
        </w:r>
      </w:hyperlink>
      <w:r>
        <w:t>.</w:t>
      </w:r>
    </w:p>
    <w:p w:rsidR="00E77540" w:rsidRDefault="00161E0F">
      <w:pPr>
        <w:pStyle w:val="Bibliography"/>
      </w:pPr>
      <w:bookmarkStart w:id="241" w:name="ref-Quigley2006"/>
      <w:bookmarkEnd w:id="240"/>
      <w:r>
        <w:t xml:space="preserve">———. 2006. “Final Report Scott River Adult Coho Spawning Ground Surveys November 2005 – January 2006.” Etna, CA. </w:t>
      </w:r>
      <w:hyperlink r:id="rId99">
        <w:r>
          <w:rPr>
            <w:rStyle w:val="Hyperlink"/>
          </w:rPr>
          <w:t>https://www.siskiyourcd.com/resources</w:t>
        </w:r>
      </w:hyperlink>
      <w:r>
        <w:t>.</w:t>
      </w:r>
    </w:p>
    <w:p w:rsidR="00E77540" w:rsidRDefault="00161E0F">
      <w:pPr>
        <w:pStyle w:val="Bibliography"/>
      </w:pPr>
      <w:bookmarkStart w:id="242" w:name="ref-SiskiyouRCD2010"/>
      <w:bookmarkEnd w:id="241"/>
      <w:r>
        <w:t xml:space="preserve">———. 2010. “Scott River Adult Coho Spawning Ground Surveys December 2009-January 2010.” </w:t>
      </w:r>
      <w:hyperlink r:id="rId100">
        <w:r>
          <w:rPr>
            <w:rStyle w:val="Hyperlink"/>
          </w:rPr>
          <w:t>https://www.siskiyourcd.com/resources</w:t>
        </w:r>
      </w:hyperlink>
      <w:r>
        <w:t>.</w:t>
      </w:r>
    </w:p>
    <w:p w:rsidR="00E77540" w:rsidRDefault="00161E0F">
      <w:pPr>
        <w:pStyle w:val="Bibliography"/>
      </w:pPr>
      <w:bookmarkStart w:id="243" w:name="ref-Yokel2011"/>
      <w:bookmarkEnd w:id="242"/>
      <w:r>
        <w:t xml:space="preserve">———. 2011. “Scott River adult coho spawning ground surveys, 2010-2011 Season.” Siskiyou RCD. </w:t>
      </w:r>
      <w:hyperlink r:id="rId101">
        <w:r>
          <w:rPr>
            <w:rStyle w:val="Hyperlink"/>
          </w:rPr>
          <w:t>https://www.siskiyourcd.com/resources</w:t>
        </w:r>
      </w:hyperlink>
      <w:r>
        <w:t>.</w:t>
      </w:r>
    </w:p>
    <w:p w:rsidR="00E77540" w:rsidRDefault="00161E0F">
      <w:pPr>
        <w:pStyle w:val="Bibliography"/>
      </w:pPr>
      <w:bookmarkStart w:id="244" w:name="ref-SiskiyouRCD2012"/>
      <w:bookmarkEnd w:id="243"/>
      <w:r>
        <w:t xml:space="preserve">———. 2012. “Scott River Adult Coho Spawning Ground Surveys, 2011 Season.” </w:t>
      </w:r>
      <w:hyperlink r:id="rId102">
        <w:r>
          <w:rPr>
            <w:rStyle w:val="Hyperlink"/>
          </w:rPr>
          <w:t>https://www.siskiyourcd.com/resources</w:t>
        </w:r>
      </w:hyperlink>
      <w:r>
        <w:t>.</w:t>
      </w:r>
    </w:p>
    <w:p w:rsidR="00E77540" w:rsidRDefault="00161E0F">
      <w:pPr>
        <w:pStyle w:val="Bibliography"/>
      </w:pPr>
      <w:bookmarkStart w:id="245" w:name="ref-SiskiyouRCD2013"/>
      <w:bookmarkEnd w:id="244"/>
      <w:r>
        <w:t xml:space="preserve">———. 2013. “Scott River Adult Coho Spawning Ground Surveys 2012-2013 Season.” </w:t>
      </w:r>
      <w:hyperlink r:id="rId103">
        <w:r>
          <w:rPr>
            <w:rStyle w:val="Hyperlink"/>
          </w:rPr>
          <w:t>https://www.siskiyourcd.com/resources</w:t>
        </w:r>
      </w:hyperlink>
      <w:r>
        <w:t>.</w:t>
      </w:r>
    </w:p>
    <w:p w:rsidR="00E77540" w:rsidRDefault="00161E0F">
      <w:pPr>
        <w:pStyle w:val="Bibliography"/>
      </w:pPr>
      <w:bookmarkStart w:id="246" w:name="ref-SiskiyouRCD2014"/>
      <w:bookmarkEnd w:id="245"/>
      <w:r>
        <w:t xml:space="preserve">———. 2014. “Scott River Adult Coho Spawning Ground Surveys 2013-2014 Season.” </w:t>
      </w:r>
      <w:hyperlink r:id="rId104">
        <w:r>
          <w:rPr>
            <w:rStyle w:val="Hyperlink"/>
          </w:rPr>
          <w:t>https://www.siskiyourcd.com/resources</w:t>
        </w:r>
      </w:hyperlink>
      <w:r>
        <w:t>.</w:t>
      </w:r>
    </w:p>
    <w:p w:rsidR="00E77540" w:rsidRDefault="00161E0F">
      <w:pPr>
        <w:pStyle w:val="Bibliography"/>
      </w:pPr>
      <w:bookmarkStart w:id="247" w:name="ref-SiskiyouRCD2015a"/>
      <w:bookmarkEnd w:id="246"/>
      <w:r>
        <w:t xml:space="preserve">———. 2015a. “Ranch Water Quality Plan Template.” February. Etna, CA. </w:t>
      </w:r>
      <w:hyperlink r:id="rId105">
        <w:r>
          <w:rPr>
            <w:rStyle w:val="Hyperlink"/>
          </w:rPr>
          <w:t>https://www.siskiyourcd.com/resources</w:t>
        </w:r>
      </w:hyperlink>
      <w:r>
        <w:t>.</w:t>
      </w:r>
    </w:p>
    <w:p w:rsidR="00E77540" w:rsidRDefault="00161E0F">
      <w:pPr>
        <w:pStyle w:val="Bibliography"/>
      </w:pPr>
      <w:bookmarkStart w:id="248" w:name="ref-SiskiyouRCD2015b"/>
      <w:bookmarkEnd w:id="247"/>
      <w:r>
        <w:t xml:space="preserve">———. 2015b. “Scott River Fall Chinook Spawning Ground Surveys.” March. Etna, CA. </w:t>
      </w:r>
      <w:hyperlink r:id="rId106">
        <w:r>
          <w:rPr>
            <w:rStyle w:val="Hyperlink"/>
          </w:rPr>
          <w:t>https://www.siskiyourcd.com/resources</w:t>
        </w:r>
      </w:hyperlink>
      <w:r>
        <w:t>.</w:t>
      </w:r>
    </w:p>
    <w:p w:rsidR="00E77540" w:rsidRDefault="00161E0F">
      <w:pPr>
        <w:pStyle w:val="Bibliography"/>
      </w:pPr>
      <w:bookmarkStart w:id="249" w:name="ref-SiskiyouRCD2017b"/>
      <w:bookmarkEnd w:id="248"/>
      <w:r>
        <w:t xml:space="preserve">———. 2017a. “Scott River Adult Coho Spawning Ground Surveys 2016-2017 Season Report.” June. Etna, CA. </w:t>
      </w:r>
      <w:hyperlink r:id="rId107">
        <w:r>
          <w:rPr>
            <w:rStyle w:val="Hyperlink"/>
          </w:rPr>
          <w:t>https://www.siskiyourcd.com/resources</w:t>
        </w:r>
      </w:hyperlink>
      <w:r>
        <w:t>.</w:t>
      </w:r>
    </w:p>
    <w:p w:rsidR="00E77540" w:rsidRDefault="00161E0F">
      <w:pPr>
        <w:pStyle w:val="Bibliography"/>
      </w:pPr>
      <w:bookmarkStart w:id="250" w:name="ref-SiskiyouRCD2017a"/>
      <w:bookmarkEnd w:id="249"/>
      <w:r>
        <w:t xml:space="preserve">———. 2017b. “Scott River Fall Chinook Spawning Ground Surveys.” January. Etna, CA. </w:t>
      </w:r>
      <w:hyperlink r:id="rId108">
        <w:r>
          <w:rPr>
            <w:rStyle w:val="Hyperlink"/>
          </w:rPr>
          <w:t>https://www.siskiyourcd.com/resources</w:t>
        </w:r>
      </w:hyperlink>
      <w:r>
        <w:t>.</w:t>
      </w:r>
    </w:p>
    <w:p w:rsidR="00E77540" w:rsidRDefault="00161E0F">
      <w:pPr>
        <w:pStyle w:val="Bibliography"/>
      </w:pPr>
      <w:bookmarkStart w:id="251" w:name="ref-SiskiyouRCD2018"/>
      <w:bookmarkEnd w:id="250"/>
      <w:r>
        <w:t xml:space="preserve">———. 2018. “Scott River Fall Chinook Spawning Ground Surveys 2017 Season.” January. Etna, CA. </w:t>
      </w:r>
      <w:hyperlink r:id="rId109">
        <w:r>
          <w:rPr>
            <w:rStyle w:val="Hyperlink"/>
          </w:rPr>
          <w:t>https://www.siskiyourcd.com/resources</w:t>
        </w:r>
      </w:hyperlink>
      <w:r>
        <w:t>.</w:t>
      </w:r>
    </w:p>
    <w:p w:rsidR="00E77540" w:rsidRDefault="00161E0F">
      <w:pPr>
        <w:pStyle w:val="Bibliography"/>
      </w:pPr>
      <w:bookmarkStart w:id="252" w:name="ref-Solans2016a"/>
      <w:bookmarkEnd w:id="251"/>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10">
        <w:r>
          <w:rPr>
            <w:rStyle w:val="Hyperlink"/>
          </w:rPr>
          <w:t>https://doi.org/10.1002/eco.1745</w:t>
        </w:r>
      </w:hyperlink>
      <w:r>
        <w:t>.</w:t>
      </w:r>
    </w:p>
    <w:p w:rsidR="00E77540" w:rsidRDefault="00161E0F">
      <w:pPr>
        <w:pStyle w:val="Bibliography"/>
      </w:pPr>
      <w:bookmarkStart w:id="253" w:name="ref-Sommarstrom2020"/>
      <w:bookmarkEnd w:id="252"/>
      <w:r>
        <w:t>Sommarstrom, Sari. 2020. “Email communication regarding connectivity of Scott River tailings reach, Nov. 18, 2020.”</w:t>
      </w:r>
    </w:p>
    <w:p w:rsidR="00E77540" w:rsidRDefault="00161E0F">
      <w:pPr>
        <w:pStyle w:val="Bibliography"/>
      </w:pPr>
      <w:bookmarkStart w:id="254" w:name="ref-CRMP2000"/>
      <w:bookmarkEnd w:id="253"/>
      <w:r>
        <w:t>SRWC-CRMP. 2000. “Final Report.”</w:t>
      </w:r>
    </w:p>
    <w:p w:rsidR="00E77540" w:rsidRDefault="00161E0F">
      <w:pPr>
        <w:pStyle w:val="Bibliography"/>
      </w:pPr>
      <w:bookmarkStart w:id="255" w:name="ref-SRWC_RCD2003"/>
      <w:bookmarkEnd w:id="254"/>
      <w:r>
        <w:lastRenderedPageBreak/>
        <w:t>SRWC, and Siskiyou RCD. 2003. “Scott River Fall Flows Action Plan Accomplishments, 1995 to 2003.” January. Etna, CA.</w:t>
      </w:r>
    </w:p>
    <w:p w:rsidR="00E77540" w:rsidRDefault="00161E0F">
      <w:pPr>
        <w:pStyle w:val="Bibliography"/>
      </w:pPr>
      <w:bookmarkStart w:id="256" w:name="ref-SRWC2005"/>
      <w:bookmarkEnd w:id="255"/>
      <w:r>
        <w:t xml:space="preserve">———. 2005. “Initial Phase of the Scott River Watershed Council Strategic Action Plan.” October. Etna, CA. </w:t>
      </w:r>
      <w:hyperlink r:id="rId111">
        <w:r>
          <w:rPr>
            <w:rStyle w:val="Hyperlink"/>
          </w:rPr>
          <w:t>https://www.siskiyourcd.com/resources</w:t>
        </w:r>
      </w:hyperlink>
      <w:r>
        <w:t>.</w:t>
      </w:r>
    </w:p>
    <w:p w:rsidR="00E77540" w:rsidRDefault="00161E0F">
      <w:pPr>
        <w:pStyle w:val="Bibliography"/>
      </w:pPr>
      <w:bookmarkStart w:id="257" w:name="ref-Stewart-Koster2011"/>
      <w:bookmarkEnd w:id="256"/>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12">
        <w:r>
          <w:rPr>
            <w:rStyle w:val="Hyperlink"/>
          </w:rPr>
          <w:t>https://doi.org/10.1111/j.1095-8649.2011.03072.x</w:t>
        </w:r>
      </w:hyperlink>
      <w:r>
        <w:t>.</w:t>
      </w:r>
    </w:p>
    <w:p w:rsidR="00E77540" w:rsidRDefault="00161E0F">
      <w:pPr>
        <w:pStyle w:val="Bibliography"/>
      </w:pPr>
      <w:bookmarkStart w:id="258" w:name="ref-SuperiorCourtofSiskiyouCounty1980"/>
      <w:bookmarkEnd w:id="257"/>
      <w:r>
        <w:t xml:space="preserve">Superior Court of Siskiyou County. 1980. “Scott River Adjudication, Decree No. 30662. Scott River stream system, Siskiyou County. California State Water Resources Control Board.” Sacramento, CA. </w:t>
      </w:r>
      <w:hyperlink r:id="rId113">
        <w:r>
          <w:rPr>
            <w:rStyle w:val="Hyperlink"/>
          </w:rPr>
          <w:t>https://www.waterboards.ca.gov/waterrights/board{\_}decisions/adopted{\_}orders/judgments/docs/scottriver{\_}jd.pdf</w:t>
        </w:r>
      </w:hyperlink>
      <w:r>
        <w:t>.</w:t>
      </w:r>
    </w:p>
    <w:p w:rsidR="00E77540" w:rsidRDefault="00161E0F">
      <w:pPr>
        <w:pStyle w:val="Bibliography"/>
      </w:pPr>
      <w:bookmarkStart w:id="259" w:name="ref-Tarlock1993"/>
      <w:bookmarkEnd w:id="258"/>
      <w:r>
        <w:t xml:space="preserve">Tarlock, A. Dan. 1993. “Local Government Protection of Biodiversity: What Is Its Niche?” </w:t>
      </w:r>
      <w:r>
        <w:rPr>
          <w:i/>
          <w:iCs/>
        </w:rPr>
        <w:t>University of Chicago Law Review</w:t>
      </w:r>
      <w:r>
        <w:t xml:space="preserve"> 60 (2): 555–613.</w:t>
      </w:r>
    </w:p>
    <w:p w:rsidR="00E77540" w:rsidRDefault="00161E0F">
      <w:pPr>
        <w:pStyle w:val="Bibliography"/>
      </w:pPr>
      <w:bookmarkStart w:id="260" w:name="ref-Tesfaye2017"/>
      <w:bookmarkEnd w:id="259"/>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14">
        <w:r>
          <w:rPr>
            <w:rStyle w:val="Hyperlink"/>
          </w:rPr>
          <w:t>https://doi.org/10.1016/j.scitotenv.2017.07.138</w:t>
        </w:r>
      </w:hyperlink>
      <w:r>
        <w:t>.</w:t>
      </w:r>
    </w:p>
    <w:p w:rsidR="00E77540" w:rsidRDefault="00161E0F">
      <w:pPr>
        <w:pStyle w:val="Bibliography"/>
      </w:pPr>
      <w:bookmarkStart w:id="261" w:name="ref-Tolley2019"/>
      <w:bookmarkEnd w:id="260"/>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5">
        <w:r>
          <w:rPr>
            <w:rStyle w:val="Hyperlink"/>
          </w:rPr>
          <w:t>https://doi.org/10.1029/2018WR024209</w:t>
        </w:r>
      </w:hyperlink>
      <w:r>
        <w:t>.</w:t>
      </w:r>
    </w:p>
    <w:p w:rsidR="00E77540" w:rsidRDefault="00161E0F">
      <w:pPr>
        <w:pStyle w:val="Bibliography"/>
      </w:pPr>
      <w:bookmarkStart w:id="262" w:name="ref-USCensus2021"/>
      <w:bookmarkEnd w:id="261"/>
      <w:r>
        <w:t xml:space="preserve">U.S. Census Bureau. 2021. “2020 Decennial Census.” </w:t>
      </w:r>
      <w:hyperlink r:id="rId116">
        <w:r>
          <w:rPr>
            <w:rStyle w:val="Hyperlink"/>
          </w:rPr>
          <w:t>https://data.census.gov/cedsci</w:t>
        </w:r>
      </w:hyperlink>
      <w:r>
        <w:t>.</w:t>
      </w:r>
    </w:p>
    <w:p w:rsidR="00E77540" w:rsidRDefault="00161E0F">
      <w:pPr>
        <w:pStyle w:val="Bibliography"/>
      </w:pPr>
      <w:bookmarkStart w:id="263" w:name="ref-VanKirk2008a"/>
      <w:bookmarkEnd w:id="262"/>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7">
        <w:r>
          <w:rPr>
            <w:rStyle w:val="Hyperlink"/>
          </w:rPr>
          <w:t>https://doi.org/10.1111/j.1752-1688.2008.00212.x</w:t>
        </w:r>
      </w:hyperlink>
      <w:r>
        <w:t>.</w:t>
      </w:r>
    </w:p>
    <w:p w:rsidR="00E77540" w:rsidRDefault="00161E0F">
      <w:pPr>
        <w:pStyle w:val="Bibliography"/>
      </w:pPr>
      <w:bookmarkStart w:id="264" w:name="ref-Wainwright2013"/>
      <w:bookmarkEnd w:id="263"/>
      <w:r>
        <w:t xml:space="preserve">Wainwright, Thomas C, Thomas H Williams, Kurt L Fresh, and Brian K Wells. 2013. “CCIEA Phase II Report: Ecosystem Components, Fisheries and Protected Species - Salmon: CHINOOK AND COHO SALMON.” NOAA NMFS. </w:t>
      </w:r>
      <w:hyperlink r:id="rId118">
        <w:r>
          <w:rPr>
            <w:rStyle w:val="Hyperlink"/>
          </w:rPr>
          <w:t>https://swfsc-publications.fisheries.noaa.gov/publications/CR/2013/2013Wainwright.pdf</w:t>
        </w:r>
      </w:hyperlink>
      <w:r>
        <w:t>.</w:t>
      </w:r>
    </w:p>
    <w:p w:rsidR="00E77540" w:rsidRDefault="00161E0F">
      <w:pPr>
        <w:pStyle w:val="Bibliography"/>
      </w:pPr>
      <w:bookmarkStart w:id="265" w:name="ref-Webb2018"/>
      <w:bookmarkEnd w:id="264"/>
      <w:r>
        <w:t xml:space="preserve">Webb, J. Angus, Robyn J. Watts, Catherine Allan, and John C. Conallin. 2018. “Adaptive Management of Environmental Flows.” </w:t>
      </w:r>
      <w:r>
        <w:rPr>
          <w:i/>
          <w:iCs/>
        </w:rPr>
        <w:t>Environmental Management</w:t>
      </w:r>
      <w:r>
        <w:t xml:space="preserve"> 61 (3): 339–46. </w:t>
      </w:r>
      <w:hyperlink r:id="rId119">
        <w:r>
          <w:rPr>
            <w:rStyle w:val="Hyperlink"/>
          </w:rPr>
          <w:t>https://doi.org/10.1007/s00267-017-0981-6</w:t>
        </w:r>
      </w:hyperlink>
      <w:r>
        <w:t>.</w:t>
      </w:r>
    </w:p>
    <w:p w:rsidR="00E77540" w:rsidRDefault="00161E0F">
      <w:pPr>
        <w:pStyle w:val="Bibliography"/>
      </w:pPr>
      <w:bookmarkStart w:id="266" w:name="ref-Welch2021"/>
      <w:bookmarkEnd w:id="265"/>
      <w:r>
        <w:t xml:space="preserve">Welch,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120">
        <w:r>
          <w:rPr>
            <w:rStyle w:val="Hyperlink"/>
          </w:rPr>
          <w:t>https://doi.org/10.1111/faf.12514</w:t>
        </w:r>
      </w:hyperlink>
      <w:r>
        <w:t>.</w:t>
      </w:r>
    </w:p>
    <w:p w:rsidR="00E77540" w:rsidRDefault="00161E0F">
      <w:pPr>
        <w:pStyle w:val="Bibliography"/>
      </w:pPr>
      <w:bookmarkStart w:id="267" w:name="ref-Wheeler2018"/>
      <w:bookmarkEnd w:id="266"/>
      <w:r>
        <w:lastRenderedPageBreak/>
        <w:t xml:space="preserve">Wheeler, Kit, Seth J. Wenger, and Mary C. Freeman. 2018. “States and rates: Complementary approaches to developing flow-ecology relationships.” </w:t>
      </w:r>
      <w:r>
        <w:rPr>
          <w:i/>
          <w:iCs/>
        </w:rPr>
        <w:t>Freshwater Biology</w:t>
      </w:r>
      <w:r>
        <w:t xml:space="preserve"> 63 (8): 906–16. </w:t>
      </w:r>
      <w:hyperlink r:id="rId121">
        <w:r>
          <w:rPr>
            <w:rStyle w:val="Hyperlink"/>
          </w:rPr>
          <w:t>https://doi.org/10.1111/fwb.13001</w:t>
        </w:r>
      </w:hyperlink>
      <w:r>
        <w:t>.</w:t>
      </w:r>
    </w:p>
    <w:p w:rsidR="00E77540" w:rsidRDefault="00161E0F">
      <w:pPr>
        <w:pStyle w:val="Bibliography"/>
      </w:pPr>
      <w:bookmarkStart w:id="268" w:name="ref-White2018"/>
      <w:bookmarkEnd w:id="267"/>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22">
        <w:r>
          <w:rPr>
            <w:rStyle w:val="Hyperlink"/>
          </w:rPr>
          <w:t>https://doi.org/10.1016/j.scitotenv.2017.06.081</w:t>
        </w:r>
      </w:hyperlink>
      <w:r>
        <w:t>.</w:t>
      </w:r>
    </w:p>
    <w:p w:rsidR="00E77540" w:rsidRDefault="00161E0F">
      <w:pPr>
        <w:pStyle w:val="Bibliography"/>
      </w:pPr>
      <w:bookmarkStart w:id="269" w:name="ref-Williams2006"/>
      <w:bookmarkEnd w:id="268"/>
      <w:r>
        <w:t xml:space="preserve">Williams, Thomas H, Eric P Bjorkstedt, Walt G Duffy, Mike Mccain, Mike Rode, and R Glenn Szerlong. 2006. “Historical population structure of Coho Salmon in Southern Oregon/Northern California coasts evolutionary significant unit.” National Oceanic; Atmosphecric Administration (NOAA) National Marine Fisheries Service (NMFS). </w:t>
      </w:r>
      <w:hyperlink r:id="rId123">
        <w:r>
          <w:rPr>
            <w:rStyle w:val="Hyperlink"/>
          </w:rPr>
          <w:t>https://repository.library.noaa.gov/view/noaa/3483</w:t>
        </w:r>
      </w:hyperlink>
      <w:r>
        <w:t>.</w:t>
      </w:r>
    </w:p>
    <w:p w:rsidR="00E77540" w:rsidRDefault="00161E0F">
      <w:pPr>
        <w:pStyle w:val="Bibliography"/>
      </w:pPr>
      <w:bookmarkStart w:id="270" w:name="ref-Williams2008"/>
      <w:bookmarkEnd w:id="269"/>
      <w:r>
        <w:t xml:space="preserve">Williams, Thomas H, Brian C Spence, Tom E Lisle, Thomas E Nickelson, and Tom Pearson. 2008. “Framework for assessing viability of threatened coho salmon in the Southern Oregon/Northern California Coast Evolutionarily Significant Unit.” National Oceanic; Atmosphecric Administration (NOAA) National Marine Fisheries Service (NMFS). </w:t>
      </w:r>
      <w:hyperlink r:id="rId124">
        <w:r>
          <w:rPr>
            <w:rStyle w:val="Hyperlink"/>
          </w:rPr>
          <w:t>https://repository.library.noaa.gov/view/noaa/3609</w:t>
        </w:r>
      </w:hyperlink>
      <w:r>
        <w:t>.</w:t>
      </w:r>
    </w:p>
    <w:p w:rsidR="00E77540" w:rsidRDefault="00161E0F">
      <w:pPr>
        <w:pStyle w:val="Bibliography"/>
      </w:pPr>
      <w:bookmarkStart w:id="271" w:name="ref-Worrall2014"/>
      <w:bookmarkEnd w:id="270"/>
      <w:r>
        <w:t xml:space="preserve">Worrall, T. P., M. J. Dunbar, C. A. Extence, C. L. R. Laizé, W. A. Monk, and P. J. Wood. 2014. “The identification of hydrological indices for the characterization of macroinvertebrate community response to flow regime variability.” </w:t>
      </w:r>
      <w:r>
        <w:rPr>
          <w:i/>
          <w:iCs/>
        </w:rPr>
        <w:t>Hydrological Sciences Journal</w:t>
      </w:r>
      <w:r>
        <w:t xml:space="preserve"> 59 (3-4): 645–58. </w:t>
      </w:r>
      <w:hyperlink r:id="rId125">
        <w:r>
          <w:rPr>
            <w:rStyle w:val="Hyperlink"/>
          </w:rPr>
          <w:t>https://doi.org/10.1080/02626667.2013.825722</w:t>
        </w:r>
      </w:hyperlink>
      <w:r>
        <w:t>.</w:t>
      </w:r>
    </w:p>
    <w:p w:rsidR="00E77540" w:rsidRDefault="00161E0F">
      <w:pPr>
        <w:pStyle w:val="Bibliography"/>
      </w:pPr>
      <w:bookmarkStart w:id="272" w:name="ref-Yao2021"/>
      <w:bookmarkEnd w:id="271"/>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26">
        <w:r>
          <w:rPr>
            <w:rStyle w:val="Hyperlink"/>
          </w:rPr>
          <w:t>https://doi.org/10.1016/j.ecoleng.2020.106102</w:t>
        </w:r>
      </w:hyperlink>
      <w:r>
        <w:t>.</w:t>
      </w:r>
    </w:p>
    <w:p w:rsidR="00E77540" w:rsidRDefault="00161E0F">
      <w:pPr>
        <w:pStyle w:val="Bibliography"/>
      </w:pPr>
      <w:bookmarkStart w:id="273" w:name="ref-Yarnell2020"/>
      <w:bookmarkEnd w:id="272"/>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27">
        <w:r>
          <w:rPr>
            <w:rStyle w:val="Hyperlink"/>
          </w:rPr>
          <w:t>https://doi.org/10.1002/rra.3575</w:t>
        </w:r>
      </w:hyperlink>
      <w:r>
        <w:t>.</w:t>
      </w:r>
    </w:p>
    <w:p w:rsidR="00E77540" w:rsidRDefault="00161E0F">
      <w:pPr>
        <w:pStyle w:val="Bibliography"/>
      </w:pPr>
      <w:bookmarkStart w:id="274" w:name="ref-Yokel2018"/>
      <w:bookmarkEnd w:id="273"/>
      <w:r>
        <w:t xml:space="preserve">Yokel, E, Shari K Witmore, B Stapleton, C Gilmore, and M M Pollock. 2018b. “Scott River Beaver Dam Analogue Coho Salmon Habitat Restoration Program 2017 Monitoring Report.” </w:t>
      </w:r>
      <w:hyperlink r:id="rId128">
        <w:r>
          <w:rPr>
            <w:rStyle w:val="Hyperlink"/>
          </w:rPr>
          <w:t>https://www.scottriverwatershedcouncil.com/scott-river-beaver-dam-analogue-coh</w:t>
        </w:r>
      </w:hyperlink>
      <w:r>
        <w:t>.</w:t>
      </w:r>
    </w:p>
    <w:p w:rsidR="00E77540" w:rsidRDefault="00161E0F">
      <w:pPr>
        <w:pStyle w:val="Bibliography"/>
      </w:pPr>
      <w:bookmarkStart w:id="275" w:name="ref-SRWC2018"/>
      <w:bookmarkEnd w:id="274"/>
      <w:r>
        <w:t xml:space="preserve">———. 2018a. “Scott River Beaver Dam Analogue Coho Salmon Habitat Restoration Program 2017 Monitoring Report.” Scott River Watershed Council. </w:t>
      </w:r>
      <w:hyperlink r:id="rId129">
        <w:r>
          <w:rPr>
            <w:rStyle w:val="Hyperlink"/>
          </w:rPr>
          <w:t>https://www.scottriverwatershedcouncil.com/scott-river-beaver-dam-analogue-coh</w:t>
        </w:r>
      </w:hyperlink>
      <w:r>
        <w:t>.</w:t>
      </w:r>
      <w:bookmarkEnd w:id="134"/>
      <w:bookmarkEnd w:id="139"/>
      <w:bookmarkEnd w:id="141"/>
      <w:bookmarkEnd w:id="275"/>
    </w:p>
    <w:sectPr w:rsidR="00E775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33B" w:rsidRDefault="002E733B">
      <w:pPr>
        <w:spacing w:after="0"/>
      </w:pPr>
      <w:r>
        <w:separator/>
      </w:r>
    </w:p>
  </w:endnote>
  <w:endnote w:type="continuationSeparator" w:id="0">
    <w:p w:rsidR="002E733B" w:rsidRDefault="002E73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33B" w:rsidRDefault="002E733B">
      <w:r>
        <w:separator/>
      </w:r>
    </w:p>
  </w:footnote>
  <w:footnote w:type="continuationSeparator" w:id="0">
    <w:p w:rsidR="002E733B" w:rsidRDefault="002E7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DC788E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EACEC3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572B2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F5B4B82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2B407999"/>
    <w:multiLevelType w:val="hybridMultilevel"/>
    <w:tmpl w:val="6A22F408"/>
    <w:lvl w:ilvl="0" w:tplc="9F18E108">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540"/>
    <w:rsid w:val="00161E0F"/>
    <w:rsid w:val="002C1C98"/>
    <w:rsid w:val="002E733B"/>
    <w:rsid w:val="004048B7"/>
    <w:rsid w:val="00E77540"/>
    <w:rsid w:val="00F05A43"/>
    <w:rsid w:val="00FD4EB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5CB56"/>
  <w15:docId w15:val="{B80918B6-A854-4C21-B29B-27BAA688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1752-1688.2008.00212.x" TargetMode="External"/><Relationship Id="rId21" Type="http://schemas.openxmlformats.org/officeDocument/2006/relationships/hyperlink" Target="https://doi.org/10.1016/j.ecohyd.2017.01.002" TargetMode="External"/><Relationship Id="rId42" Type="http://schemas.openxmlformats.org/officeDocument/2006/relationships/hyperlink" Target="https://doi.org/10.1016/j.ecohyd.2016.12.002" TargetMode="External"/><Relationship Id="rId47" Type="http://schemas.openxmlformats.org/officeDocument/2006/relationships/hyperlink" Target="https://arxiv.org/abs/0908.3817" TargetMode="External"/><Relationship Id="rId63" Type="http://schemas.openxmlformats.org/officeDocument/2006/relationships/hyperlink" Target="https://doi.org/10.1111/fwb.12324" TargetMode="External"/><Relationship Id="rId68" Type="http://schemas.openxmlformats.org/officeDocument/2006/relationships/hyperlink" Target="https://doi.org/10.1111/fwb.13062" TargetMode="External"/><Relationship Id="rId84" Type="http://schemas.openxmlformats.org/officeDocument/2006/relationships/hyperlink" Target="https://doi.org/10.1371/journal.pone.0098392" TargetMode="External"/><Relationship Id="rId89" Type="http://schemas.openxmlformats.org/officeDocument/2006/relationships/hyperlink" Target="https://doi.org/10.2307/3868443" TargetMode="External"/><Relationship Id="rId112" Type="http://schemas.openxmlformats.org/officeDocument/2006/relationships/hyperlink" Target="https://doi.org/10.1111/j.1095-8649.2011.03072.x" TargetMode="External"/><Relationship Id="rId16" Type="http://schemas.openxmlformats.org/officeDocument/2006/relationships/image" Target="media/image10.png"/><Relationship Id="rId107" Type="http://schemas.openxmlformats.org/officeDocument/2006/relationships/hyperlink" Target="https://www.siskiyourcd.com/resources"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wildlife.ca.gov/Conservation/Watersheds/Instream-Flow/Studies/Scott-Shasta-Study" TargetMode="External"/><Relationship Id="rId53" Type="http://schemas.openxmlformats.org/officeDocument/2006/relationships/hyperlink" Target="https://doi.org/10.1111/fwb.13048" TargetMode="External"/><Relationship Id="rId58" Type="http://schemas.openxmlformats.org/officeDocument/2006/relationships/hyperlink" Target="https://doi.org/10.1007/978-1-4614-7138-7" TargetMode="External"/><Relationship Id="rId74" Type="http://schemas.openxmlformats.org/officeDocument/2006/relationships/hyperlink" Target="https://www.waterboards.ca.gov/water%7b\_%7dissues/programs/tmdl/records/region%7b\_%7d1/2010/ref3872.pdf" TargetMode="External"/><Relationship Id="rId79" Type="http://schemas.openxmlformats.org/officeDocument/2006/relationships/hyperlink" Target="https://doi.org/10.2307/1313099" TargetMode="External"/><Relationship Id="rId102" Type="http://schemas.openxmlformats.org/officeDocument/2006/relationships/hyperlink" Target="https://www.siskiyourcd.com/resources" TargetMode="External"/><Relationship Id="rId123" Type="http://schemas.openxmlformats.org/officeDocument/2006/relationships/hyperlink" Target="https://repository.library.noaa.gov/view/noaa/3483" TargetMode="External"/><Relationship Id="rId128" Type="http://schemas.openxmlformats.org/officeDocument/2006/relationships/hyperlink" Target="https://www.scottriverwatershedcouncil.com/scott-river-beaver-dam-analogue-coh" TargetMode="External"/><Relationship Id="rId5" Type="http://schemas.openxmlformats.org/officeDocument/2006/relationships/footnotes" Target="footnotes.xml"/><Relationship Id="rId90" Type="http://schemas.openxmlformats.org/officeDocument/2006/relationships/hyperlink" Target="https://doi.org/10.1577/t01-126" TargetMode="External"/><Relationship Id="rId95" Type="http://schemas.openxmlformats.org/officeDocument/2006/relationships/hyperlink" Target="https://doi.org/10.1002/eco.1909"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s://doi.org/10.1111/1752-1688.12845" TargetMode="External"/><Relationship Id="rId48" Type="http://schemas.openxmlformats.org/officeDocument/2006/relationships/hyperlink" Target="https://doi.org/10.1016/j.ecohyd.2019.07.003" TargetMode="External"/><Relationship Id="rId64" Type="http://schemas.openxmlformats.org/officeDocument/2006/relationships/hyperlink" Target="https://doi.org/10.1002/rra" TargetMode="External"/><Relationship Id="rId69" Type="http://schemas.openxmlformats.org/officeDocument/2006/relationships/hyperlink" Target="https://doi.org/10.1890/14-0247.1" TargetMode="External"/><Relationship Id="rId113" Type="http://schemas.openxmlformats.org/officeDocument/2006/relationships/hyperlink" Target="https://www.waterboards.ca.gov/waterrights/board%7b\_%7ddecisions/adopted%7b\_%7dorders/judgments/docs/scottriver%7b\_%7djd.pdf" TargetMode="External"/><Relationship Id="rId118" Type="http://schemas.openxmlformats.org/officeDocument/2006/relationships/hyperlink" Target="https://swfsc-publications.fisheries.noaa.gov/publications/CR/2013/2013Wainwright.pdf" TargetMode="External"/><Relationship Id="rId80" Type="http://schemas.openxmlformats.org/officeDocument/2006/relationships/hyperlink" Target="https://doi.org/10.1111/j.1365-2427.2009.02204.x" TargetMode="External"/><Relationship Id="rId85" Type="http://schemas.openxmlformats.org/officeDocument/2006/relationships/hyperlink" Target="https://www.r-project.org/"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www.waterboards.ca.gov/drought/scott%7b\_%7dshasta%7b\_%7drivers/docs/2022/klamath-reg-oal-approval-2022.pdf" TargetMode="External"/><Relationship Id="rId59" Type="http://schemas.openxmlformats.org/officeDocument/2006/relationships/hyperlink" Target="https://doi.org/10.1127/fal/2018/1177" TargetMode="External"/><Relationship Id="rId103" Type="http://schemas.openxmlformats.org/officeDocument/2006/relationships/hyperlink" Target="https://www.siskiyourcd.com/resources" TargetMode="External"/><Relationship Id="rId108" Type="http://schemas.openxmlformats.org/officeDocument/2006/relationships/hyperlink" Target="https://www.siskiyourcd.com/resources" TargetMode="External"/><Relationship Id="rId124" Type="http://schemas.openxmlformats.org/officeDocument/2006/relationships/hyperlink" Target="https://repository.library.noaa.gov/view/noaa/3609" TargetMode="External"/><Relationship Id="rId129" Type="http://schemas.openxmlformats.org/officeDocument/2006/relationships/hyperlink" Target="https://www.scottriverwatershedcouncil.com/scott-river-beaver-dam-analogue-coh" TargetMode="External"/><Relationship Id="rId54" Type="http://schemas.openxmlformats.org/officeDocument/2006/relationships/hyperlink" Target="https://doi.org/10.1002/ecs2.4660" TargetMode="External"/><Relationship Id="rId70" Type="http://schemas.openxmlformats.org/officeDocument/2006/relationships/hyperlink" Target="https://doi.org/10.1007/s00267-013-0055-3" TargetMode="External"/><Relationship Id="rId75" Type="http://schemas.openxmlformats.org/officeDocument/2006/relationships/hyperlink" Target="https://www.fisheries.noaa.gov/resource/document/final-recovery-plan-southern-oregon-northern-california-coast-evolutionarily" TargetMode="External"/><Relationship Id="rId91" Type="http://schemas.openxmlformats.org/officeDocument/2006/relationships/hyperlink" Target="https://doi.org/10.1111/fwb.12948" TargetMode="External"/><Relationship Id="rId96" Type="http://schemas.openxmlformats.org/officeDocument/2006/relationships/hyperlink" Target="https://www.co.siskiyou.ca.us/naturalresources/page/scott-valley-gsp-chapter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kbifrm.psmfc.org/wp-content/uploads/2016/12/Graham%7b\_%7d2012%7b\_%7d0010%7b\_%7dKlamath-River-Basin-Restoration-Nonuse-Value-Survey-Final-Report.pdf" TargetMode="External"/><Relationship Id="rId114" Type="http://schemas.openxmlformats.org/officeDocument/2006/relationships/hyperlink" Target="https://doi.org/10.1016/j.scitotenv.2017.07.138" TargetMode="External"/><Relationship Id="rId119" Type="http://schemas.openxmlformats.org/officeDocument/2006/relationships/hyperlink" Target="https://doi.org/10.1007/s00267-017-0981-6" TargetMode="External"/><Relationship Id="rId44" Type="http://schemas.openxmlformats.org/officeDocument/2006/relationships/hyperlink" Target="https://doi.org/10.3733/ca.v054n06p46" TargetMode="External"/><Relationship Id="rId60" Type="http://schemas.openxmlformats.org/officeDocument/2006/relationships/hyperlink" Target="https://nrm.dfg.ca.gov/FileHandler.ashx?DocumentID=77836" TargetMode="External"/><Relationship Id="rId65" Type="http://schemas.openxmlformats.org/officeDocument/2006/relationships/hyperlink" Target="https://doi.org/10.1029/2020WR028496" TargetMode="External"/><Relationship Id="rId81" Type="http://schemas.openxmlformats.org/officeDocument/2006/relationships/hyperlink" Target="https://doi.org/10.1111/j.1365-2427.2009.02272.x" TargetMode="External"/><Relationship Id="rId86" Type="http://schemas.openxmlformats.org/officeDocument/2006/relationships/hyperlink" Target="https://doi.org/10.1002/bjs.10895" TargetMode="External"/><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3390/w9030196" TargetMode="External"/><Relationship Id="rId109" Type="http://schemas.openxmlformats.org/officeDocument/2006/relationships/hyperlink" Target="https://www.siskiyourcd.com/resources"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o.1354" TargetMode="External"/><Relationship Id="rId55" Type="http://schemas.openxmlformats.org/officeDocument/2006/relationships/hyperlink" Target="https://doi.org/10.1016/j.quaint.2015.02.032" TargetMode="External"/><Relationship Id="rId76" Type="http://schemas.openxmlformats.org/officeDocument/2006/relationships/hyperlink" Target="https://doi.org/10.1017/CBO9781107415324.004"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hyperlink" Target="https://doi.org/10.1111/faf.12514" TargetMode="External"/><Relationship Id="rId125" Type="http://schemas.openxmlformats.org/officeDocument/2006/relationships/hyperlink" Target="https://doi.org/10.1080/02626667.2013.825722" TargetMode="External"/><Relationship Id="rId7" Type="http://schemas.openxmlformats.org/officeDocument/2006/relationships/image" Target="media/image1.png"/><Relationship Id="rId71" Type="http://schemas.openxmlformats.org/officeDocument/2006/relationships/hyperlink" Target="https://doi.org/10.1016/j.scitotenv.2019.133774" TargetMode="External"/><Relationship Id="rId92" Type="http://schemas.openxmlformats.org/officeDocument/2006/relationships/hyperlink" Target="https://doi.org/10.1111/1752-1688.12965"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ddi.12225" TargetMode="External"/><Relationship Id="rId45" Type="http://schemas.openxmlformats.org/officeDocument/2006/relationships/hyperlink" Target="https://water.ca.gov/Programs/Water-Use-And-Efficiency/Land-And-Water-Use/Agricultural-Land-And-Water-Use-Estimates" TargetMode="External"/><Relationship Id="rId66" Type="http://schemas.openxmlformats.org/officeDocument/2006/relationships/hyperlink" Target="https://doi.org/10.1016/j.ecolind.2023.109989" TargetMode="External"/><Relationship Id="rId87" Type="http://schemas.openxmlformats.org/officeDocument/2006/relationships/hyperlink" Target="https://doi.org/10.1002/rra.892" TargetMode="External"/><Relationship Id="rId110" Type="http://schemas.openxmlformats.org/officeDocument/2006/relationships/hyperlink" Target="https://doi.org/10.1002/eco.1745" TargetMode="External"/><Relationship Id="rId115" Type="http://schemas.openxmlformats.org/officeDocument/2006/relationships/hyperlink" Target="https://doi.org/10.1029/2018WR024209" TargetMode="External"/><Relationship Id="rId131" Type="http://schemas.microsoft.com/office/2011/relationships/people" Target="people.xml"/><Relationship Id="rId61" Type="http://schemas.openxmlformats.org/officeDocument/2006/relationships/hyperlink" Target="https://doi.org/10.1002/eco.1460" TargetMode="External"/><Relationship Id="rId82" Type="http://schemas.openxmlformats.org/officeDocument/2006/relationships/hyperlink" Target="https://doi.org/10.1016/j.ecohyd.2016.08.001"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groundwater.ucdavis.edu/files/136426.pdf" TargetMode="External"/><Relationship Id="rId77" Type="http://schemas.openxmlformats.org/officeDocument/2006/relationships/hyperlink" Target="https://doi.org/10.3389/fenvs.2021.790667"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126" Type="http://schemas.openxmlformats.org/officeDocument/2006/relationships/hyperlink" Target="https://doi.org/10.1016/j.ecoleng.2020.106102" TargetMode="External"/><Relationship Id="rId8" Type="http://schemas.openxmlformats.org/officeDocument/2006/relationships/image" Target="media/image2.png"/><Relationship Id="rId51" Type="http://schemas.openxmlformats.org/officeDocument/2006/relationships/hyperlink" Target="https://doi.org/10.1016/j.ecohyd.2020.02.002" TargetMode="External"/><Relationship Id="rId72" Type="http://schemas.openxmlformats.org/officeDocument/2006/relationships/hyperlink" Target="https://doi.org/10.1002/rra.933" TargetMode="External"/><Relationship Id="rId93" Type="http://schemas.openxmlformats.org/officeDocument/2006/relationships/hyperlink" Target="https://www.scottwatertrust.org/blank" TargetMode="External"/><Relationship Id="rId98" Type="http://schemas.openxmlformats.org/officeDocument/2006/relationships/hyperlink" Target="https://www.siskiyourcd.com/resources" TargetMode="External"/><Relationship Id="rId121" Type="http://schemas.openxmlformats.org/officeDocument/2006/relationships/hyperlink" Target="https://doi.org/10.1111/fwb.13001" TargetMode="Externa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groundwater.ucdavis.edu/files/165395.pdf" TargetMode="External"/><Relationship Id="rId67" Type="http://schemas.openxmlformats.org/officeDocument/2006/relationships/hyperlink" Target="https://pubs.usgs.gov/wsp/1462/report.pdf" TargetMode="External"/><Relationship Id="rId116" Type="http://schemas.openxmlformats.org/officeDocument/2006/relationships/hyperlink" Target="https://data.census.gov/cedsci" TargetMode="External"/><Relationship Id="rId20" Type="http://schemas.openxmlformats.org/officeDocument/2006/relationships/hyperlink" Target="https://doi.org/10.1890/130134" TargetMode="External"/><Relationship Id="rId41" Type="http://schemas.openxmlformats.org/officeDocument/2006/relationships/hyperlink" Target="https://doi.org/10.1111/j.0022-1112.2004.00486.x" TargetMode="External"/><Relationship Id="rId62" Type="http://schemas.openxmlformats.org/officeDocument/2006/relationships/hyperlink" Target="https://doi.org/10.1525/bio.2011.61.12.5" TargetMode="External"/><Relationship Id="rId83" Type="http://schemas.openxmlformats.org/officeDocument/2006/relationships/hyperlink" Target="https://www.siskiyourcd.com/resources" TargetMode="External"/><Relationship Id="rId88" Type="http://schemas.openxmlformats.org/officeDocument/2006/relationships/hyperlink" Target="https://doi.org/10.1111/j.1365-2427.2008.01987.x" TargetMode="External"/><Relationship Id="rId111" Type="http://schemas.openxmlformats.org/officeDocument/2006/relationships/hyperlink" Target="https://www.siskiyourcd.com/resources" TargetMode="External"/><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111/fwb.13270" TargetMode="External"/><Relationship Id="rId106" Type="http://schemas.openxmlformats.org/officeDocument/2006/relationships/hyperlink" Target="https://www.siskiyourcd.com/resources" TargetMode="External"/><Relationship Id="rId127" Type="http://schemas.openxmlformats.org/officeDocument/2006/relationships/hyperlink" Target="https://doi.org/10.1002/rra.3575"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s://doi.org/10.1111/fwb.12684" TargetMode="External"/><Relationship Id="rId73" Type="http://schemas.openxmlformats.org/officeDocument/2006/relationships/hyperlink" Target="https://doi.org/10.1002/rra" TargetMode="External"/><Relationship Id="rId78" Type="http://schemas.openxmlformats.org/officeDocument/2006/relationships/hyperlink" Target="https://doi.org/10.1016/j.jenvman.2016.03.015" TargetMode="External"/><Relationship Id="rId94" Type="http://schemas.openxmlformats.org/officeDocument/2006/relationships/hyperlink" Target="https://doi.org/10.1007/s00267-012-9864-z"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 Id="rId122" Type="http://schemas.openxmlformats.org/officeDocument/2006/relationships/hyperlink" Target="https://doi.org/10.1016/j.scitotenv.2017.06.081"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yperlink" Target="https://doi.org/10.1002/eco.1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19526</Words>
  <Characters>111303</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130568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cp:revision>
  <dcterms:created xsi:type="dcterms:W3CDTF">2024-07-22T20:39:00Z</dcterms:created>
  <dcterms:modified xsi:type="dcterms:W3CDTF">2024-07-22T20:39:00Z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